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70473" w:rsidRDefault="00000000">
      <w:pPr>
        <w:keepNext/>
        <w:pBdr>
          <w:top w:val="nil"/>
          <w:left w:val="nil"/>
          <w:bottom w:val="nil"/>
          <w:right w:val="nil"/>
          <w:between w:val="nil"/>
        </w:pBdr>
        <w:spacing w:before="120" w:after="120"/>
        <w:jc w:val="center"/>
        <w:rPr>
          <w:b/>
          <w:color w:val="000000"/>
          <w:sz w:val="28"/>
          <w:szCs w:val="28"/>
        </w:rPr>
      </w:pPr>
      <w:r>
        <w:rPr>
          <w:b/>
          <w:color w:val="000000"/>
          <w:sz w:val="28"/>
          <w:szCs w:val="28"/>
        </w:rPr>
        <w:t xml:space="preserve">Title: Urban Coyotes are more Exploratory and more </w:t>
      </w:r>
      <w:commentRangeStart w:id="0"/>
      <w:r>
        <w:rPr>
          <w:b/>
          <w:color w:val="000000"/>
          <w:sz w:val="28"/>
          <w:szCs w:val="28"/>
        </w:rPr>
        <w:t>Frequently</w:t>
      </w:r>
      <w:commentRangeEnd w:id="0"/>
      <w:r w:rsidR="00456976">
        <w:rPr>
          <w:rStyle w:val="CommentReference"/>
        </w:rPr>
        <w:commentReference w:id="0"/>
      </w:r>
      <w:r>
        <w:rPr>
          <w:b/>
          <w:color w:val="000000"/>
          <w:sz w:val="28"/>
          <w:szCs w:val="28"/>
        </w:rPr>
        <w:t xml:space="preserve"> Solve Puzzles than Wild Conspecifics</w:t>
      </w:r>
    </w:p>
    <w:p w14:paraId="00000002" w14:textId="77777777" w:rsidR="00E70473" w:rsidRDefault="00000000">
      <w:pPr>
        <w:pBdr>
          <w:top w:val="nil"/>
          <w:left w:val="nil"/>
          <w:bottom w:val="nil"/>
          <w:right w:val="nil"/>
          <w:between w:val="nil"/>
        </w:pBdr>
        <w:spacing w:before="120" w:after="360"/>
        <w:jc w:val="center"/>
        <w:rPr>
          <w:color w:val="000000"/>
          <w:sz w:val="24"/>
          <w:szCs w:val="24"/>
          <w:vertAlign w:val="superscript"/>
        </w:rPr>
      </w:pPr>
      <w:r>
        <w:rPr>
          <w:b/>
          <w:color w:val="000000"/>
          <w:sz w:val="24"/>
          <w:szCs w:val="24"/>
        </w:rPr>
        <w:t xml:space="preserve">Authors: </w:t>
      </w:r>
      <w:r>
        <w:rPr>
          <w:color w:val="000000"/>
          <w:sz w:val="24"/>
          <w:szCs w:val="24"/>
        </w:rPr>
        <w:t>Sage Raymond</w:t>
      </w:r>
      <w:r>
        <w:rPr>
          <w:color w:val="000000"/>
          <w:sz w:val="24"/>
          <w:szCs w:val="24"/>
          <w:vertAlign w:val="superscript"/>
        </w:rPr>
        <w:t>1</w:t>
      </w:r>
      <w:r>
        <w:rPr>
          <w:color w:val="000000"/>
          <w:sz w:val="24"/>
          <w:szCs w:val="24"/>
        </w:rPr>
        <w:t>*, Sarah Benson-Amram</w:t>
      </w:r>
      <w:r>
        <w:rPr>
          <w:color w:val="000000"/>
          <w:sz w:val="24"/>
          <w:szCs w:val="24"/>
          <w:vertAlign w:val="superscript"/>
        </w:rPr>
        <w:t>2</w:t>
      </w:r>
      <w:r>
        <w:rPr>
          <w:color w:val="000000"/>
          <w:sz w:val="24"/>
          <w:szCs w:val="24"/>
        </w:rPr>
        <w:t>, Colleen Cassady St. Clair</w:t>
      </w:r>
      <w:r>
        <w:rPr>
          <w:color w:val="000000"/>
          <w:sz w:val="24"/>
          <w:szCs w:val="24"/>
          <w:vertAlign w:val="superscript"/>
        </w:rPr>
        <w:t>1</w:t>
      </w:r>
    </w:p>
    <w:p w14:paraId="00000003" w14:textId="77777777" w:rsidR="00E70473" w:rsidRDefault="00000000">
      <w:pPr>
        <w:pBdr>
          <w:top w:val="nil"/>
          <w:left w:val="nil"/>
          <w:bottom w:val="nil"/>
          <w:right w:val="nil"/>
          <w:between w:val="nil"/>
        </w:pBdr>
        <w:tabs>
          <w:tab w:val="left" w:pos="8130"/>
        </w:tabs>
        <w:spacing w:before="120"/>
        <w:rPr>
          <w:b/>
          <w:color w:val="000000"/>
          <w:sz w:val="24"/>
          <w:szCs w:val="24"/>
        </w:rPr>
      </w:pPr>
      <w:r>
        <w:rPr>
          <w:b/>
          <w:color w:val="000000"/>
          <w:sz w:val="24"/>
          <w:szCs w:val="24"/>
        </w:rPr>
        <w:t>Affiliations:</w:t>
      </w:r>
      <w:r>
        <w:rPr>
          <w:b/>
          <w:color w:val="000000"/>
          <w:sz w:val="24"/>
          <w:szCs w:val="24"/>
        </w:rPr>
        <w:tab/>
      </w:r>
    </w:p>
    <w:p w14:paraId="00000004" w14:textId="77777777" w:rsidR="00E70473" w:rsidRDefault="00000000">
      <w:pPr>
        <w:pBdr>
          <w:top w:val="nil"/>
          <w:left w:val="nil"/>
          <w:bottom w:val="nil"/>
          <w:right w:val="nil"/>
          <w:between w:val="nil"/>
        </w:pBdr>
        <w:spacing w:before="120"/>
        <w:ind w:left="360"/>
        <w:rPr>
          <w:color w:val="000000"/>
          <w:sz w:val="24"/>
          <w:szCs w:val="24"/>
        </w:rPr>
      </w:pPr>
      <w:bookmarkStart w:id="1" w:name="_heading=h.vsq4xytp8gee" w:colFirst="0" w:colLast="0"/>
      <w:bookmarkEnd w:id="1"/>
      <w:r>
        <w:rPr>
          <w:color w:val="000000"/>
          <w:sz w:val="24"/>
          <w:szCs w:val="24"/>
          <w:vertAlign w:val="superscript"/>
        </w:rPr>
        <w:t>1</w:t>
      </w:r>
      <w:r>
        <w:rPr>
          <w:color w:val="000000"/>
          <w:sz w:val="24"/>
          <w:szCs w:val="24"/>
        </w:rPr>
        <w:t xml:space="preserve">University of Alberta, Edmonton, Canada. </w:t>
      </w:r>
    </w:p>
    <w:p w14:paraId="00000005" w14:textId="77777777" w:rsidR="00E70473" w:rsidRDefault="00000000">
      <w:pPr>
        <w:pBdr>
          <w:top w:val="nil"/>
          <w:left w:val="nil"/>
          <w:bottom w:val="nil"/>
          <w:right w:val="nil"/>
          <w:between w:val="nil"/>
        </w:pBdr>
        <w:spacing w:before="120"/>
        <w:ind w:left="360"/>
        <w:rPr>
          <w:color w:val="000000"/>
          <w:sz w:val="24"/>
          <w:szCs w:val="24"/>
        </w:rPr>
      </w:pPr>
      <w:r>
        <w:rPr>
          <w:color w:val="000000"/>
          <w:sz w:val="24"/>
          <w:szCs w:val="24"/>
          <w:vertAlign w:val="superscript"/>
        </w:rPr>
        <w:t>2</w:t>
      </w:r>
      <w:r>
        <w:rPr>
          <w:color w:val="000000"/>
          <w:sz w:val="24"/>
          <w:szCs w:val="24"/>
        </w:rPr>
        <w:t>Univeristy of British Columbia, Vancouver, Canada.</w:t>
      </w:r>
    </w:p>
    <w:p w14:paraId="00000006" w14:textId="77777777" w:rsidR="00E70473" w:rsidRDefault="00000000">
      <w:pPr>
        <w:pBdr>
          <w:top w:val="nil"/>
          <w:left w:val="nil"/>
          <w:bottom w:val="nil"/>
          <w:right w:val="nil"/>
          <w:between w:val="nil"/>
        </w:pBdr>
        <w:spacing w:before="120"/>
        <w:ind w:left="360"/>
        <w:rPr>
          <w:color w:val="000000"/>
          <w:sz w:val="24"/>
          <w:szCs w:val="24"/>
        </w:rPr>
      </w:pPr>
      <w:bookmarkStart w:id="2" w:name="_heading=h.juz0k5z37ol" w:colFirst="0" w:colLast="0"/>
      <w:bookmarkEnd w:id="2"/>
      <w:r>
        <w:rPr>
          <w:color w:val="000000"/>
          <w:sz w:val="24"/>
          <w:szCs w:val="24"/>
        </w:rPr>
        <w:t>*Corresponding author. Email: rraymon1@ualberta.ca</w:t>
      </w:r>
    </w:p>
    <w:p w14:paraId="00000007" w14:textId="77777777" w:rsidR="00E70473" w:rsidRDefault="00E70473">
      <w:pPr>
        <w:pBdr>
          <w:top w:val="nil"/>
          <w:left w:val="nil"/>
          <w:bottom w:val="nil"/>
          <w:right w:val="nil"/>
          <w:between w:val="nil"/>
        </w:pBdr>
        <w:spacing w:before="120"/>
        <w:ind w:left="360"/>
        <w:rPr>
          <w:color w:val="000000"/>
          <w:sz w:val="24"/>
          <w:szCs w:val="24"/>
        </w:rPr>
      </w:pPr>
    </w:p>
    <w:p w14:paraId="00000008" w14:textId="22D04789" w:rsidR="00E70473" w:rsidRDefault="00000000">
      <w:pPr>
        <w:pBdr>
          <w:top w:val="nil"/>
          <w:left w:val="nil"/>
          <w:bottom w:val="nil"/>
          <w:right w:val="nil"/>
          <w:between w:val="nil"/>
        </w:pBdr>
        <w:spacing w:before="120"/>
        <w:rPr>
          <w:color w:val="000000"/>
          <w:sz w:val="24"/>
          <w:szCs w:val="24"/>
        </w:rPr>
      </w:pPr>
      <w:sdt>
        <w:sdtPr>
          <w:tag w:val="goog_rdk_0"/>
          <w:id w:val="-1365425867"/>
        </w:sdtPr>
        <w:sdtContent>
          <w:commentRangeStart w:id="3"/>
        </w:sdtContent>
      </w:sdt>
      <w:r>
        <w:rPr>
          <w:b/>
          <w:color w:val="000000"/>
          <w:sz w:val="24"/>
          <w:szCs w:val="24"/>
        </w:rPr>
        <w:t>Abstract</w:t>
      </w:r>
      <w:commentRangeEnd w:id="3"/>
      <w:r>
        <w:commentReference w:id="3"/>
      </w:r>
      <w:r>
        <w:rPr>
          <w:b/>
          <w:color w:val="000000"/>
          <w:sz w:val="24"/>
          <w:szCs w:val="24"/>
        </w:rPr>
        <w:t>:</w:t>
      </w:r>
      <w:r>
        <w:rPr>
          <w:color w:val="000000"/>
          <w:sz w:val="24"/>
          <w:szCs w:val="24"/>
        </w:rPr>
        <w:t xml:space="preserve"> </w:t>
      </w:r>
      <w:commentRangeStart w:id="4"/>
      <w:ins w:id="5" w:author="Colleen Cassady St. Clair" w:date="2025-08-28T10:11:00Z">
        <w:r w:rsidR="00456976">
          <w:rPr>
            <w:color w:val="000000"/>
            <w:sz w:val="24"/>
            <w:szCs w:val="24"/>
          </w:rPr>
          <w:t>The</w:t>
        </w:r>
      </w:ins>
      <w:commentRangeEnd w:id="4"/>
      <w:ins w:id="6" w:author="Colleen Cassady St. Clair" w:date="2025-08-28T10:15:00Z">
        <w:r w:rsidR="00456976">
          <w:rPr>
            <w:rStyle w:val="CommentReference"/>
          </w:rPr>
          <w:commentReference w:id="4"/>
        </w:r>
      </w:ins>
      <w:ins w:id="7" w:author="Colleen Cassady St. Clair" w:date="2025-08-28T10:11:00Z">
        <w:r w:rsidR="00456976">
          <w:rPr>
            <w:color w:val="000000"/>
            <w:sz w:val="24"/>
            <w:szCs w:val="24"/>
          </w:rPr>
          <w:t xml:space="preserve"> capacity for some u</w:t>
        </w:r>
      </w:ins>
      <w:ins w:id="8" w:author="Colleen Cassady St. Clair" w:date="2025-08-28T10:10:00Z">
        <w:r w:rsidR="00456976">
          <w:rPr>
            <w:color w:val="000000"/>
            <w:sz w:val="24"/>
            <w:szCs w:val="24"/>
          </w:rPr>
          <w:t xml:space="preserve">rban-adapting species </w:t>
        </w:r>
      </w:ins>
      <w:ins w:id="9" w:author="Colleen Cassady St. Clair" w:date="2025-08-28T10:11:00Z">
        <w:r w:rsidR="00456976">
          <w:rPr>
            <w:color w:val="000000"/>
            <w:sz w:val="24"/>
            <w:szCs w:val="24"/>
          </w:rPr>
          <w:t xml:space="preserve">to exploit </w:t>
        </w:r>
      </w:ins>
      <w:ins w:id="10" w:author="Colleen Cassady St. Clair" w:date="2025-08-28T10:08:00Z">
        <w:r w:rsidR="00456976">
          <w:rPr>
            <w:color w:val="000000"/>
            <w:sz w:val="24"/>
            <w:szCs w:val="24"/>
          </w:rPr>
          <w:t>novel resources in urban environments</w:t>
        </w:r>
      </w:ins>
      <w:ins w:id="11" w:author="Colleen Cassady St. Clair" w:date="2025-08-28T10:11:00Z">
        <w:r w:rsidR="00456976">
          <w:rPr>
            <w:color w:val="000000"/>
            <w:sz w:val="24"/>
            <w:szCs w:val="24"/>
          </w:rPr>
          <w:t xml:space="preserve"> is presumed</w:t>
        </w:r>
      </w:ins>
      <w:ins w:id="12" w:author="Colleen Cassady St. Clair" w:date="2025-08-28T10:12:00Z">
        <w:r w:rsidR="00456976">
          <w:rPr>
            <w:color w:val="000000"/>
            <w:sz w:val="24"/>
            <w:szCs w:val="24"/>
          </w:rPr>
          <w:t>, but seldom tested,</w:t>
        </w:r>
      </w:ins>
      <w:ins w:id="13" w:author="Colleen Cassady St. Clair" w:date="2025-08-28T10:11:00Z">
        <w:r w:rsidR="00456976">
          <w:rPr>
            <w:color w:val="000000"/>
            <w:sz w:val="24"/>
            <w:szCs w:val="24"/>
          </w:rPr>
          <w:t xml:space="preserve"> to</w:t>
        </w:r>
      </w:ins>
      <w:ins w:id="14" w:author="Colleen Cassady St. Clair" w:date="2025-08-28T10:12:00Z">
        <w:r w:rsidR="00456976">
          <w:rPr>
            <w:color w:val="000000"/>
            <w:sz w:val="24"/>
            <w:szCs w:val="24"/>
          </w:rPr>
          <w:t xml:space="preserve"> result from cognitive flexibility.</w:t>
        </w:r>
      </w:ins>
      <w:ins w:id="15" w:author="Colleen Cassady St. Clair" w:date="2025-08-28T10:08:00Z">
        <w:r w:rsidR="00456976">
          <w:rPr>
            <w:color w:val="000000"/>
            <w:sz w:val="24"/>
            <w:szCs w:val="24"/>
          </w:rPr>
          <w:t xml:space="preserve"> </w:t>
        </w:r>
      </w:ins>
      <w:del w:id="16" w:author="Colleen Cassady St. Clair" w:date="2025-08-28T10:05:00Z">
        <w:r w:rsidDel="00456976">
          <w:rPr>
            <w:color w:val="000000"/>
            <w:sz w:val="24"/>
            <w:szCs w:val="24"/>
          </w:rPr>
          <w:delText xml:space="preserve">Global increases in urbanization require wildlife species to alter their behaviour, much of which occurs via </w:delText>
        </w:r>
      </w:del>
      <w:del w:id="17" w:author="Colleen Cassady St. Clair" w:date="2025-08-28T10:11:00Z">
        <w:r w:rsidDel="00456976">
          <w:rPr>
            <w:color w:val="000000"/>
            <w:sz w:val="24"/>
            <w:szCs w:val="24"/>
          </w:rPr>
          <w:delText xml:space="preserve">cognitive adaptations. </w:delText>
        </w:r>
      </w:del>
      <w:r>
        <w:rPr>
          <w:color w:val="000000"/>
          <w:sz w:val="24"/>
          <w:szCs w:val="24"/>
        </w:rPr>
        <w:t xml:space="preserve">We </w:t>
      </w:r>
      <w:del w:id="18" w:author="Colleen Cassady St. Clair" w:date="2025-08-28T10:09:00Z">
        <w:r w:rsidDel="00456976">
          <w:rPr>
            <w:color w:val="000000"/>
            <w:sz w:val="24"/>
            <w:szCs w:val="24"/>
          </w:rPr>
          <w:delText xml:space="preserve">tested </w:delText>
        </w:r>
      </w:del>
      <w:ins w:id="19" w:author="Colleen Cassady St. Clair" w:date="2025-08-28T10:09:00Z">
        <w:r w:rsidR="00456976">
          <w:rPr>
            <w:color w:val="000000"/>
            <w:sz w:val="24"/>
            <w:szCs w:val="24"/>
          </w:rPr>
          <w:t>deve</w:t>
        </w:r>
      </w:ins>
      <w:ins w:id="20" w:author="Colleen Cassady St. Clair" w:date="2025-08-28T10:10:00Z">
        <w:r w:rsidR="00456976">
          <w:rPr>
            <w:color w:val="000000"/>
            <w:sz w:val="24"/>
            <w:szCs w:val="24"/>
          </w:rPr>
          <w:t>loped puzzles with small food rewards to assess</w:t>
        </w:r>
      </w:ins>
      <w:ins w:id="21" w:author="Colleen Cassady St. Clair" w:date="2025-08-28T10:09:00Z">
        <w:r w:rsidR="00456976">
          <w:rPr>
            <w:color w:val="000000"/>
            <w:sz w:val="24"/>
            <w:szCs w:val="24"/>
          </w:rPr>
          <w:t xml:space="preserve"> </w:t>
        </w:r>
      </w:ins>
      <w:r>
        <w:rPr>
          <w:color w:val="000000"/>
          <w:sz w:val="24"/>
          <w:szCs w:val="24"/>
        </w:rPr>
        <w:t xml:space="preserve">the problem-solving abilities and related cognitive </w:t>
      </w:r>
      <w:proofErr w:type="spellStart"/>
      <w:r>
        <w:rPr>
          <w:color w:val="000000"/>
          <w:sz w:val="24"/>
          <w:szCs w:val="24"/>
        </w:rPr>
        <w:t>behaviours</w:t>
      </w:r>
      <w:proofErr w:type="spellEnd"/>
      <w:r>
        <w:rPr>
          <w:color w:val="000000"/>
          <w:sz w:val="24"/>
          <w:szCs w:val="24"/>
        </w:rPr>
        <w:t xml:space="preserve"> of coyotes (</w:t>
      </w:r>
      <w:r>
        <w:rPr>
          <w:i/>
          <w:color w:val="000000"/>
          <w:sz w:val="24"/>
          <w:szCs w:val="24"/>
        </w:rPr>
        <w:t>Canis latrans</w:t>
      </w:r>
      <w:r>
        <w:rPr>
          <w:color w:val="000000"/>
          <w:sz w:val="24"/>
          <w:szCs w:val="24"/>
        </w:rPr>
        <w:t xml:space="preserve">), which are one of the most successful and ubiquitous urban adapters in North America. </w:t>
      </w:r>
      <w:del w:id="22" w:author="Colleen Cassady St. Clair" w:date="2025-08-28T10:14:00Z">
        <w:r w:rsidDel="00456976">
          <w:rPr>
            <w:color w:val="000000"/>
            <w:sz w:val="24"/>
            <w:szCs w:val="24"/>
          </w:rPr>
          <w:delText>Both between a city and wild area and within a city along an urbanization gradient, c</w:delText>
        </w:r>
      </w:del>
      <w:ins w:id="23" w:author="Colleen Cassady St. Clair" w:date="2025-08-28T10:14:00Z">
        <w:r w:rsidR="00456976">
          <w:rPr>
            <w:color w:val="000000"/>
            <w:sz w:val="24"/>
            <w:szCs w:val="24"/>
          </w:rPr>
          <w:t>C</w:t>
        </w:r>
      </w:ins>
      <w:r>
        <w:rPr>
          <w:color w:val="000000"/>
          <w:sz w:val="24"/>
          <w:szCs w:val="24"/>
        </w:rPr>
        <w:t>oyotes at more urbanized sites</w:t>
      </w:r>
      <w:ins w:id="24" w:author="Colleen Cassady St. Clair" w:date="2025-08-28T10:14:00Z">
        <w:r w:rsidR="00456976">
          <w:rPr>
            <w:color w:val="000000"/>
            <w:sz w:val="24"/>
            <w:szCs w:val="24"/>
          </w:rPr>
          <w:t>, both within</w:t>
        </w:r>
      </w:ins>
      <w:ins w:id="25" w:author="Colleen Cassady St. Clair" w:date="2025-08-28T10:15:00Z">
        <w:r w:rsidR="00456976">
          <w:rPr>
            <w:color w:val="000000"/>
            <w:sz w:val="24"/>
            <w:szCs w:val="24"/>
          </w:rPr>
          <w:t xml:space="preserve"> a city and between a city and natural area</w:t>
        </w:r>
      </w:ins>
      <w:ins w:id="26" w:author="Colleen Cassady St. Clair" w:date="2025-08-28T10:14:00Z">
        <w:r w:rsidR="00456976">
          <w:rPr>
            <w:color w:val="000000"/>
            <w:sz w:val="24"/>
            <w:szCs w:val="24"/>
          </w:rPr>
          <w:t>,</w:t>
        </w:r>
      </w:ins>
      <w:r>
        <w:rPr>
          <w:color w:val="000000"/>
          <w:sz w:val="24"/>
          <w:szCs w:val="24"/>
        </w:rPr>
        <w:t xml:space="preserve"> showed greater exploration, greater persistence, and more frequently solved puzzles. Urbanization remained explanatory, even when </w:t>
      </w:r>
      <w:del w:id="27" w:author="Colleen Cassady St. Clair" w:date="2025-08-28T10:13:00Z">
        <w:r w:rsidDel="00456976">
          <w:rPr>
            <w:color w:val="000000"/>
            <w:sz w:val="24"/>
            <w:szCs w:val="24"/>
          </w:rPr>
          <w:delText xml:space="preserve">considering </w:delText>
        </w:r>
      </w:del>
      <w:ins w:id="28" w:author="Colleen Cassady St. Clair" w:date="2025-08-28T10:13:00Z">
        <w:r w:rsidR="00456976">
          <w:rPr>
            <w:color w:val="000000"/>
            <w:sz w:val="24"/>
            <w:szCs w:val="24"/>
          </w:rPr>
          <w:t xml:space="preserve">accounting for </w:t>
        </w:r>
      </w:ins>
      <w:r>
        <w:rPr>
          <w:color w:val="000000"/>
          <w:sz w:val="24"/>
          <w:szCs w:val="24"/>
        </w:rPr>
        <w:t xml:space="preserve">intrinsic and environmental factors that can influence cognition and problem-solving. These results suggest that the opportunities and complexities afforded by urban environments can change animal cognition, with implications for human-wildlife coexistence. </w:t>
      </w:r>
    </w:p>
    <w:p w14:paraId="00000009" w14:textId="77777777" w:rsidR="00E70473" w:rsidRDefault="00000000">
      <w:pPr>
        <w:rPr>
          <w:b/>
          <w:sz w:val="24"/>
          <w:szCs w:val="24"/>
        </w:rPr>
      </w:pPr>
      <w:r>
        <w:br w:type="page"/>
      </w:r>
    </w:p>
    <w:p w14:paraId="0000000A" w14:textId="77777777" w:rsidR="00E70473" w:rsidRDefault="00000000">
      <w:pPr>
        <w:pBdr>
          <w:top w:val="nil"/>
          <w:left w:val="nil"/>
          <w:bottom w:val="nil"/>
          <w:right w:val="nil"/>
          <w:between w:val="nil"/>
        </w:pBdr>
        <w:spacing w:before="120"/>
        <w:rPr>
          <w:color w:val="000000"/>
          <w:sz w:val="24"/>
          <w:szCs w:val="24"/>
        </w:rPr>
      </w:pPr>
      <w:sdt>
        <w:sdtPr>
          <w:tag w:val="goog_rdk_1"/>
          <w:id w:val="397617252"/>
        </w:sdtPr>
        <w:sdtContent>
          <w:commentRangeStart w:id="29"/>
        </w:sdtContent>
      </w:sdt>
      <w:r>
        <w:rPr>
          <w:b/>
          <w:color w:val="000000"/>
          <w:sz w:val="24"/>
          <w:szCs w:val="24"/>
        </w:rPr>
        <w:t xml:space="preserve">Main </w:t>
      </w:r>
      <w:commentRangeEnd w:id="29"/>
      <w:r>
        <w:commentReference w:id="29"/>
      </w:r>
      <w:r>
        <w:rPr>
          <w:b/>
          <w:color w:val="000000"/>
          <w:sz w:val="24"/>
          <w:szCs w:val="24"/>
        </w:rPr>
        <w:t xml:space="preserve">Text: </w:t>
      </w:r>
    </w:p>
    <w:p w14:paraId="0000000B" w14:textId="0827752C" w:rsidR="00E70473" w:rsidRDefault="00000000">
      <w:pPr>
        <w:pBdr>
          <w:top w:val="nil"/>
          <w:left w:val="nil"/>
          <w:bottom w:val="nil"/>
          <w:right w:val="nil"/>
          <w:between w:val="nil"/>
        </w:pBdr>
        <w:spacing w:before="120"/>
        <w:rPr>
          <w:color w:val="000000"/>
          <w:sz w:val="24"/>
          <w:szCs w:val="24"/>
        </w:rPr>
      </w:pPr>
      <w:r>
        <w:rPr>
          <w:color w:val="000000"/>
          <w:sz w:val="24"/>
          <w:szCs w:val="24"/>
        </w:rPr>
        <w:t>Global increases in urbanization create novel environments to which wildlife species that persist in cities must adapt (</w:t>
      </w:r>
      <w:r>
        <w:rPr>
          <w:i/>
          <w:color w:val="000000"/>
          <w:sz w:val="24"/>
          <w:szCs w:val="24"/>
        </w:rPr>
        <w:t>1</w:t>
      </w:r>
      <w:r>
        <w:rPr>
          <w:color w:val="000000"/>
          <w:sz w:val="24"/>
          <w:szCs w:val="24"/>
        </w:rPr>
        <w:t xml:space="preserve">). </w:t>
      </w:r>
      <w:commentRangeStart w:id="30"/>
      <w:ins w:id="31" w:author="Colleen Cassady St. Clair" w:date="2025-08-28T10:17:00Z">
        <w:r w:rsidR="00456976">
          <w:rPr>
            <w:color w:val="000000"/>
            <w:sz w:val="24"/>
            <w:szCs w:val="24"/>
          </w:rPr>
          <w:t>Rapid</w:t>
        </w:r>
      </w:ins>
      <w:commentRangeEnd w:id="30"/>
      <w:ins w:id="32" w:author="Colleen Cassady St. Clair" w:date="2025-08-28T10:33:00Z">
        <w:r w:rsidR="00456976">
          <w:rPr>
            <w:rStyle w:val="CommentReference"/>
          </w:rPr>
          <w:commentReference w:id="30"/>
        </w:r>
      </w:ins>
      <w:ins w:id="33" w:author="Colleen Cassady St. Clair" w:date="2025-08-28T10:17:00Z">
        <w:r w:rsidR="00456976">
          <w:rPr>
            <w:color w:val="000000"/>
            <w:sz w:val="24"/>
            <w:szCs w:val="24"/>
          </w:rPr>
          <w:t xml:space="preserve"> adaptation to u</w:t>
        </w:r>
      </w:ins>
      <w:del w:id="34" w:author="Colleen Cassady St. Clair" w:date="2025-08-28T10:17:00Z">
        <w:r w:rsidDel="00456976">
          <w:rPr>
            <w:color w:val="000000"/>
            <w:sz w:val="24"/>
            <w:szCs w:val="24"/>
          </w:rPr>
          <w:delText>U</w:delText>
        </w:r>
      </w:del>
      <w:r>
        <w:rPr>
          <w:color w:val="000000"/>
          <w:sz w:val="24"/>
          <w:szCs w:val="24"/>
        </w:rPr>
        <w:t xml:space="preserve">rban environments </w:t>
      </w:r>
      <w:del w:id="35" w:author="Colleen Cassady St. Clair" w:date="2025-08-28T10:17:00Z">
        <w:r w:rsidDel="00456976">
          <w:rPr>
            <w:color w:val="000000"/>
            <w:sz w:val="24"/>
            <w:szCs w:val="24"/>
          </w:rPr>
          <w:delText>may alter</w:delText>
        </w:r>
      </w:del>
      <w:ins w:id="36" w:author="Colleen Cassady St. Clair" w:date="2025-08-28T10:17:00Z">
        <w:r w:rsidR="00456976">
          <w:rPr>
            <w:color w:val="000000"/>
            <w:sz w:val="24"/>
            <w:szCs w:val="24"/>
          </w:rPr>
          <w:t>logically involves</w:t>
        </w:r>
      </w:ins>
      <w:r>
        <w:rPr>
          <w:color w:val="000000"/>
          <w:sz w:val="24"/>
          <w:szCs w:val="24"/>
        </w:rPr>
        <w:t xml:space="preserve"> </w:t>
      </w:r>
      <w:proofErr w:type="spellStart"/>
      <w:ins w:id="37" w:author="Colleen Cassady St. Clair" w:date="2025-08-28T10:18:00Z">
        <w:r w:rsidR="00456976">
          <w:rPr>
            <w:color w:val="000000"/>
            <w:sz w:val="24"/>
            <w:szCs w:val="24"/>
          </w:rPr>
          <w:t>behavioural</w:t>
        </w:r>
        <w:proofErr w:type="spellEnd"/>
        <w:r w:rsidR="00456976">
          <w:rPr>
            <w:color w:val="000000"/>
            <w:sz w:val="24"/>
            <w:szCs w:val="24"/>
          </w:rPr>
          <w:t xml:space="preserve"> flexibility and associated </w:t>
        </w:r>
      </w:ins>
      <w:r>
        <w:rPr>
          <w:color w:val="000000"/>
          <w:sz w:val="24"/>
          <w:szCs w:val="24"/>
        </w:rPr>
        <w:t>cognition</w:t>
      </w:r>
      <w:del w:id="38" w:author="Colleen Cassady St. Clair" w:date="2025-08-28T10:18:00Z">
        <w:r w:rsidDel="00456976">
          <w:rPr>
            <w:color w:val="000000"/>
            <w:sz w:val="24"/>
            <w:szCs w:val="24"/>
          </w:rPr>
          <w:delText xml:space="preserve"> as an aspect of urban wildlife ecology and behaviour that logically supports adaptation to cities</w:delText>
        </w:r>
      </w:del>
      <w:r>
        <w:rPr>
          <w:color w:val="000000"/>
          <w:sz w:val="24"/>
          <w:szCs w:val="24"/>
        </w:rPr>
        <w:t>.</w:t>
      </w:r>
      <w:ins w:id="39" w:author="Colleen Cassady St. Clair" w:date="2025-08-28T10:21:00Z">
        <w:r w:rsidR="00456976">
          <w:rPr>
            <w:color w:val="000000"/>
            <w:sz w:val="24"/>
            <w:szCs w:val="24"/>
          </w:rPr>
          <w:t xml:space="preserve"> </w:t>
        </w:r>
        <w:proofErr w:type="spellStart"/>
        <w:r w:rsidR="00456976">
          <w:rPr>
            <w:color w:val="000000"/>
            <w:sz w:val="24"/>
            <w:szCs w:val="24"/>
          </w:rPr>
          <w:t>B</w:t>
        </w:r>
      </w:ins>
      <w:del w:id="40" w:author="Colleen Cassady St. Clair" w:date="2025-08-28T10:21:00Z">
        <w:r w:rsidDel="00456976">
          <w:rPr>
            <w:color w:val="000000"/>
            <w:sz w:val="24"/>
            <w:szCs w:val="24"/>
          </w:rPr>
          <w:delText xml:space="preserve"> </w:delText>
        </w:r>
      </w:del>
      <w:moveToRangeStart w:id="41" w:author="Colleen Cassady St. Clair" w:date="2025-08-28T10:21:00Z" w:name="move207268929"/>
      <w:moveTo w:id="42" w:author="Colleen Cassady St. Clair" w:date="2025-08-28T10:21:00Z">
        <w:del w:id="43" w:author="Colleen Cassady St. Clair" w:date="2025-08-28T10:21:00Z">
          <w:r w:rsidR="00456976" w:rsidDel="00456976">
            <w:rPr>
              <w:color w:val="000000"/>
              <w:sz w:val="24"/>
              <w:szCs w:val="24"/>
            </w:rPr>
            <w:delText>b</w:delText>
          </w:r>
        </w:del>
        <w:r w:rsidR="00456976">
          <w:rPr>
            <w:color w:val="000000"/>
            <w:sz w:val="24"/>
            <w:szCs w:val="24"/>
          </w:rPr>
          <w:t>ehavioural</w:t>
        </w:r>
        <w:proofErr w:type="spellEnd"/>
        <w:r w:rsidR="00456976">
          <w:rPr>
            <w:color w:val="000000"/>
            <w:sz w:val="24"/>
            <w:szCs w:val="24"/>
          </w:rPr>
          <w:t xml:space="preserve"> flexibility </w:t>
        </w:r>
        <w:del w:id="44" w:author="Colleen Cassady St. Clair" w:date="2025-08-28T10:22:00Z">
          <w:r w:rsidR="00456976" w:rsidDel="00456976">
            <w:rPr>
              <w:color w:val="000000"/>
              <w:sz w:val="24"/>
              <w:szCs w:val="24"/>
            </w:rPr>
            <w:delText>(i.e.,</w:delText>
          </w:r>
        </w:del>
      </w:moveTo>
      <w:proofErr w:type="spellStart"/>
      <w:ins w:id="45" w:author="Colleen Cassady St. Clair" w:date="2025-08-28T10:22:00Z">
        <w:r w:rsidR="00456976">
          <w:rPr>
            <w:color w:val="000000"/>
            <w:sz w:val="24"/>
            <w:szCs w:val="24"/>
          </w:rPr>
          <w:t>refes</w:t>
        </w:r>
        <w:proofErr w:type="spellEnd"/>
        <w:r w:rsidR="00456976">
          <w:rPr>
            <w:color w:val="000000"/>
            <w:sz w:val="24"/>
            <w:szCs w:val="24"/>
          </w:rPr>
          <w:t xml:space="preserve"> to</w:t>
        </w:r>
      </w:ins>
      <w:moveTo w:id="46" w:author="Colleen Cassady St. Clair" w:date="2025-08-28T10:21:00Z">
        <w:r w:rsidR="00456976">
          <w:rPr>
            <w:color w:val="000000"/>
            <w:sz w:val="24"/>
            <w:szCs w:val="24"/>
          </w:rPr>
          <w:t xml:space="preserve"> the ability to change behaviour in response to changing environmental stimuli</w:t>
        </w:r>
        <w:r w:rsidR="00456976">
          <w:rPr>
            <w:color w:val="000000"/>
            <w:sz w:val="24"/>
            <w:szCs w:val="24"/>
            <w:vertAlign w:val="superscript"/>
          </w:rPr>
          <w:t xml:space="preserve"> </w:t>
        </w:r>
        <w:r w:rsidR="00456976">
          <w:rPr>
            <w:color w:val="000000"/>
            <w:sz w:val="24"/>
            <w:szCs w:val="24"/>
          </w:rPr>
          <w:t>(</w:t>
        </w:r>
        <w:r w:rsidR="00456976">
          <w:rPr>
            <w:i/>
            <w:color w:val="000000"/>
            <w:sz w:val="24"/>
            <w:szCs w:val="24"/>
          </w:rPr>
          <w:t>14</w:t>
        </w:r>
        <w:r w:rsidR="00456976">
          <w:rPr>
            <w:color w:val="000000"/>
            <w:sz w:val="24"/>
            <w:szCs w:val="24"/>
          </w:rPr>
          <w:t>)</w:t>
        </w:r>
        <w:del w:id="47" w:author="Colleen Cassady St. Clair" w:date="2025-08-28T10:22:00Z">
          <w:r w:rsidR="00456976" w:rsidDel="00456976">
            <w:rPr>
              <w:color w:val="000000"/>
              <w:sz w:val="24"/>
              <w:szCs w:val="24"/>
            </w:rPr>
            <w:delText>)</w:delText>
          </w:r>
        </w:del>
        <w:r w:rsidR="00456976">
          <w:rPr>
            <w:color w:val="000000"/>
            <w:sz w:val="24"/>
            <w:szCs w:val="24"/>
          </w:rPr>
          <w:t xml:space="preserve"> </w:t>
        </w:r>
        <w:del w:id="48" w:author="Colleen Cassady St. Clair" w:date="2025-08-28T10:22:00Z">
          <w:r w:rsidR="00456976" w:rsidDel="00456976">
            <w:rPr>
              <w:color w:val="000000"/>
              <w:sz w:val="24"/>
              <w:szCs w:val="24"/>
            </w:rPr>
            <w:delText>an</w:delText>
          </w:r>
        </w:del>
      </w:moveTo>
      <w:ins w:id="49" w:author="Colleen Cassady St. Clair" w:date="2025-08-28T10:22:00Z">
        <w:r w:rsidR="00456976">
          <w:rPr>
            <w:color w:val="000000"/>
            <w:sz w:val="24"/>
            <w:szCs w:val="24"/>
          </w:rPr>
          <w:t>and this</w:t>
        </w:r>
      </w:ins>
      <w:moveTo w:id="50" w:author="Colleen Cassady St. Clair" w:date="2025-08-28T10:21:00Z">
        <w:r w:rsidR="00456976">
          <w:rPr>
            <w:color w:val="000000"/>
            <w:sz w:val="24"/>
            <w:szCs w:val="24"/>
          </w:rPr>
          <w:t xml:space="preserve"> advantageous trait </w:t>
        </w:r>
        <w:del w:id="51" w:author="Colleen Cassady St. Clair" w:date="2025-08-28T10:22:00Z">
          <w:r w:rsidR="00456976" w:rsidDel="00456976">
            <w:rPr>
              <w:color w:val="000000"/>
              <w:sz w:val="24"/>
              <w:szCs w:val="24"/>
            </w:rPr>
            <w:delText xml:space="preserve">that </w:delText>
          </w:r>
        </w:del>
        <w:r w:rsidR="00456976">
          <w:rPr>
            <w:color w:val="000000"/>
            <w:sz w:val="24"/>
            <w:szCs w:val="24"/>
          </w:rPr>
          <w:t>often appears in urban carnivores</w:t>
        </w:r>
        <w:r w:rsidR="00456976">
          <w:rPr>
            <w:color w:val="000000"/>
            <w:sz w:val="24"/>
            <w:szCs w:val="24"/>
            <w:vertAlign w:val="superscript"/>
          </w:rPr>
          <w:t xml:space="preserve"> </w:t>
        </w:r>
        <w:r w:rsidR="00456976">
          <w:rPr>
            <w:color w:val="000000"/>
            <w:sz w:val="24"/>
            <w:szCs w:val="24"/>
          </w:rPr>
          <w:t>(</w:t>
        </w:r>
        <w:r w:rsidR="00456976">
          <w:rPr>
            <w:i/>
            <w:color w:val="000000"/>
            <w:sz w:val="24"/>
            <w:szCs w:val="24"/>
          </w:rPr>
          <w:t>10</w:t>
        </w:r>
        <w:r w:rsidR="00456976">
          <w:rPr>
            <w:color w:val="000000"/>
            <w:sz w:val="24"/>
            <w:szCs w:val="24"/>
          </w:rPr>
          <w:t xml:space="preserve">). </w:t>
        </w:r>
      </w:moveTo>
      <w:moveToRangeEnd w:id="41"/>
      <w:ins w:id="52" w:author="Colleen Cassady St. Clair" w:date="2025-08-28T10:23:00Z">
        <w:r w:rsidR="00456976">
          <w:rPr>
            <w:color w:val="000000"/>
            <w:sz w:val="24"/>
            <w:szCs w:val="24"/>
          </w:rPr>
          <w:t xml:space="preserve">Generalist carnivores </w:t>
        </w:r>
      </w:ins>
      <w:ins w:id="53" w:author="Colleen Cassady St. Clair" w:date="2025-08-28T10:27:00Z">
        <w:r w:rsidR="00456976">
          <w:rPr>
            <w:color w:val="000000"/>
            <w:sz w:val="24"/>
            <w:szCs w:val="24"/>
          </w:rPr>
          <w:t xml:space="preserve">with greater </w:t>
        </w:r>
        <w:proofErr w:type="spellStart"/>
        <w:r w:rsidR="00456976">
          <w:rPr>
            <w:color w:val="000000"/>
            <w:sz w:val="24"/>
            <w:szCs w:val="24"/>
          </w:rPr>
          <w:t>behavioural</w:t>
        </w:r>
        <w:proofErr w:type="spellEnd"/>
        <w:r w:rsidR="00456976">
          <w:rPr>
            <w:color w:val="000000"/>
            <w:sz w:val="24"/>
            <w:szCs w:val="24"/>
          </w:rPr>
          <w:t xml:space="preserve"> flexibility</w:t>
        </w:r>
        <w:r w:rsidR="00456976">
          <w:rPr>
            <w:color w:val="000000"/>
            <w:sz w:val="24"/>
            <w:szCs w:val="24"/>
            <w:vertAlign w:val="superscript"/>
          </w:rPr>
          <w:t xml:space="preserve"> </w:t>
        </w:r>
        <w:r w:rsidR="00456976">
          <w:rPr>
            <w:color w:val="000000"/>
            <w:sz w:val="24"/>
            <w:szCs w:val="24"/>
          </w:rPr>
          <w:t>typically</w:t>
        </w:r>
      </w:ins>
      <w:ins w:id="54" w:author="Colleen Cassady St. Clair" w:date="2025-08-28T10:23:00Z">
        <w:r w:rsidR="00456976">
          <w:rPr>
            <w:color w:val="000000"/>
            <w:sz w:val="24"/>
            <w:szCs w:val="24"/>
          </w:rPr>
          <w:t xml:space="preserve"> forage </w:t>
        </w:r>
      </w:ins>
      <w:ins w:id="55" w:author="Colleen Cassady St. Clair" w:date="2025-08-28T10:27:00Z">
        <w:r w:rsidR="00456976">
          <w:rPr>
            <w:color w:val="000000"/>
            <w:sz w:val="24"/>
            <w:szCs w:val="24"/>
          </w:rPr>
          <w:t>on</w:t>
        </w:r>
      </w:ins>
      <w:ins w:id="56" w:author="Colleen Cassady St. Clair" w:date="2025-08-28T10:23:00Z">
        <w:r w:rsidR="00456976">
          <w:rPr>
            <w:color w:val="000000"/>
            <w:sz w:val="24"/>
            <w:szCs w:val="24"/>
          </w:rPr>
          <w:t xml:space="preserve"> a variety of foods </w:t>
        </w:r>
      </w:ins>
      <w:ins w:id="57" w:author="Colleen Cassady St. Clair" w:date="2025-08-28T10:27:00Z">
        <w:r w:rsidR="00456976">
          <w:rPr>
            <w:color w:val="000000"/>
            <w:sz w:val="24"/>
            <w:szCs w:val="24"/>
          </w:rPr>
          <w:t>types</w:t>
        </w:r>
      </w:ins>
      <w:ins w:id="58" w:author="Colleen Cassady St. Clair" w:date="2025-08-28T10:23:00Z">
        <w:r w:rsidR="00456976">
          <w:rPr>
            <w:color w:val="000000"/>
            <w:sz w:val="24"/>
            <w:szCs w:val="24"/>
          </w:rPr>
          <w:t xml:space="preserve"> (</w:t>
        </w:r>
        <w:r w:rsidR="00456976">
          <w:rPr>
            <w:i/>
            <w:color w:val="000000"/>
            <w:sz w:val="24"/>
            <w:szCs w:val="24"/>
          </w:rPr>
          <w:t>4</w:t>
        </w:r>
        <w:r w:rsidR="00456976">
          <w:rPr>
            <w:color w:val="000000"/>
            <w:sz w:val="24"/>
            <w:szCs w:val="24"/>
          </w:rPr>
          <w:t>)</w:t>
        </w:r>
      </w:ins>
      <w:ins w:id="59" w:author="Colleen Cassady St. Clair" w:date="2025-08-28T10:24:00Z">
        <w:r w:rsidR="00456976">
          <w:rPr>
            <w:color w:val="000000"/>
            <w:sz w:val="24"/>
            <w:szCs w:val="24"/>
          </w:rPr>
          <w:t xml:space="preserve"> </w:t>
        </w:r>
      </w:ins>
      <w:ins w:id="60" w:author="Colleen Cassady St. Clair" w:date="2025-08-28T10:32:00Z">
        <w:r w:rsidR="00456976">
          <w:rPr>
            <w:color w:val="000000"/>
            <w:sz w:val="24"/>
            <w:szCs w:val="24"/>
          </w:rPr>
          <w:t>and</w:t>
        </w:r>
      </w:ins>
      <w:ins w:id="61" w:author="Colleen Cassady St. Clair" w:date="2025-08-28T10:28:00Z">
        <w:r w:rsidR="00456976">
          <w:rPr>
            <w:color w:val="000000"/>
            <w:sz w:val="24"/>
            <w:szCs w:val="24"/>
          </w:rPr>
          <w:t xml:space="preserve"> cities </w:t>
        </w:r>
      </w:ins>
      <w:ins w:id="62" w:author="Colleen Cassady St. Clair" w:date="2025-08-28T10:32:00Z">
        <w:r w:rsidR="00456976">
          <w:rPr>
            <w:color w:val="000000"/>
            <w:sz w:val="24"/>
            <w:szCs w:val="24"/>
          </w:rPr>
          <w:t>offer</w:t>
        </w:r>
      </w:ins>
      <w:ins w:id="63" w:author="Colleen Cassady St. Clair" w:date="2025-08-28T10:28:00Z">
        <w:r w:rsidR="00456976">
          <w:rPr>
            <w:color w:val="000000"/>
            <w:sz w:val="24"/>
            <w:szCs w:val="24"/>
          </w:rPr>
          <w:t xml:space="preserve"> high heterogeneity </w:t>
        </w:r>
      </w:ins>
      <w:ins w:id="64" w:author="Colleen Cassady St. Clair" w:date="2025-08-28T10:24:00Z">
        <w:r w:rsidR="00456976">
          <w:rPr>
            <w:color w:val="000000"/>
            <w:sz w:val="24"/>
            <w:szCs w:val="24"/>
          </w:rPr>
          <w:t>(</w:t>
        </w:r>
        <w:r w:rsidR="00456976">
          <w:rPr>
            <w:i/>
            <w:color w:val="000000"/>
            <w:sz w:val="24"/>
            <w:szCs w:val="24"/>
          </w:rPr>
          <w:t>12</w:t>
        </w:r>
        <w:r w:rsidR="00456976">
          <w:rPr>
            <w:color w:val="000000"/>
            <w:sz w:val="24"/>
            <w:szCs w:val="24"/>
          </w:rPr>
          <w:t xml:space="preserve">, </w:t>
        </w:r>
        <w:r w:rsidR="00456976">
          <w:rPr>
            <w:i/>
            <w:color w:val="000000"/>
            <w:sz w:val="24"/>
            <w:szCs w:val="24"/>
          </w:rPr>
          <w:t>13</w:t>
        </w:r>
        <w:r w:rsidR="00456976">
          <w:rPr>
            <w:color w:val="000000"/>
            <w:sz w:val="24"/>
            <w:szCs w:val="24"/>
          </w:rPr>
          <w:t xml:space="preserve">) </w:t>
        </w:r>
      </w:ins>
      <w:ins w:id="65" w:author="Colleen Cassady St. Clair" w:date="2025-08-28T10:29:00Z">
        <w:r w:rsidR="00456976">
          <w:rPr>
            <w:color w:val="000000"/>
            <w:sz w:val="24"/>
            <w:szCs w:val="24"/>
          </w:rPr>
          <w:t>and diverse sources of anthropogenic food.</w:t>
        </w:r>
      </w:ins>
      <w:ins w:id="66" w:author="Colleen Cassady St. Clair" w:date="2025-08-28T10:24:00Z">
        <w:del w:id="67" w:author="Colleen Cassady St. Clair" w:date="2025-08-28T10:22:00Z">
          <w:r w:rsidR="00456976" w:rsidDel="00456976">
            <w:rPr>
              <w:color w:val="000000"/>
              <w:sz w:val="24"/>
              <w:szCs w:val="24"/>
            </w:rPr>
            <w:delText>Additionally, ci</w:delText>
          </w:r>
        </w:del>
        <w:r w:rsidR="00456976">
          <w:rPr>
            <w:color w:val="000000"/>
            <w:sz w:val="24"/>
            <w:szCs w:val="24"/>
          </w:rPr>
          <w:t xml:space="preserve"> </w:t>
        </w:r>
      </w:ins>
      <w:moveFromRangeStart w:id="68" w:author="Colleen Cassady St. Clair" w:date="2025-08-28T10:30:00Z" w:name="move207269438"/>
      <w:moveFrom w:id="69" w:author="Colleen Cassady St. Clair" w:date="2025-08-28T10:30:00Z">
        <w:r w:rsidDel="00456976">
          <w:rPr>
            <w:color w:val="000000"/>
            <w:sz w:val="24"/>
            <w:szCs w:val="24"/>
          </w:rPr>
          <w:t>Tests of several urban-adapted generalist carnivores have revealed that urban-living individuals display improved metrics of cognition and intelligence compared to conspecifics living outside of cities (</w:t>
        </w:r>
        <w:r w:rsidDel="00456976">
          <w:rPr>
            <w:i/>
            <w:color w:val="000000"/>
            <w:sz w:val="24"/>
            <w:szCs w:val="24"/>
          </w:rPr>
          <w:t>2</w:t>
        </w:r>
        <w:r w:rsidDel="00456976">
          <w:rPr>
            <w:color w:val="000000"/>
            <w:sz w:val="24"/>
            <w:szCs w:val="24"/>
          </w:rPr>
          <w:t>–</w:t>
        </w:r>
        <w:r w:rsidDel="00456976">
          <w:rPr>
            <w:i/>
            <w:color w:val="000000"/>
            <w:sz w:val="24"/>
            <w:szCs w:val="24"/>
          </w:rPr>
          <w:t>6</w:t>
        </w:r>
        <w:r w:rsidDel="00456976">
          <w:rPr>
            <w:color w:val="000000"/>
            <w:sz w:val="24"/>
            <w:szCs w:val="24"/>
          </w:rPr>
          <w:t>); but see (</w:t>
        </w:r>
        <w:r w:rsidDel="00456976">
          <w:rPr>
            <w:i/>
            <w:color w:val="000000"/>
            <w:sz w:val="24"/>
            <w:szCs w:val="24"/>
          </w:rPr>
          <w:t>7</w:t>
        </w:r>
        <w:r w:rsidDel="00456976">
          <w:rPr>
            <w:color w:val="000000"/>
            <w:sz w:val="24"/>
            <w:szCs w:val="24"/>
          </w:rPr>
          <w:t xml:space="preserve">). </w:t>
        </w:r>
      </w:moveFrom>
      <w:moveFromRangeEnd w:id="68"/>
      <w:r>
        <w:rPr>
          <w:color w:val="000000"/>
          <w:sz w:val="24"/>
          <w:szCs w:val="24"/>
        </w:rPr>
        <w:t xml:space="preserve">These results are consistent with the cognitive buffer hypothesis, which suggests that increased </w:t>
      </w:r>
      <w:commentRangeStart w:id="70"/>
      <w:r>
        <w:rPr>
          <w:color w:val="000000"/>
          <w:sz w:val="24"/>
          <w:szCs w:val="24"/>
        </w:rPr>
        <w:t>brain</w:t>
      </w:r>
      <w:commentRangeEnd w:id="70"/>
      <w:r w:rsidR="00456976">
        <w:rPr>
          <w:rStyle w:val="CommentReference"/>
        </w:rPr>
        <w:commentReference w:id="70"/>
      </w:r>
      <w:r>
        <w:rPr>
          <w:color w:val="000000"/>
          <w:sz w:val="24"/>
          <w:szCs w:val="24"/>
        </w:rPr>
        <w:t xml:space="preserve"> size—a metric of intelligence (</w:t>
      </w:r>
      <w:r>
        <w:rPr>
          <w:i/>
          <w:color w:val="000000"/>
          <w:sz w:val="24"/>
          <w:szCs w:val="24"/>
        </w:rPr>
        <w:t>8</w:t>
      </w:r>
      <w:r>
        <w:rPr>
          <w:color w:val="000000"/>
          <w:sz w:val="24"/>
          <w:szCs w:val="24"/>
        </w:rPr>
        <w:t xml:space="preserve">)—buffers individuals against environmental challenges </w:t>
      </w:r>
      <w:del w:id="71" w:author="Colleen Cassady St. Clair" w:date="2025-08-28T10:32:00Z">
        <w:r w:rsidDel="00456976">
          <w:rPr>
            <w:color w:val="000000"/>
            <w:sz w:val="24"/>
            <w:szCs w:val="24"/>
          </w:rPr>
          <w:delText xml:space="preserve">and heterogeneity </w:delText>
        </w:r>
      </w:del>
      <w:r>
        <w:rPr>
          <w:color w:val="000000"/>
          <w:sz w:val="24"/>
          <w:szCs w:val="24"/>
        </w:rPr>
        <w:t xml:space="preserve">by enabling novel or flexible </w:t>
      </w:r>
      <w:proofErr w:type="spellStart"/>
      <w:r>
        <w:rPr>
          <w:color w:val="000000"/>
          <w:sz w:val="24"/>
          <w:szCs w:val="24"/>
        </w:rPr>
        <w:t>behavioural</w:t>
      </w:r>
      <w:proofErr w:type="spellEnd"/>
      <w:r>
        <w:rPr>
          <w:color w:val="000000"/>
          <w:sz w:val="24"/>
          <w:szCs w:val="24"/>
        </w:rPr>
        <w:t xml:space="preserve"> responses (</w:t>
      </w:r>
      <w:r>
        <w:rPr>
          <w:i/>
          <w:color w:val="000000"/>
          <w:sz w:val="24"/>
          <w:szCs w:val="24"/>
        </w:rPr>
        <w:t>9</w:t>
      </w:r>
      <w:r>
        <w:rPr>
          <w:color w:val="000000"/>
          <w:sz w:val="24"/>
          <w:szCs w:val="24"/>
        </w:rPr>
        <w:t>). The development of large brains</w:t>
      </w:r>
      <w:del w:id="72" w:author="Colleen Cassady St. Clair" w:date="2025-08-28T10:33:00Z">
        <w:r w:rsidDel="00456976">
          <w:rPr>
            <w:color w:val="000000"/>
            <w:sz w:val="24"/>
            <w:szCs w:val="24"/>
          </w:rPr>
          <w:delText xml:space="preserve"> is</w:delText>
        </w:r>
      </w:del>
      <w:r>
        <w:rPr>
          <w:color w:val="000000"/>
          <w:sz w:val="24"/>
          <w:szCs w:val="24"/>
        </w:rPr>
        <w:t xml:space="preserve">, in turn, </w:t>
      </w:r>
      <w:ins w:id="73" w:author="Colleen Cassady St. Clair" w:date="2025-08-28T10:30:00Z">
        <w:r w:rsidR="00456976">
          <w:rPr>
            <w:color w:val="000000"/>
            <w:sz w:val="24"/>
            <w:szCs w:val="24"/>
          </w:rPr>
          <w:t xml:space="preserve">may result </w:t>
        </w:r>
      </w:ins>
      <w:del w:id="74" w:author="Colleen Cassady St. Clair" w:date="2025-08-28T10:30:00Z">
        <w:r w:rsidDel="00456976">
          <w:rPr>
            <w:color w:val="000000"/>
            <w:sz w:val="24"/>
            <w:szCs w:val="24"/>
          </w:rPr>
          <w:delText xml:space="preserve">supported </w:delText>
        </w:r>
      </w:del>
      <w:ins w:id="75" w:author="Colleen Cassady St. Clair" w:date="2025-08-28T10:30:00Z">
        <w:r w:rsidR="00456976">
          <w:rPr>
            <w:color w:val="000000"/>
            <w:sz w:val="24"/>
            <w:szCs w:val="24"/>
          </w:rPr>
          <w:t>from</w:t>
        </w:r>
      </w:ins>
      <w:del w:id="76" w:author="Colleen Cassady St. Clair" w:date="2025-08-28T10:30:00Z">
        <w:r w:rsidDel="00456976">
          <w:rPr>
            <w:color w:val="000000"/>
            <w:sz w:val="24"/>
            <w:szCs w:val="24"/>
          </w:rPr>
          <w:delText>by</w:delText>
        </w:r>
      </w:del>
      <w:r>
        <w:rPr>
          <w:color w:val="000000"/>
          <w:sz w:val="24"/>
          <w:szCs w:val="24"/>
        </w:rPr>
        <w:t xml:space="preserve"> access to abundant, calorie-rich food in urban environments (</w:t>
      </w:r>
      <w:r>
        <w:rPr>
          <w:i/>
          <w:color w:val="000000"/>
          <w:sz w:val="24"/>
          <w:szCs w:val="24"/>
        </w:rPr>
        <w:t>10</w:t>
      </w:r>
      <w:r>
        <w:rPr>
          <w:color w:val="000000"/>
          <w:sz w:val="24"/>
          <w:szCs w:val="24"/>
        </w:rPr>
        <w:t>), as per the expensive tissue hypothesis (</w:t>
      </w:r>
      <w:r>
        <w:rPr>
          <w:i/>
          <w:color w:val="000000"/>
          <w:sz w:val="24"/>
          <w:szCs w:val="24"/>
        </w:rPr>
        <w:t>11</w:t>
      </w:r>
      <w:r>
        <w:rPr>
          <w:color w:val="000000"/>
          <w:sz w:val="24"/>
          <w:szCs w:val="24"/>
        </w:rPr>
        <w:t xml:space="preserve">). </w:t>
      </w:r>
      <w:del w:id="77" w:author="Colleen Cassady St. Clair" w:date="2025-08-28T10:31:00Z">
        <w:r w:rsidDel="00456976">
          <w:rPr>
            <w:color w:val="000000"/>
            <w:sz w:val="24"/>
            <w:szCs w:val="24"/>
          </w:rPr>
          <w:delText xml:space="preserve">Compared to non-urban habitats, </w:delText>
        </w:r>
      </w:del>
      <w:del w:id="78" w:author="Colleen Cassady St. Clair" w:date="2025-08-28T10:24:00Z">
        <w:r w:rsidDel="00456976">
          <w:rPr>
            <w:color w:val="000000"/>
            <w:sz w:val="24"/>
            <w:szCs w:val="24"/>
          </w:rPr>
          <w:delText>cities are highly heterogenous (</w:delText>
        </w:r>
        <w:r w:rsidDel="00456976">
          <w:rPr>
            <w:i/>
            <w:color w:val="000000"/>
            <w:sz w:val="24"/>
            <w:szCs w:val="24"/>
          </w:rPr>
          <w:delText>12</w:delText>
        </w:r>
        <w:r w:rsidDel="00456976">
          <w:rPr>
            <w:color w:val="000000"/>
            <w:sz w:val="24"/>
            <w:szCs w:val="24"/>
          </w:rPr>
          <w:delText xml:space="preserve">, </w:delText>
        </w:r>
        <w:r w:rsidDel="00456976">
          <w:rPr>
            <w:i/>
            <w:color w:val="000000"/>
            <w:sz w:val="24"/>
            <w:szCs w:val="24"/>
          </w:rPr>
          <w:delText>13</w:delText>
        </w:r>
        <w:r w:rsidDel="00456976">
          <w:rPr>
            <w:color w:val="000000"/>
            <w:sz w:val="24"/>
            <w:szCs w:val="24"/>
          </w:rPr>
          <w:delText>)</w:delText>
        </w:r>
      </w:del>
      <w:del w:id="79" w:author="Colleen Cassady St. Clair" w:date="2025-08-28T10:23:00Z">
        <w:r w:rsidDel="00456976">
          <w:rPr>
            <w:color w:val="000000"/>
            <w:sz w:val="24"/>
            <w:szCs w:val="24"/>
          </w:rPr>
          <w:delText>,</w:delText>
        </w:r>
      </w:del>
      <w:del w:id="80" w:author="Colleen Cassady St. Clair" w:date="2025-08-28T10:24:00Z">
        <w:r w:rsidDel="00456976">
          <w:rPr>
            <w:color w:val="000000"/>
            <w:sz w:val="24"/>
            <w:szCs w:val="24"/>
          </w:rPr>
          <w:delText xml:space="preserve"> </w:delText>
        </w:r>
      </w:del>
      <w:del w:id="81" w:author="Colleen Cassady St. Clair" w:date="2025-08-28T10:22:00Z">
        <w:r w:rsidDel="00456976">
          <w:rPr>
            <w:color w:val="000000"/>
            <w:sz w:val="24"/>
            <w:szCs w:val="24"/>
          </w:rPr>
          <w:delText xml:space="preserve">which renders </w:delText>
        </w:r>
      </w:del>
      <w:moveFromRangeStart w:id="82" w:author="Colleen Cassady St. Clair" w:date="2025-08-28T10:21:00Z" w:name="move207268929"/>
      <w:moveFrom w:id="83" w:author="Colleen Cassady St. Clair" w:date="2025-08-28T10:21:00Z">
        <w:del w:id="84" w:author="Colleen Cassady St. Clair" w:date="2025-08-28T10:22:00Z">
          <w:r w:rsidDel="00456976">
            <w:rPr>
              <w:color w:val="000000"/>
              <w:sz w:val="24"/>
              <w:szCs w:val="24"/>
            </w:rPr>
            <w:delText>behavioural flexibility (i.e., the ability to change behaviour in response to changing environmental stimuli</w:delText>
          </w:r>
          <w:r w:rsidDel="00456976">
            <w:rPr>
              <w:color w:val="000000"/>
              <w:sz w:val="24"/>
              <w:szCs w:val="24"/>
              <w:vertAlign w:val="superscript"/>
            </w:rPr>
            <w:delText xml:space="preserve"> </w:delText>
          </w:r>
          <w:r w:rsidDel="00456976">
            <w:rPr>
              <w:color w:val="000000"/>
              <w:sz w:val="24"/>
              <w:szCs w:val="24"/>
            </w:rPr>
            <w:delText>(</w:delText>
          </w:r>
          <w:r w:rsidDel="00456976">
            <w:rPr>
              <w:i/>
              <w:color w:val="000000"/>
              <w:sz w:val="24"/>
              <w:szCs w:val="24"/>
            </w:rPr>
            <w:delText>14</w:delText>
          </w:r>
          <w:r w:rsidDel="00456976">
            <w:rPr>
              <w:color w:val="000000"/>
              <w:sz w:val="24"/>
              <w:szCs w:val="24"/>
            </w:rPr>
            <w:delText>)) an advantageous trait that often appears in urban carnivores</w:delText>
          </w:r>
          <w:r w:rsidDel="00456976">
            <w:rPr>
              <w:color w:val="000000"/>
              <w:sz w:val="24"/>
              <w:szCs w:val="24"/>
              <w:vertAlign w:val="superscript"/>
            </w:rPr>
            <w:delText xml:space="preserve"> </w:delText>
          </w:r>
          <w:r w:rsidDel="00456976">
            <w:rPr>
              <w:color w:val="000000"/>
              <w:sz w:val="24"/>
              <w:szCs w:val="24"/>
            </w:rPr>
            <w:delText>(</w:delText>
          </w:r>
          <w:r w:rsidDel="00456976">
            <w:rPr>
              <w:i/>
              <w:color w:val="000000"/>
              <w:sz w:val="24"/>
              <w:szCs w:val="24"/>
            </w:rPr>
            <w:delText>10</w:delText>
          </w:r>
          <w:r w:rsidDel="00456976">
            <w:rPr>
              <w:color w:val="000000"/>
              <w:sz w:val="24"/>
              <w:szCs w:val="24"/>
            </w:rPr>
            <w:delText xml:space="preserve">). </w:delText>
          </w:r>
        </w:del>
      </w:moveFrom>
      <w:moveFromRangeEnd w:id="82"/>
      <w:del w:id="85" w:author="Colleen Cassady St. Clair" w:date="2025-08-28T10:22:00Z">
        <w:r w:rsidDel="00456976">
          <w:rPr>
            <w:color w:val="000000"/>
            <w:sz w:val="24"/>
            <w:szCs w:val="24"/>
          </w:rPr>
          <w:delText>Additionally, cities</w:delText>
        </w:r>
      </w:del>
      <w:del w:id="86" w:author="Colleen Cassady St. Clair" w:date="2025-08-28T10:24:00Z">
        <w:r w:rsidDel="00456976">
          <w:rPr>
            <w:color w:val="000000"/>
            <w:sz w:val="24"/>
            <w:szCs w:val="24"/>
          </w:rPr>
          <w:delText xml:space="preserve"> contain diverse and attractive anthropogenic foods </w:delText>
        </w:r>
      </w:del>
      <w:del w:id="87" w:author="Colleen Cassady St. Clair" w:date="2025-08-28T10:31:00Z">
        <w:r w:rsidDel="00456976">
          <w:rPr>
            <w:color w:val="000000"/>
            <w:sz w:val="24"/>
            <w:szCs w:val="24"/>
          </w:rPr>
          <w:delText>(</w:delText>
        </w:r>
        <w:r w:rsidDel="00456976">
          <w:rPr>
            <w:i/>
            <w:color w:val="000000"/>
            <w:sz w:val="24"/>
            <w:szCs w:val="24"/>
          </w:rPr>
          <w:delText>15</w:delText>
        </w:r>
        <w:r w:rsidDel="00456976">
          <w:rPr>
            <w:color w:val="000000"/>
            <w:sz w:val="24"/>
            <w:szCs w:val="24"/>
          </w:rPr>
          <w:delText xml:space="preserve">), and </w:delText>
        </w:r>
      </w:del>
      <w:ins w:id="88" w:author="Colleen Cassady St. Clair" w:date="2025-08-28T10:30:00Z">
        <w:r w:rsidR="00456976">
          <w:rPr>
            <w:color w:val="000000"/>
            <w:sz w:val="24"/>
            <w:szCs w:val="24"/>
          </w:rPr>
          <w:t xml:space="preserve">Tests of </w:t>
        </w:r>
      </w:ins>
      <w:ins w:id="89" w:author="Colleen Cassady St. Clair" w:date="2025-08-28T10:31:00Z">
        <w:r w:rsidR="00456976">
          <w:rPr>
            <w:color w:val="000000"/>
            <w:sz w:val="24"/>
            <w:szCs w:val="24"/>
          </w:rPr>
          <w:t>a few</w:t>
        </w:r>
      </w:ins>
      <w:ins w:id="90" w:author="Colleen Cassady St. Clair" w:date="2025-08-28T10:30:00Z">
        <w:r w:rsidR="00456976">
          <w:rPr>
            <w:color w:val="000000"/>
            <w:sz w:val="24"/>
            <w:szCs w:val="24"/>
          </w:rPr>
          <w:t xml:space="preserve"> urban-adapted generalist carnivores have revealed that urban-living individuals display improved metrics of cognition and intelligence compared to conspecifics living outside of cities (</w:t>
        </w:r>
        <w:r w:rsidR="00456976">
          <w:rPr>
            <w:i/>
            <w:color w:val="000000"/>
            <w:sz w:val="24"/>
            <w:szCs w:val="24"/>
          </w:rPr>
          <w:t>2</w:t>
        </w:r>
        <w:r w:rsidR="00456976">
          <w:rPr>
            <w:color w:val="000000"/>
            <w:sz w:val="24"/>
            <w:szCs w:val="24"/>
          </w:rPr>
          <w:t>–</w:t>
        </w:r>
        <w:r w:rsidR="00456976">
          <w:rPr>
            <w:i/>
            <w:color w:val="000000"/>
            <w:sz w:val="24"/>
            <w:szCs w:val="24"/>
          </w:rPr>
          <w:t>6</w:t>
        </w:r>
        <w:r w:rsidR="00456976">
          <w:rPr>
            <w:color w:val="000000"/>
            <w:sz w:val="24"/>
            <w:szCs w:val="24"/>
          </w:rPr>
          <w:t>)</w:t>
        </w:r>
      </w:ins>
      <w:ins w:id="91" w:author="Colleen Cassady St. Clair" w:date="2025-08-28T10:31:00Z">
        <w:r w:rsidR="00456976">
          <w:rPr>
            <w:color w:val="000000"/>
            <w:sz w:val="24"/>
            <w:szCs w:val="24"/>
          </w:rPr>
          <w:t>,</w:t>
        </w:r>
      </w:ins>
      <w:ins w:id="92" w:author="Colleen Cassady St. Clair" w:date="2025-08-28T10:30:00Z">
        <w:r w:rsidR="00456976">
          <w:rPr>
            <w:color w:val="000000"/>
            <w:sz w:val="24"/>
            <w:szCs w:val="24"/>
          </w:rPr>
          <w:t xml:space="preserve"> but </w:t>
        </w:r>
      </w:ins>
      <w:ins w:id="93" w:author="Colleen Cassady St. Clair" w:date="2025-08-28T10:34:00Z">
        <w:r w:rsidR="00456976">
          <w:rPr>
            <w:color w:val="000000"/>
            <w:sz w:val="24"/>
            <w:szCs w:val="24"/>
          </w:rPr>
          <w:t>other species exhibit no such difference</w:t>
        </w:r>
      </w:ins>
      <w:ins w:id="94" w:author="Colleen Cassady St. Clair" w:date="2025-08-28T10:30:00Z">
        <w:r w:rsidR="00456976">
          <w:rPr>
            <w:color w:val="000000"/>
            <w:sz w:val="24"/>
            <w:szCs w:val="24"/>
          </w:rPr>
          <w:t xml:space="preserve"> (</w:t>
        </w:r>
        <w:r w:rsidR="00456976">
          <w:rPr>
            <w:i/>
            <w:color w:val="000000"/>
            <w:sz w:val="24"/>
            <w:szCs w:val="24"/>
          </w:rPr>
          <w:t>7</w:t>
        </w:r>
        <w:r w:rsidR="00456976">
          <w:rPr>
            <w:color w:val="000000"/>
            <w:sz w:val="24"/>
            <w:szCs w:val="24"/>
          </w:rPr>
          <w:t xml:space="preserve">). </w:t>
        </w:r>
      </w:ins>
      <w:del w:id="95" w:author="Colleen Cassady St. Clair" w:date="2025-08-28T10:23:00Z">
        <w:r w:rsidDel="00456976">
          <w:rPr>
            <w:color w:val="000000"/>
            <w:sz w:val="24"/>
            <w:szCs w:val="24"/>
          </w:rPr>
          <w:delText>generalist carnivores that forage for various foods typically exhibit greater behavioural flexibility</w:delText>
        </w:r>
        <w:r w:rsidDel="00456976">
          <w:rPr>
            <w:color w:val="000000"/>
            <w:sz w:val="24"/>
            <w:szCs w:val="24"/>
            <w:vertAlign w:val="superscript"/>
          </w:rPr>
          <w:delText xml:space="preserve"> </w:delText>
        </w:r>
        <w:r w:rsidDel="00456976">
          <w:rPr>
            <w:color w:val="000000"/>
            <w:sz w:val="24"/>
            <w:szCs w:val="24"/>
          </w:rPr>
          <w:delText>(</w:delText>
        </w:r>
        <w:r w:rsidDel="00456976">
          <w:rPr>
            <w:i/>
            <w:color w:val="000000"/>
            <w:sz w:val="24"/>
            <w:szCs w:val="24"/>
          </w:rPr>
          <w:delText>4</w:delText>
        </w:r>
        <w:r w:rsidDel="00456976">
          <w:rPr>
            <w:color w:val="000000"/>
            <w:sz w:val="24"/>
            <w:szCs w:val="24"/>
          </w:rPr>
          <w:delText xml:space="preserve">). </w:delText>
        </w:r>
      </w:del>
    </w:p>
    <w:p w14:paraId="0000000C" w14:textId="64D4F9D3" w:rsidR="00E70473" w:rsidRDefault="00000000">
      <w:pPr>
        <w:pBdr>
          <w:top w:val="nil"/>
          <w:left w:val="nil"/>
          <w:bottom w:val="nil"/>
          <w:right w:val="nil"/>
          <w:between w:val="nil"/>
        </w:pBdr>
        <w:spacing w:before="120"/>
        <w:rPr>
          <w:color w:val="000000"/>
          <w:sz w:val="24"/>
          <w:szCs w:val="24"/>
        </w:rPr>
      </w:pPr>
      <w:bookmarkStart w:id="96" w:name="_heading=h.8zxn006cdod" w:colFirst="0" w:colLast="0"/>
      <w:bookmarkEnd w:id="96"/>
      <w:commentRangeStart w:id="97"/>
      <w:del w:id="98" w:author="Colleen Cassady St. Clair" w:date="2025-08-28T10:35:00Z">
        <w:r w:rsidDel="00456976">
          <w:rPr>
            <w:color w:val="000000"/>
            <w:sz w:val="24"/>
            <w:szCs w:val="24"/>
          </w:rPr>
          <w:delText xml:space="preserve">One method of assessing </w:delText>
        </w:r>
      </w:del>
      <w:moveToRangeStart w:id="99" w:author="Colleen Cassady St. Clair" w:date="2025-08-28T10:30:00Z" w:name="move207269438"/>
      <w:moveTo w:id="100" w:author="Colleen Cassady St. Clair" w:date="2025-08-28T10:30:00Z">
        <w:del w:id="101" w:author="Colleen Cassady St. Clair" w:date="2025-08-28T10:30:00Z">
          <w:r w:rsidR="00456976" w:rsidDel="00456976">
            <w:rPr>
              <w:color w:val="000000"/>
              <w:sz w:val="24"/>
              <w:szCs w:val="24"/>
            </w:rPr>
            <w:delText>Tests of several urban-adapted generalist carnivores have revealed that urban-living individuals display improved metrics of cognition and intelligence compared to conspecifics living outside of cities (</w:delText>
          </w:r>
          <w:r w:rsidR="00456976" w:rsidDel="00456976">
            <w:rPr>
              <w:i/>
              <w:color w:val="000000"/>
              <w:sz w:val="24"/>
              <w:szCs w:val="24"/>
            </w:rPr>
            <w:delText>2</w:delText>
          </w:r>
          <w:r w:rsidR="00456976" w:rsidDel="00456976">
            <w:rPr>
              <w:color w:val="000000"/>
              <w:sz w:val="24"/>
              <w:szCs w:val="24"/>
            </w:rPr>
            <w:delText>–</w:delText>
          </w:r>
          <w:r w:rsidR="00456976" w:rsidDel="00456976">
            <w:rPr>
              <w:i/>
              <w:color w:val="000000"/>
              <w:sz w:val="24"/>
              <w:szCs w:val="24"/>
            </w:rPr>
            <w:delText>6</w:delText>
          </w:r>
          <w:r w:rsidR="00456976" w:rsidDel="00456976">
            <w:rPr>
              <w:color w:val="000000"/>
              <w:sz w:val="24"/>
              <w:szCs w:val="24"/>
            </w:rPr>
            <w:delText>); but see (</w:delText>
          </w:r>
          <w:r w:rsidR="00456976" w:rsidDel="00456976">
            <w:rPr>
              <w:i/>
              <w:color w:val="000000"/>
              <w:sz w:val="24"/>
              <w:szCs w:val="24"/>
            </w:rPr>
            <w:delText>7</w:delText>
          </w:r>
          <w:r w:rsidR="00456976" w:rsidDel="00456976">
            <w:rPr>
              <w:color w:val="000000"/>
              <w:sz w:val="24"/>
              <w:szCs w:val="24"/>
            </w:rPr>
            <w:delText xml:space="preserve">). </w:delText>
          </w:r>
        </w:del>
      </w:moveTo>
      <w:moveToRangeEnd w:id="99"/>
      <w:del w:id="102" w:author="Colleen Cassady St. Clair" w:date="2025-08-28T10:35:00Z">
        <w:r w:rsidDel="00456976">
          <w:rPr>
            <w:color w:val="000000"/>
            <w:sz w:val="24"/>
            <w:szCs w:val="24"/>
          </w:rPr>
          <w:delText>b</w:delText>
        </w:r>
      </w:del>
      <w:proofErr w:type="spellStart"/>
      <w:ins w:id="103" w:author="Colleen Cassady St. Clair" w:date="2025-08-28T10:35:00Z">
        <w:r w:rsidR="00456976">
          <w:rPr>
            <w:color w:val="000000"/>
            <w:sz w:val="24"/>
            <w:szCs w:val="24"/>
          </w:rPr>
          <w:t>B</w:t>
        </w:r>
      </w:ins>
      <w:r>
        <w:rPr>
          <w:color w:val="000000"/>
          <w:sz w:val="24"/>
          <w:szCs w:val="24"/>
        </w:rPr>
        <w:t>ehavioural</w:t>
      </w:r>
      <w:commentRangeEnd w:id="97"/>
      <w:proofErr w:type="spellEnd"/>
      <w:r w:rsidR="00456976">
        <w:rPr>
          <w:rStyle w:val="CommentReference"/>
        </w:rPr>
        <w:commentReference w:id="97"/>
      </w:r>
      <w:r>
        <w:rPr>
          <w:color w:val="000000"/>
          <w:sz w:val="24"/>
          <w:szCs w:val="24"/>
        </w:rPr>
        <w:t xml:space="preserve"> flexibility and cognition </w:t>
      </w:r>
      <w:ins w:id="104" w:author="Colleen Cassady St. Clair" w:date="2025-08-28T10:35:00Z">
        <w:r w:rsidR="00456976">
          <w:rPr>
            <w:color w:val="000000"/>
            <w:sz w:val="24"/>
            <w:szCs w:val="24"/>
          </w:rPr>
          <w:t xml:space="preserve">can be </w:t>
        </w:r>
      </w:ins>
      <w:ins w:id="105" w:author="Colleen Cassady St. Clair" w:date="2025-08-28T10:43:00Z">
        <w:r w:rsidR="00456976">
          <w:rPr>
            <w:color w:val="000000"/>
            <w:sz w:val="24"/>
            <w:szCs w:val="24"/>
          </w:rPr>
          <w:t>assessed</w:t>
        </w:r>
      </w:ins>
      <w:ins w:id="106" w:author="Colleen Cassady St. Clair" w:date="2025-08-28T10:35:00Z">
        <w:r w:rsidR="00456976">
          <w:rPr>
            <w:color w:val="000000"/>
            <w:sz w:val="24"/>
            <w:szCs w:val="24"/>
          </w:rPr>
          <w:t xml:space="preserve"> </w:t>
        </w:r>
      </w:ins>
      <w:r>
        <w:rPr>
          <w:color w:val="000000"/>
          <w:sz w:val="24"/>
          <w:szCs w:val="24"/>
        </w:rPr>
        <w:t xml:space="preserve">empirically </w:t>
      </w:r>
      <w:del w:id="107" w:author="Colleen Cassady St. Clair" w:date="2025-08-28T10:35:00Z">
        <w:r w:rsidDel="00456976">
          <w:rPr>
            <w:color w:val="000000"/>
            <w:sz w:val="24"/>
            <w:szCs w:val="24"/>
          </w:rPr>
          <w:delText>is to test the</w:delText>
        </w:r>
      </w:del>
      <w:ins w:id="108" w:author="Colleen Cassady St. Clair" w:date="2025-08-28T10:35:00Z">
        <w:r w:rsidR="00456976">
          <w:rPr>
            <w:color w:val="000000"/>
            <w:sz w:val="24"/>
            <w:szCs w:val="24"/>
          </w:rPr>
          <w:t>by testing the</w:t>
        </w:r>
      </w:ins>
      <w:r>
        <w:rPr>
          <w:color w:val="000000"/>
          <w:sz w:val="24"/>
          <w:szCs w:val="24"/>
        </w:rPr>
        <w:t xml:space="preserve"> problem-solving abilities of animals (</w:t>
      </w:r>
      <w:r>
        <w:rPr>
          <w:i/>
          <w:color w:val="000000"/>
          <w:sz w:val="24"/>
          <w:szCs w:val="24"/>
        </w:rPr>
        <w:t>10</w:t>
      </w:r>
      <w:r>
        <w:rPr>
          <w:color w:val="000000"/>
          <w:sz w:val="24"/>
          <w:szCs w:val="24"/>
        </w:rPr>
        <w:t xml:space="preserve">, </w:t>
      </w:r>
      <w:commentRangeStart w:id="109"/>
      <w:r>
        <w:rPr>
          <w:i/>
          <w:color w:val="000000"/>
          <w:sz w:val="24"/>
          <w:szCs w:val="24"/>
        </w:rPr>
        <w:t>16</w:t>
      </w:r>
      <w:commentRangeEnd w:id="109"/>
      <w:r w:rsidR="00456976">
        <w:rPr>
          <w:rStyle w:val="CommentReference"/>
        </w:rPr>
        <w:commentReference w:id="109"/>
      </w:r>
      <w:r>
        <w:rPr>
          <w:color w:val="000000"/>
          <w:sz w:val="24"/>
          <w:szCs w:val="24"/>
        </w:rPr>
        <w:t>)</w:t>
      </w:r>
      <w:del w:id="110" w:author="Colleen Cassady St. Clair" w:date="2025-08-28T10:36:00Z">
        <w:r w:rsidDel="00456976">
          <w:rPr>
            <w:color w:val="000000"/>
            <w:sz w:val="24"/>
            <w:szCs w:val="24"/>
          </w:rPr>
          <w:delText>, often through the use of puzzle boxes</w:delText>
        </w:r>
      </w:del>
      <w:r>
        <w:rPr>
          <w:color w:val="000000"/>
          <w:sz w:val="24"/>
          <w:szCs w:val="24"/>
        </w:rPr>
        <w:t xml:space="preserve">. Solving </w:t>
      </w:r>
      <w:del w:id="111" w:author="Colleen Cassady St. Clair" w:date="2025-08-28T10:36:00Z">
        <w:r w:rsidDel="00456976">
          <w:rPr>
            <w:color w:val="000000"/>
            <w:sz w:val="24"/>
            <w:szCs w:val="24"/>
          </w:rPr>
          <w:delText xml:space="preserve">such </w:delText>
        </w:r>
      </w:del>
      <w:r>
        <w:rPr>
          <w:color w:val="000000"/>
          <w:sz w:val="24"/>
          <w:szCs w:val="24"/>
        </w:rPr>
        <w:t xml:space="preserve">puzzles </w:t>
      </w:r>
      <w:ins w:id="112" w:author="Colleen Cassady St. Clair" w:date="2025-08-28T10:36:00Z">
        <w:r w:rsidR="00456976">
          <w:rPr>
            <w:color w:val="000000"/>
            <w:sz w:val="24"/>
            <w:szCs w:val="24"/>
          </w:rPr>
          <w:t xml:space="preserve">typically </w:t>
        </w:r>
      </w:ins>
      <w:r>
        <w:rPr>
          <w:color w:val="000000"/>
          <w:sz w:val="24"/>
          <w:szCs w:val="24"/>
        </w:rPr>
        <w:t xml:space="preserve">requires </w:t>
      </w:r>
      <w:del w:id="113" w:author="Colleen Cassady St. Clair" w:date="2025-08-28T10:37:00Z">
        <w:r w:rsidDel="00456976">
          <w:rPr>
            <w:color w:val="000000"/>
            <w:sz w:val="24"/>
            <w:szCs w:val="24"/>
          </w:rPr>
          <w:delText xml:space="preserve">various cognitive abilities; animals must demonstrate </w:delText>
        </w:r>
      </w:del>
      <w:r>
        <w:rPr>
          <w:color w:val="000000"/>
          <w:sz w:val="24"/>
          <w:szCs w:val="24"/>
        </w:rPr>
        <w:t>innovation to apply previous knowledge to solve a novel problem (</w:t>
      </w:r>
      <w:r>
        <w:rPr>
          <w:i/>
          <w:color w:val="000000"/>
          <w:sz w:val="24"/>
          <w:szCs w:val="24"/>
        </w:rPr>
        <w:t>17</w:t>
      </w:r>
      <w:r>
        <w:rPr>
          <w:color w:val="000000"/>
          <w:sz w:val="24"/>
          <w:szCs w:val="24"/>
        </w:rPr>
        <w:t>), and persistence, which is continued effort despite failure to complete a task (</w:t>
      </w:r>
      <w:r>
        <w:rPr>
          <w:i/>
          <w:color w:val="000000"/>
          <w:sz w:val="24"/>
          <w:szCs w:val="24"/>
        </w:rPr>
        <w:t>18</w:t>
      </w:r>
      <w:r>
        <w:rPr>
          <w:color w:val="000000"/>
          <w:sz w:val="24"/>
          <w:szCs w:val="24"/>
        </w:rPr>
        <w:t xml:space="preserve">). </w:t>
      </w:r>
      <w:ins w:id="114" w:author="Colleen Cassady St. Clair" w:date="2025-08-28T10:39:00Z">
        <w:r w:rsidR="00456976">
          <w:rPr>
            <w:color w:val="000000"/>
            <w:sz w:val="24"/>
            <w:szCs w:val="24"/>
          </w:rPr>
          <w:t xml:space="preserve">Both </w:t>
        </w:r>
      </w:ins>
      <w:proofErr w:type="spellStart"/>
      <w:ins w:id="115" w:author="Colleen Cassady St. Clair" w:date="2025-08-28T10:48:00Z">
        <w:r w:rsidR="00456976">
          <w:rPr>
            <w:color w:val="000000"/>
            <w:sz w:val="24"/>
            <w:szCs w:val="24"/>
          </w:rPr>
          <w:t>behaviour</w:t>
        </w:r>
      </w:ins>
      <w:ins w:id="116" w:author="Colleen Cassady St. Clair" w:date="2025-08-28T10:49:00Z">
        <w:r w:rsidR="00456976">
          <w:rPr>
            <w:color w:val="000000"/>
            <w:sz w:val="24"/>
            <w:szCs w:val="24"/>
          </w:rPr>
          <w:t>s</w:t>
        </w:r>
        <w:proofErr w:type="spellEnd"/>
        <w:r w:rsidR="00456976">
          <w:rPr>
            <w:color w:val="000000"/>
            <w:sz w:val="24"/>
            <w:szCs w:val="24"/>
          </w:rPr>
          <w:t xml:space="preserve"> exhibit</w:t>
        </w:r>
      </w:ins>
      <w:ins w:id="117" w:author="Colleen Cassady St. Clair" w:date="2025-08-28T10:39:00Z">
        <w:r w:rsidR="00456976">
          <w:rPr>
            <w:color w:val="000000"/>
            <w:sz w:val="24"/>
            <w:szCs w:val="24"/>
          </w:rPr>
          <w:t xml:space="preserve"> cognition, which refers to the ability of an </w:t>
        </w:r>
      </w:ins>
      <w:ins w:id="118" w:author="Colleen Cassady St. Clair" w:date="2025-08-28T10:40:00Z">
        <w:r w:rsidR="00456976">
          <w:rPr>
            <w:color w:val="000000"/>
            <w:sz w:val="24"/>
            <w:szCs w:val="24"/>
          </w:rPr>
          <w:t>animal to receive, integrate</w:t>
        </w:r>
      </w:ins>
      <w:ins w:id="119" w:author="Colleen Cassady St. Clair" w:date="2025-08-28T10:49:00Z">
        <w:r w:rsidR="00456976">
          <w:rPr>
            <w:color w:val="000000"/>
            <w:sz w:val="24"/>
            <w:szCs w:val="24"/>
          </w:rPr>
          <w:t>,</w:t>
        </w:r>
      </w:ins>
      <w:ins w:id="120" w:author="Colleen Cassady St. Clair" w:date="2025-08-28T10:40:00Z">
        <w:r w:rsidR="00456976">
          <w:rPr>
            <w:color w:val="000000"/>
            <w:sz w:val="24"/>
            <w:szCs w:val="24"/>
          </w:rPr>
          <w:t xml:space="preserve"> and act upon information from its environment (ref). </w:t>
        </w:r>
      </w:ins>
      <w:r>
        <w:rPr>
          <w:color w:val="000000"/>
          <w:sz w:val="24"/>
          <w:szCs w:val="24"/>
        </w:rPr>
        <w:t xml:space="preserve">Puzzles </w:t>
      </w:r>
      <w:ins w:id="121" w:author="Colleen Cassady St. Clair" w:date="2025-08-28T10:40:00Z">
        <w:r w:rsidR="00456976">
          <w:rPr>
            <w:color w:val="000000"/>
            <w:sz w:val="24"/>
            <w:szCs w:val="24"/>
          </w:rPr>
          <w:t xml:space="preserve">also </w:t>
        </w:r>
      </w:ins>
      <w:r>
        <w:rPr>
          <w:color w:val="000000"/>
          <w:sz w:val="24"/>
          <w:szCs w:val="24"/>
        </w:rPr>
        <w:t>require interaction with a</w:t>
      </w:r>
      <w:ins w:id="122" w:author="Colleen Cassady St. Clair" w:date="2025-08-28T10:50:00Z">
        <w:r w:rsidR="00456976">
          <w:rPr>
            <w:color w:val="000000"/>
            <w:sz w:val="24"/>
            <w:szCs w:val="24"/>
          </w:rPr>
          <w:t xml:space="preserve"> novel</w:t>
        </w:r>
      </w:ins>
      <w:r>
        <w:rPr>
          <w:color w:val="000000"/>
          <w:sz w:val="24"/>
          <w:szCs w:val="24"/>
        </w:rPr>
        <w:t xml:space="preserve"> human object, </w:t>
      </w:r>
      <w:del w:id="123" w:author="Colleen Cassady St. Clair" w:date="2025-08-28T10:49:00Z">
        <w:r w:rsidDel="00456976">
          <w:rPr>
            <w:color w:val="000000"/>
            <w:sz w:val="24"/>
            <w:szCs w:val="24"/>
          </w:rPr>
          <w:delText>so</w:delText>
        </w:r>
      </w:del>
      <w:ins w:id="124" w:author="Colleen Cassady St. Clair" w:date="2025-08-28T10:50:00Z">
        <w:r w:rsidR="00456976">
          <w:rPr>
            <w:color w:val="000000"/>
            <w:sz w:val="24"/>
            <w:szCs w:val="24"/>
          </w:rPr>
          <w:t>invoking</w:t>
        </w:r>
      </w:ins>
      <w:r>
        <w:rPr>
          <w:color w:val="000000"/>
          <w:sz w:val="24"/>
          <w:szCs w:val="24"/>
        </w:rPr>
        <w:t xml:space="preserve"> boldness, </w:t>
      </w:r>
      <w:ins w:id="125" w:author="Colleen Cassady St. Clair" w:date="2025-08-28T10:50:00Z">
        <w:r w:rsidR="00456976">
          <w:rPr>
            <w:color w:val="000000"/>
            <w:sz w:val="24"/>
            <w:szCs w:val="24"/>
          </w:rPr>
          <w:t xml:space="preserve">which is </w:t>
        </w:r>
      </w:ins>
      <w:r>
        <w:rPr>
          <w:color w:val="000000"/>
          <w:sz w:val="24"/>
          <w:szCs w:val="24"/>
        </w:rPr>
        <w:t xml:space="preserve">defined as </w:t>
      </w:r>
      <w:commentRangeStart w:id="126"/>
      <w:del w:id="127" w:author="Colleen Cassady St. Clair" w:date="2025-08-28T10:42:00Z">
        <w:r w:rsidDel="00456976">
          <w:rPr>
            <w:color w:val="000000"/>
            <w:sz w:val="24"/>
            <w:szCs w:val="24"/>
          </w:rPr>
          <w:delText>response to</w:delText>
        </w:r>
      </w:del>
      <w:ins w:id="128" w:author="Colleen Cassady St. Clair" w:date="2025-08-28T10:42:00Z">
        <w:r w:rsidR="00456976">
          <w:rPr>
            <w:color w:val="000000"/>
            <w:sz w:val="24"/>
            <w:szCs w:val="24"/>
          </w:rPr>
          <w:t>exploration of</w:t>
        </w:r>
      </w:ins>
      <w:r>
        <w:rPr>
          <w:color w:val="000000"/>
          <w:sz w:val="24"/>
          <w:szCs w:val="24"/>
        </w:rPr>
        <w:t xml:space="preserve"> unfamiliar situations</w:t>
      </w:r>
      <w:ins w:id="129" w:author="Colleen Cassady St. Clair" w:date="2025-08-28T10:42:00Z">
        <w:r w:rsidR="00456976">
          <w:rPr>
            <w:color w:val="000000"/>
            <w:sz w:val="24"/>
            <w:szCs w:val="24"/>
          </w:rPr>
          <w:t xml:space="preserve"> and objects</w:t>
        </w:r>
      </w:ins>
      <w:r>
        <w:rPr>
          <w:color w:val="000000"/>
          <w:sz w:val="24"/>
          <w:szCs w:val="24"/>
        </w:rPr>
        <w:t xml:space="preserve"> (</w:t>
      </w:r>
      <w:r>
        <w:rPr>
          <w:i/>
          <w:color w:val="000000"/>
          <w:sz w:val="24"/>
          <w:szCs w:val="24"/>
        </w:rPr>
        <w:t>19</w:t>
      </w:r>
      <w:r>
        <w:rPr>
          <w:color w:val="000000"/>
          <w:sz w:val="24"/>
          <w:szCs w:val="24"/>
        </w:rPr>
        <w:t xml:space="preserve">) </w:t>
      </w:r>
      <w:del w:id="130" w:author="Colleen Cassady St. Clair" w:date="2025-08-28T10:42:00Z">
        <w:r w:rsidDel="00456976">
          <w:rPr>
            <w:color w:val="000000"/>
            <w:sz w:val="24"/>
            <w:szCs w:val="24"/>
          </w:rPr>
          <w:delText xml:space="preserve">and exploratory tendencies </w:delText>
        </w:r>
      </w:del>
      <w:del w:id="131" w:author="Colleen Cassady St. Clair" w:date="2025-08-28T10:41:00Z">
        <w:r w:rsidDel="00456976">
          <w:rPr>
            <w:color w:val="000000"/>
            <w:sz w:val="24"/>
            <w:szCs w:val="24"/>
          </w:rPr>
          <w:delText>can impact problem solving success</w:delText>
        </w:r>
        <w:r w:rsidDel="00456976">
          <w:rPr>
            <w:color w:val="000000"/>
            <w:sz w:val="24"/>
            <w:szCs w:val="24"/>
            <w:vertAlign w:val="superscript"/>
          </w:rPr>
          <w:delText xml:space="preserve"> </w:delText>
        </w:r>
      </w:del>
      <w:r>
        <w:rPr>
          <w:color w:val="000000"/>
          <w:sz w:val="24"/>
          <w:szCs w:val="24"/>
        </w:rPr>
        <w:t>(</w:t>
      </w:r>
      <w:r>
        <w:rPr>
          <w:i/>
          <w:color w:val="000000"/>
          <w:sz w:val="24"/>
          <w:szCs w:val="24"/>
        </w:rPr>
        <w:t>20</w:t>
      </w:r>
      <w:r>
        <w:rPr>
          <w:color w:val="000000"/>
          <w:sz w:val="24"/>
          <w:szCs w:val="24"/>
        </w:rPr>
        <w:t xml:space="preserve">). </w:t>
      </w:r>
      <w:commentRangeEnd w:id="126"/>
      <w:r w:rsidR="00456976">
        <w:rPr>
          <w:rStyle w:val="CommentReference"/>
        </w:rPr>
        <w:commentReference w:id="126"/>
      </w:r>
      <w:r>
        <w:rPr>
          <w:color w:val="000000"/>
          <w:sz w:val="24"/>
          <w:szCs w:val="24"/>
        </w:rPr>
        <w:t>Greater boldness in urban animals relative to wild-dwelling conspecifics has been observed in canids (</w:t>
      </w:r>
      <w:r>
        <w:rPr>
          <w:i/>
          <w:color w:val="000000"/>
          <w:sz w:val="24"/>
          <w:szCs w:val="24"/>
        </w:rPr>
        <w:t>19</w:t>
      </w:r>
      <w:r>
        <w:rPr>
          <w:color w:val="000000"/>
          <w:sz w:val="24"/>
          <w:szCs w:val="24"/>
        </w:rPr>
        <w:t xml:space="preserve">, </w:t>
      </w:r>
      <w:r>
        <w:rPr>
          <w:i/>
          <w:color w:val="000000"/>
          <w:sz w:val="24"/>
          <w:szCs w:val="24"/>
        </w:rPr>
        <w:t>21</w:t>
      </w:r>
      <w:r>
        <w:rPr>
          <w:color w:val="000000"/>
          <w:sz w:val="24"/>
          <w:szCs w:val="24"/>
        </w:rPr>
        <w:t>), birds (</w:t>
      </w:r>
      <w:r>
        <w:rPr>
          <w:i/>
          <w:color w:val="000000"/>
          <w:sz w:val="24"/>
          <w:szCs w:val="24"/>
        </w:rPr>
        <w:t>22</w:t>
      </w:r>
      <w:r>
        <w:rPr>
          <w:color w:val="000000"/>
          <w:sz w:val="24"/>
          <w:szCs w:val="24"/>
        </w:rPr>
        <w:t xml:space="preserve">, </w:t>
      </w:r>
      <w:r>
        <w:rPr>
          <w:i/>
          <w:color w:val="000000"/>
          <w:sz w:val="24"/>
          <w:szCs w:val="24"/>
        </w:rPr>
        <w:t>23</w:t>
      </w:r>
      <w:r>
        <w:rPr>
          <w:color w:val="000000"/>
          <w:sz w:val="24"/>
          <w:szCs w:val="24"/>
        </w:rPr>
        <w:t>), small mammals (</w:t>
      </w:r>
      <w:r>
        <w:rPr>
          <w:i/>
          <w:color w:val="000000"/>
          <w:sz w:val="24"/>
          <w:szCs w:val="24"/>
        </w:rPr>
        <w:t>24</w:t>
      </w:r>
      <w:r>
        <w:rPr>
          <w:color w:val="000000"/>
          <w:sz w:val="24"/>
          <w:szCs w:val="24"/>
        </w:rPr>
        <w:t xml:space="preserve">, </w:t>
      </w:r>
      <w:r>
        <w:rPr>
          <w:i/>
          <w:color w:val="000000"/>
          <w:sz w:val="24"/>
          <w:szCs w:val="24"/>
        </w:rPr>
        <w:t>25</w:t>
      </w:r>
      <w:r>
        <w:rPr>
          <w:color w:val="000000"/>
          <w:sz w:val="24"/>
          <w:szCs w:val="24"/>
        </w:rPr>
        <w:t>), and reptiles (</w:t>
      </w:r>
      <w:r>
        <w:rPr>
          <w:i/>
          <w:color w:val="000000"/>
          <w:sz w:val="24"/>
          <w:szCs w:val="24"/>
        </w:rPr>
        <w:t>26</w:t>
      </w:r>
      <w:r>
        <w:rPr>
          <w:color w:val="000000"/>
          <w:sz w:val="24"/>
          <w:szCs w:val="24"/>
        </w:rPr>
        <w:t>–</w:t>
      </w:r>
      <w:r>
        <w:rPr>
          <w:i/>
          <w:color w:val="000000"/>
          <w:sz w:val="24"/>
          <w:szCs w:val="24"/>
        </w:rPr>
        <w:t>28</w:t>
      </w:r>
      <w:r>
        <w:rPr>
          <w:color w:val="000000"/>
          <w:sz w:val="24"/>
          <w:szCs w:val="24"/>
        </w:rPr>
        <w:t xml:space="preserve">). </w:t>
      </w:r>
      <w:del w:id="132" w:author="Colleen Cassady St. Clair" w:date="2025-08-28T10:44:00Z">
        <w:r w:rsidDel="00456976">
          <w:rPr>
            <w:color w:val="000000"/>
            <w:sz w:val="24"/>
            <w:szCs w:val="24"/>
          </w:rPr>
          <w:delText>Within the same environment, individual variation in personality (</w:delText>
        </w:r>
        <w:r w:rsidDel="00456976">
          <w:rPr>
            <w:i/>
            <w:color w:val="000000"/>
            <w:sz w:val="24"/>
            <w:szCs w:val="24"/>
          </w:rPr>
          <w:delText>29</w:delText>
        </w:r>
        <w:r w:rsidDel="00456976">
          <w:rPr>
            <w:color w:val="000000"/>
            <w:sz w:val="24"/>
            <w:szCs w:val="24"/>
          </w:rPr>
          <w:delText>) affects problem solving (</w:delText>
        </w:r>
        <w:r w:rsidDel="00456976">
          <w:rPr>
            <w:i/>
            <w:color w:val="000000"/>
            <w:sz w:val="24"/>
            <w:szCs w:val="24"/>
          </w:rPr>
          <w:delText>30</w:delText>
        </w:r>
        <w:r w:rsidDel="00456976">
          <w:rPr>
            <w:color w:val="000000"/>
            <w:sz w:val="24"/>
            <w:szCs w:val="24"/>
          </w:rPr>
          <w:delText>), and b</w:delText>
        </w:r>
      </w:del>
      <w:ins w:id="133" w:author="Colleen Cassady St. Clair" w:date="2025-08-28T10:44:00Z">
        <w:r w:rsidR="00456976">
          <w:rPr>
            <w:color w:val="000000"/>
            <w:sz w:val="24"/>
            <w:szCs w:val="24"/>
          </w:rPr>
          <w:t>B</w:t>
        </w:r>
      </w:ins>
      <w:r>
        <w:rPr>
          <w:color w:val="000000"/>
          <w:sz w:val="24"/>
          <w:szCs w:val="24"/>
        </w:rPr>
        <w:t xml:space="preserve">oth boldness and resulting habituation </w:t>
      </w:r>
      <w:ins w:id="134" w:author="Colleen Cassady St. Clair" w:date="2025-08-28T10:44:00Z">
        <w:r w:rsidR="00456976">
          <w:rPr>
            <w:color w:val="000000"/>
            <w:sz w:val="24"/>
            <w:szCs w:val="24"/>
          </w:rPr>
          <w:t xml:space="preserve">to novel circumstances </w:t>
        </w:r>
      </w:ins>
      <w:r>
        <w:rPr>
          <w:color w:val="000000"/>
          <w:sz w:val="24"/>
          <w:szCs w:val="24"/>
        </w:rPr>
        <w:t>can persist across animal lives (</w:t>
      </w:r>
      <w:r>
        <w:rPr>
          <w:i/>
          <w:color w:val="000000"/>
          <w:sz w:val="24"/>
          <w:szCs w:val="24"/>
        </w:rPr>
        <w:t>30</w:t>
      </w:r>
      <w:r>
        <w:rPr>
          <w:color w:val="000000"/>
          <w:sz w:val="24"/>
          <w:szCs w:val="24"/>
        </w:rPr>
        <w:t>) and generations (</w:t>
      </w:r>
      <w:r>
        <w:rPr>
          <w:i/>
          <w:color w:val="000000"/>
          <w:sz w:val="24"/>
          <w:szCs w:val="24"/>
        </w:rPr>
        <w:t>31</w:t>
      </w:r>
      <w:r>
        <w:rPr>
          <w:color w:val="000000"/>
          <w:sz w:val="24"/>
          <w:szCs w:val="24"/>
        </w:rPr>
        <w:t xml:space="preserve">, </w:t>
      </w:r>
      <w:r>
        <w:rPr>
          <w:i/>
          <w:color w:val="000000"/>
          <w:sz w:val="24"/>
          <w:szCs w:val="24"/>
        </w:rPr>
        <w:t>32</w:t>
      </w:r>
      <w:r>
        <w:rPr>
          <w:color w:val="000000"/>
          <w:sz w:val="24"/>
          <w:szCs w:val="24"/>
        </w:rPr>
        <w:t>)</w:t>
      </w:r>
      <w:ins w:id="135" w:author="Colleen Cassady St. Clair" w:date="2025-08-28T10:45:00Z">
        <w:r w:rsidR="00456976">
          <w:rPr>
            <w:color w:val="000000"/>
            <w:sz w:val="24"/>
            <w:szCs w:val="24"/>
          </w:rPr>
          <w:t xml:space="preserve"> </w:t>
        </w:r>
      </w:ins>
      <w:ins w:id="136" w:author="Colleen Cassady St. Clair" w:date="2025-08-28T10:51:00Z">
        <w:r w:rsidR="00456976">
          <w:rPr>
            <w:color w:val="000000"/>
            <w:sz w:val="24"/>
            <w:szCs w:val="24"/>
          </w:rPr>
          <w:t>suggesting that</w:t>
        </w:r>
      </w:ins>
      <w:ins w:id="137" w:author="Colleen Cassady St. Clair" w:date="2025-08-28T10:45:00Z">
        <w:r w:rsidR="00456976">
          <w:rPr>
            <w:color w:val="000000"/>
            <w:sz w:val="24"/>
            <w:szCs w:val="24"/>
          </w:rPr>
          <w:t xml:space="preserve"> </w:t>
        </w:r>
        <w:proofErr w:type="spellStart"/>
        <w:r w:rsidR="00456976">
          <w:rPr>
            <w:color w:val="000000"/>
            <w:sz w:val="24"/>
            <w:szCs w:val="24"/>
          </w:rPr>
          <w:t>behavioural</w:t>
        </w:r>
        <w:proofErr w:type="spellEnd"/>
        <w:r w:rsidR="00456976">
          <w:rPr>
            <w:color w:val="000000"/>
            <w:sz w:val="24"/>
            <w:szCs w:val="24"/>
          </w:rPr>
          <w:t xml:space="preserve"> flexi</w:t>
        </w:r>
      </w:ins>
      <w:ins w:id="138" w:author="Colleen Cassady St. Clair" w:date="2025-08-28T10:46:00Z">
        <w:r w:rsidR="00456976">
          <w:rPr>
            <w:color w:val="000000"/>
            <w:sz w:val="24"/>
            <w:szCs w:val="24"/>
          </w:rPr>
          <w:t xml:space="preserve">bility in urban animals may have </w:t>
        </w:r>
      </w:ins>
      <w:del w:id="139" w:author="Colleen Cassady St. Clair" w:date="2025-08-28T10:46:00Z">
        <w:r w:rsidDel="00456976">
          <w:rPr>
            <w:color w:val="000000"/>
            <w:sz w:val="24"/>
            <w:szCs w:val="24"/>
          </w:rPr>
          <w:delText xml:space="preserve">. While there is some evidence of </w:delText>
        </w:r>
      </w:del>
      <w:r>
        <w:rPr>
          <w:color w:val="000000"/>
          <w:sz w:val="24"/>
          <w:szCs w:val="24"/>
        </w:rPr>
        <w:t xml:space="preserve">genetic or epigenetic </w:t>
      </w:r>
      <w:del w:id="140" w:author="Colleen Cassady St. Clair" w:date="2025-08-28T10:46:00Z">
        <w:r w:rsidDel="00456976">
          <w:rPr>
            <w:color w:val="000000"/>
            <w:sz w:val="24"/>
            <w:szCs w:val="24"/>
          </w:rPr>
          <w:delText>changes in urban animals</w:delText>
        </w:r>
      </w:del>
      <w:ins w:id="141" w:author="Colleen Cassady St. Clair" w:date="2025-08-28T10:51:00Z">
        <w:r w:rsidR="00456976">
          <w:rPr>
            <w:color w:val="000000"/>
            <w:sz w:val="24"/>
            <w:szCs w:val="24"/>
          </w:rPr>
          <w:t>components</w:t>
        </w:r>
      </w:ins>
      <w:r>
        <w:rPr>
          <w:color w:val="000000"/>
          <w:sz w:val="24"/>
          <w:szCs w:val="24"/>
        </w:rPr>
        <w:t xml:space="preserve"> (</w:t>
      </w:r>
      <w:r>
        <w:rPr>
          <w:i/>
          <w:color w:val="000000"/>
          <w:sz w:val="24"/>
          <w:szCs w:val="24"/>
        </w:rPr>
        <w:t>27</w:t>
      </w:r>
      <w:r>
        <w:rPr>
          <w:color w:val="000000"/>
          <w:sz w:val="24"/>
          <w:szCs w:val="24"/>
        </w:rPr>
        <w:t xml:space="preserve">, </w:t>
      </w:r>
      <w:r>
        <w:rPr>
          <w:i/>
          <w:color w:val="000000"/>
          <w:sz w:val="24"/>
          <w:szCs w:val="24"/>
        </w:rPr>
        <w:t>33</w:t>
      </w:r>
      <w:r>
        <w:rPr>
          <w:color w:val="000000"/>
          <w:sz w:val="24"/>
          <w:szCs w:val="24"/>
        </w:rPr>
        <w:t xml:space="preserve">, </w:t>
      </w:r>
      <w:r>
        <w:rPr>
          <w:i/>
          <w:color w:val="000000"/>
          <w:sz w:val="24"/>
          <w:szCs w:val="24"/>
        </w:rPr>
        <w:t>34</w:t>
      </w:r>
      <w:r>
        <w:rPr>
          <w:color w:val="000000"/>
          <w:sz w:val="24"/>
          <w:szCs w:val="24"/>
        </w:rPr>
        <w:t>)</w:t>
      </w:r>
      <w:ins w:id="142" w:author="Colleen Cassady St. Clair" w:date="2025-08-28T10:46:00Z">
        <w:r w:rsidR="00456976">
          <w:rPr>
            <w:color w:val="000000"/>
            <w:sz w:val="24"/>
            <w:szCs w:val="24"/>
          </w:rPr>
          <w:t xml:space="preserve">. Studies </w:t>
        </w:r>
      </w:ins>
      <w:ins w:id="143" w:author="Colleen Cassady St. Clair" w:date="2025-08-28T10:47:00Z">
        <w:r w:rsidR="00456976">
          <w:rPr>
            <w:color w:val="000000"/>
            <w:sz w:val="24"/>
            <w:szCs w:val="24"/>
          </w:rPr>
          <w:t>are lacking for</w:t>
        </w:r>
      </w:ins>
      <w:ins w:id="144" w:author="Colleen Cassady St. Clair" w:date="2025-08-28T10:46:00Z">
        <w:r w:rsidR="00456976">
          <w:rPr>
            <w:color w:val="000000"/>
            <w:sz w:val="24"/>
            <w:szCs w:val="24"/>
          </w:rPr>
          <w:t xml:space="preserve"> </w:t>
        </w:r>
      </w:ins>
      <w:del w:id="145" w:author="Colleen Cassady St. Clair" w:date="2025-08-28T10:47:00Z">
        <w:r w:rsidDel="00456976">
          <w:rPr>
            <w:color w:val="000000"/>
            <w:sz w:val="24"/>
            <w:szCs w:val="24"/>
          </w:rPr>
          <w:delText>, many of the differences appear to be cognitive and behavioural adaptations that result from the ecological complexity, pressures, and opportunities imposed by the urban environment</w:delText>
        </w:r>
        <w:r w:rsidDel="00456976">
          <w:rPr>
            <w:b/>
            <w:color w:val="000000"/>
            <w:sz w:val="24"/>
            <w:szCs w:val="24"/>
          </w:rPr>
          <w:delText>.</w:delText>
        </w:r>
        <w:r w:rsidDel="00456976">
          <w:rPr>
            <w:color w:val="000000"/>
            <w:sz w:val="24"/>
            <w:szCs w:val="24"/>
          </w:rPr>
          <w:delText xml:space="preserve"> Studies exploring problem-solving are especially lacking in </w:delText>
        </w:r>
      </w:del>
      <w:r>
        <w:rPr>
          <w:color w:val="000000"/>
          <w:sz w:val="24"/>
          <w:szCs w:val="24"/>
        </w:rPr>
        <w:t xml:space="preserve">medium and large urban-adapted carnivores, for whom </w:t>
      </w:r>
      <w:proofErr w:type="spellStart"/>
      <w:r>
        <w:rPr>
          <w:color w:val="000000"/>
          <w:sz w:val="24"/>
          <w:szCs w:val="24"/>
        </w:rPr>
        <w:t>behavioural</w:t>
      </w:r>
      <w:proofErr w:type="spellEnd"/>
      <w:r>
        <w:rPr>
          <w:color w:val="000000"/>
          <w:sz w:val="24"/>
          <w:szCs w:val="24"/>
        </w:rPr>
        <w:t xml:space="preserve"> responses to novelty may play a critical role in shaping outcomes of human–wildlife coexistence (</w:t>
      </w:r>
      <w:r>
        <w:rPr>
          <w:i/>
          <w:color w:val="000000"/>
          <w:sz w:val="24"/>
          <w:szCs w:val="24"/>
        </w:rPr>
        <w:t>2</w:t>
      </w:r>
      <w:r>
        <w:rPr>
          <w:color w:val="000000"/>
          <w:sz w:val="24"/>
          <w:szCs w:val="24"/>
        </w:rPr>
        <w:t>).</w:t>
      </w:r>
    </w:p>
    <w:p w14:paraId="0000000D" w14:textId="47F99B00" w:rsidR="00E70473" w:rsidRDefault="00000000">
      <w:pPr>
        <w:pBdr>
          <w:top w:val="nil"/>
          <w:left w:val="nil"/>
          <w:bottom w:val="nil"/>
          <w:right w:val="nil"/>
          <w:between w:val="nil"/>
        </w:pBdr>
        <w:spacing w:before="120"/>
        <w:rPr>
          <w:color w:val="000000"/>
          <w:sz w:val="24"/>
          <w:szCs w:val="24"/>
        </w:rPr>
      </w:pPr>
      <w:r>
        <w:rPr>
          <w:color w:val="000000"/>
          <w:sz w:val="24"/>
          <w:szCs w:val="24"/>
        </w:rPr>
        <w:lastRenderedPageBreak/>
        <w:t xml:space="preserve">We aimed to compare the influence of urbanization on problem-solving abilities and related </w:t>
      </w:r>
      <w:proofErr w:type="spellStart"/>
      <w:r>
        <w:rPr>
          <w:color w:val="000000"/>
          <w:sz w:val="24"/>
          <w:szCs w:val="24"/>
        </w:rPr>
        <w:t>behaviours</w:t>
      </w:r>
      <w:proofErr w:type="spellEnd"/>
      <w:r>
        <w:rPr>
          <w:color w:val="000000"/>
          <w:sz w:val="24"/>
          <w:szCs w:val="24"/>
        </w:rPr>
        <w:t xml:space="preserve"> of wild-living coyotes (</w:t>
      </w:r>
      <w:r>
        <w:rPr>
          <w:i/>
          <w:color w:val="000000"/>
          <w:sz w:val="24"/>
          <w:szCs w:val="24"/>
        </w:rPr>
        <w:t>Canis latrans</w:t>
      </w:r>
      <w:r>
        <w:rPr>
          <w:color w:val="000000"/>
          <w:sz w:val="24"/>
          <w:szCs w:val="24"/>
        </w:rPr>
        <w:t xml:space="preserve">)—a ubiquitous and highly successful urban-adapted </w:t>
      </w:r>
      <w:proofErr w:type="spellStart"/>
      <w:r>
        <w:rPr>
          <w:color w:val="000000"/>
          <w:sz w:val="24"/>
          <w:szCs w:val="24"/>
        </w:rPr>
        <w:t>mesocarnivore</w:t>
      </w:r>
      <w:proofErr w:type="spellEnd"/>
      <w:r>
        <w:rPr>
          <w:color w:val="000000"/>
          <w:sz w:val="24"/>
          <w:szCs w:val="24"/>
        </w:rPr>
        <w:t xml:space="preserve"> </w:t>
      </w:r>
      <w:del w:id="146" w:author="Colleen Cassady St. Clair" w:date="2025-08-28T10:51:00Z">
        <w:r w:rsidDel="00456976">
          <w:rPr>
            <w:color w:val="000000"/>
            <w:sz w:val="24"/>
            <w:szCs w:val="24"/>
          </w:rPr>
          <w:delText xml:space="preserve">found </w:delText>
        </w:r>
      </w:del>
      <w:ins w:id="147" w:author="Colleen Cassady St. Clair" w:date="2025-08-28T10:51:00Z">
        <w:r w:rsidR="00456976">
          <w:rPr>
            <w:color w:val="000000"/>
            <w:sz w:val="24"/>
            <w:szCs w:val="24"/>
          </w:rPr>
          <w:t xml:space="preserve">that is </w:t>
        </w:r>
        <w:commentRangeStart w:id="148"/>
        <w:r w:rsidR="00456976">
          <w:rPr>
            <w:color w:val="000000"/>
            <w:sz w:val="24"/>
            <w:szCs w:val="24"/>
          </w:rPr>
          <w:t>increasingl</w:t>
        </w:r>
      </w:ins>
      <w:ins w:id="149" w:author="Colleen Cassady St. Clair" w:date="2025-08-28T10:52:00Z">
        <w:r w:rsidR="00456976">
          <w:rPr>
            <w:color w:val="000000"/>
            <w:sz w:val="24"/>
            <w:szCs w:val="24"/>
          </w:rPr>
          <w:t>y</w:t>
        </w:r>
      </w:ins>
      <w:commentRangeEnd w:id="148"/>
      <w:ins w:id="150" w:author="Colleen Cassady St. Clair" w:date="2025-08-28T11:00:00Z">
        <w:r w:rsidR="00456976">
          <w:rPr>
            <w:rStyle w:val="CommentReference"/>
          </w:rPr>
          <w:commentReference w:id="148"/>
        </w:r>
      </w:ins>
      <w:ins w:id="151" w:author="Colleen Cassady St. Clair" w:date="2025-08-28T10:52:00Z">
        <w:r w:rsidR="00456976">
          <w:rPr>
            <w:color w:val="000000"/>
            <w:sz w:val="24"/>
            <w:szCs w:val="24"/>
          </w:rPr>
          <w:t xml:space="preserve"> prevalent</w:t>
        </w:r>
      </w:ins>
      <w:ins w:id="152" w:author="Colleen Cassady St. Clair" w:date="2025-08-28T10:51:00Z">
        <w:r w:rsidR="00456976">
          <w:rPr>
            <w:color w:val="000000"/>
            <w:sz w:val="24"/>
            <w:szCs w:val="24"/>
          </w:rPr>
          <w:t xml:space="preserve"> </w:t>
        </w:r>
      </w:ins>
      <w:ins w:id="153" w:author="Colleen Cassady St. Clair" w:date="2025-08-28T11:01:00Z">
        <w:r w:rsidR="00456976">
          <w:rPr>
            <w:color w:val="000000"/>
            <w:sz w:val="24"/>
            <w:szCs w:val="24"/>
          </w:rPr>
          <w:t xml:space="preserve">and prone to conflict with people </w:t>
        </w:r>
      </w:ins>
      <w:r>
        <w:rPr>
          <w:color w:val="000000"/>
          <w:sz w:val="24"/>
          <w:szCs w:val="24"/>
        </w:rPr>
        <w:t>in cities across North America (</w:t>
      </w:r>
      <w:r>
        <w:rPr>
          <w:i/>
          <w:color w:val="000000"/>
          <w:sz w:val="24"/>
          <w:szCs w:val="24"/>
        </w:rPr>
        <w:t>35</w:t>
      </w:r>
      <w:r>
        <w:rPr>
          <w:color w:val="000000"/>
          <w:sz w:val="24"/>
          <w:szCs w:val="24"/>
        </w:rPr>
        <w:t>–</w:t>
      </w:r>
      <w:r>
        <w:rPr>
          <w:i/>
          <w:color w:val="000000"/>
          <w:sz w:val="24"/>
          <w:szCs w:val="24"/>
        </w:rPr>
        <w:t>37</w:t>
      </w:r>
      <w:r>
        <w:rPr>
          <w:color w:val="000000"/>
          <w:sz w:val="24"/>
          <w:szCs w:val="24"/>
        </w:rPr>
        <w:t xml:space="preserve">). We did so by deploying puzzles </w:t>
      </w:r>
      <w:commentRangeStart w:id="154"/>
      <w:ins w:id="155" w:author="Colleen Cassady St. Clair" w:date="2025-08-28T10:58:00Z">
        <w:r w:rsidR="00456976">
          <w:rPr>
            <w:color w:val="000000"/>
            <w:sz w:val="24"/>
            <w:szCs w:val="24"/>
          </w:rPr>
          <w:t>made</w:t>
        </w:r>
      </w:ins>
      <w:commentRangeEnd w:id="154"/>
      <w:ins w:id="156" w:author="Colleen Cassady St. Clair" w:date="2025-08-28T11:00:00Z">
        <w:r w:rsidR="00456976">
          <w:rPr>
            <w:rStyle w:val="CommentReference"/>
          </w:rPr>
          <w:commentReference w:id="154"/>
        </w:r>
      </w:ins>
      <w:ins w:id="157" w:author="Colleen Cassady St. Clair" w:date="2025-08-28T10:58:00Z">
        <w:r w:rsidR="00456976">
          <w:rPr>
            <w:color w:val="000000"/>
            <w:sz w:val="24"/>
            <w:szCs w:val="24"/>
          </w:rPr>
          <w:t xml:space="preserve"> of mostly </w:t>
        </w:r>
      </w:ins>
      <w:ins w:id="158" w:author="Colleen Cassady St. Clair" w:date="2025-08-28T11:07:00Z">
        <w:r w:rsidR="00456976">
          <w:rPr>
            <w:color w:val="000000"/>
            <w:sz w:val="24"/>
            <w:szCs w:val="24"/>
          </w:rPr>
          <w:t>of wood</w:t>
        </w:r>
      </w:ins>
      <w:ins w:id="159" w:author="Colleen Cassady St. Clair" w:date="2025-08-28T10:58:00Z">
        <w:r w:rsidR="00456976">
          <w:rPr>
            <w:color w:val="000000"/>
            <w:sz w:val="24"/>
            <w:szCs w:val="24"/>
          </w:rPr>
          <w:t xml:space="preserve"> vs. </w:t>
        </w:r>
      </w:ins>
      <w:ins w:id="160" w:author="Colleen Cassady St. Clair" w:date="2025-08-28T11:07:00Z">
        <w:r w:rsidR="00456976">
          <w:rPr>
            <w:color w:val="000000"/>
            <w:sz w:val="24"/>
            <w:szCs w:val="24"/>
          </w:rPr>
          <w:t>mostly of plastic</w:t>
        </w:r>
      </w:ins>
      <w:ins w:id="161" w:author="Colleen Cassady St. Clair" w:date="2025-08-28T10:58:00Z">
        <w:r w:rsidR="00456976">
          <w:rPr>
            <w:color w:val="000000"/>
            <w:sz w:val="24"/>
            <w:szCs w:val="24"/>
          </w:rPr>
          <w:t xml:space="preserve"> </w:t>
        </w:r>
      </w:ins>
      <w:r>
        <w:rPr>
          <w:color w:val="000000"/>
          <w:sz w:val="24"/>
          <w:szCs w:val="24"/>
        </w:rPr>
        <w:t xml:space="preserve">and extracting </w:t>
      </w:r>
      <w:proofErr w:type="spellStart"/>
      <w:ins w:id="162" w:author="Colleen Cassady St. Clair" w:date="2025-08-28T10:52:00Z">
        <w:r w:rsidR="00456976">
          <w:rPr>
            <w:color w:val="000000"/>
            <w:sz w:val="24"/>
            <w:szCs w:val="24"/>
          </w:rPr>
          <w:t>behavioural</w:t>
        </w:r>
        <w:proofErr w:type="spellEnd"/>
        <w:r w:rsidR="00456976">
          <w:rPr>
            <w:color w:val="000000"/>
            <w:sz w:val="24"/>
            <w:szCs w:val="24"/>
          </w:rPr>
          <w:t xml:space="preserve"> metrics for </w:t>
        </w:r>
      </w:ins>
      <w:r>
        <w:rPr>
          <w:color w:val="000000"/>
          <w:sz w:val="24"/>
          <w:szCs w:val="24"/>
        </w:rPr>
        <w:t xml:space="preserve">persistence, exploration, fearfulness, and </w:t>
      </w:r>
      <w:proofErr w:type="spellStart"/>
      <w:r>
        <w:rPr>
          <w:color w:val="000000"/>
          <w:sz w:val="24"/>
          <w:szCs w:val="24"/>
        </w:rPr>
        <w:t>behavioural</w:t>
      </w:r>
      <w:proofErr w:type="spellEnd"/>
      <w:r>
        <w:rPr>
          <w:color w:val="000000"/>
          <w:sz w:val="24"/>
          <w:szCs w:val="24"/>
        </w:rPr>
        <w:t xml:space="preserve"> complexity from resulting videos</w:t>
      </w:r>
      <w:ins w:id="163" w:author="Colleen Cassady St. Clair" w:date="2025-08-28T10:52:00Z">
        <w:r w:rsidR="00456976">
          <w:rPr>
            <w:color w:val="000000"/>
            <w:sz w:val="24"/>
            <w:szCs w:val="24"/>
          </w:rPr>
          <w:t>. We</w:t>
        </w:r>
      </w:ins>
      <w:r>
        <w:rPr>
          <w:color w:val="000000"/>
          <w:sz w:val="24"/>
          <w:szCs w:val="24"/>
        </w:rPr>
        <w:t xml:space="preserve"> </w:t>
      </w:r>
      <w:del w:id="164" w:author="Colleen Cassady St. Clair" w:date="2025-08-28T10:52:00Z">
        <w:r w:rsidDel="00456976">
          <w:rPr>
            <w:color w:val="000000"/>
            <w:sz w:val="24"/>
            <w:szCs w:val="24"/>
          </w:rPr>
          <w:delText>and relating</w:delText>
        </w:r>
      </w:del>
      <w:ins w:id="165" w:author="Colleen Cassady St. Clair" w:date="2025-08-28T10:52:00Z">
        <w:r w:rsidR="00456976">
          <w:rPr>
            <w:color w:val="000000"/>
            <w:sz w:val="24"/>
            <w:szCs w:val="24"/>
          </w:rPr>
          <w:t>related</w:t>
        </w:r>
      </w:ins>
      <w:r>
        <w:rPr>
          <w:color w:val="000000"/>
          <w:sz w:val="24"/>
          <w:szCs w:val="24"/>
        </w:rPr>
        <w:t xml:space="preserve"> these </w:t>
      </w:r>
      <w:proofErr w:type="spellStart"/>
      <w:r>
        <w:rPr>
          <w:color w:val="000000"/>
          <w:sz w:val="24"/>
          <w:szCs w:val="24"/>
        </w:rPr>
        <w:t>behaviours</w:t>
      </w:r>
      <w:proofErr w:type="spellEnd"/>
      <w:r>
        <w:rPr>
          <w:color w:val="000000"/>
          <w:sz w:val="24"/>
          <w:szCs w:val="24"/>
        </w:rPr>
        <w:t xml:space="preserve"> to urbanization and a suite of environmental and intrinsic </w:t>
      </w:r>
      <w:del w:id="166" w:author="Colleen Cassady St. Clair" w:date="2025-08-28T10:52:00Z">
        <w:r w:rsidDel="00456976">
          <w:rPr>
            <w:color w:val="000000"/>
            <w:sz w:val="24"/>
            <w:szCs w:val="24"/>
          </w:rPr>
          <w:delText xml:space="preserve">event </w:delText>
        </w:r>
      </w:del>
      <w:r>
        <w:rPr>
          <w:color w:val="000000"/>
          <w:sz w:val="24"/>
          <w:szCs w:val="24"/>
        </w:rPr>
        <w:t>characteristics</w:t>
      </w:r>
      <w:ins w:id="167" w:author="Colleen Cassady St. Clair" w:date="2025-08-28T10:52:00Z">
        <w:r w:rsidR="00456976">
          <w:rPr>
            <w:color w:val="000000"/>
            <w:sz w:val="24"/>
            <w:szCs w:val="24"/>
          </w:rPr>
          <w:t xml:space="preserve"> </w:t>
        </w:r>
      </w:ins>
      <w:ins w:id="168" w:author="Colleen Cassady St. Clair" w:date="2025-08-28T10:53:00Z">
        <w:r w:rsidR="00456976">
          <w:rPr>
            <w:color w:val="000000"/>
            <w:sz w:val="24"/>
            <w:szCs w:val="24"/>
          </w:rPr>
          <w:t>associated with</w:t>
        </w:r>
      </w:ins>
      <w:ins w:id="169" w:author="Colleen Cassady St. Clair" w:date="2025-08-28T10:52:00Z">
        <w:r w:rsidR="00456976">
          <w:rPr>
            <w:color w:val="000000"/>
            <w:sz w:val="24"/>
            <w:szCs w:val="24"/>
          </w:rPr>
          <w:t xml:space="preserve"> events</w:t>
        </w:r>
      </w:ins>
      <w:r>
        <w:rPr>
          <w:color w:val="000000"/>
          <w:sz w:val="24"/>
          <w:szCs w:val="24"/>
        </w:rPr>
        <w:t>. We completed these analyses at two scales</w:t>
      </w:r>
      <w:ins w:id="170" w:author="Colleen Cassady St. Clair" w:date="2025-08-28T10:55:00Z">
        <w:r w:rsidR="00456976">
          <w:rPr>
            <w:color w:val="000000"/>
            <w:sz w:val="24"/>
            <w:szCs w:val="24"/>
          </w:rPr>
          <w:t xml:space="preserve"> of urban development</w:t>
        </w:r>
      </w:ins>
      <w:ins w:id="171" w:author="Colleen Cassady St. Clair" w:date="2025-08-28T10:56:00Z">
        <w:r w:rsidR="00456976">
          <w:rPr>
            <w:color w:val="000000"/>
            <w:sz w:val="24"/>
            <w:szCs w:val="24"/>
          </w:rPr>
          <w:t xml:space="preserve"> by comparing </w:t>
        </w:r>
        <w:proofErr w:type="spellStart"/>
        <w:r w:rsidR="00456976">
          <w:rPr>
            <w:color w:val="000000"/>
            <w:sz w:val="24"/>
            <w:szCs w:val="24"/>
          </w:rPr>
          <w:t>behaviours</w:t>
        </w:r>
        <w:proofErr w:type="spellEnd"/>
        <w:r w:rsidR="00456976">
          <w:rPr>
            <w:color w:val="000000"/>
            <w:sz w:val="24"/>
            <w:szCs w:val="24"/>
          </w:rPr>
          <w:t xml:space="preserve"> (1)</w:t>
        </w:r>
      </w:ins>
      <w:r>
        <w:rPr>
          <w:b/>
          <w:color w:val="000000"/>
          <w:sz w:val="24"/>
          <w:szCs w:val="24"/>
        </w:rPr>
        <w:t xml:space="preserve">. </w:t>
      </w:r>
      <w:del w:id="172" w:author="Colleen Cassady St. Clair" w:date="2025-08-28T10:56:00Z">
        <w:r w:rsidDel="00456976">
          <w:rPr>
            <w:color w:val="000000"/>
            <w:sz w:val="24"/>
            <w:szCs w:val="24"/>
          </w:rPr>
          <w:delText>First, we compared behaviours</w:delText>
        </w:r>
      </w:del>
      <w:r>
        <w:rPr>
          <w:color w:val="000000"/>
          <w:sz w:val="24"/>
          <w:szCs w:val="24"/>
        </w:rPr>
        <w:t xml:space="preserve"> between an urban environment and a nearby protected, natural area</w:t>
      </w:r>
      <w:ins w:id="173" w:author="Colleen Cassady St. Clair" w:date="2025-08-28T10:56:00Z">
        <w:r w:rsidR="00456976">
          <w:rPr>
            <w:color w:val="000000"/>
            <w:sz w:val="24"/>
            <w:szCs w:val="24"/>
          </w:rPr>
          <w:t xml:space="preserve"> and (2) </w:t>
        </w:r>
      </w:ins>
      <w:del w:id="174" w:author="Colleen Cassady St. Clair" w:date="2025-08-28T10:56:00Z">
        <w:r w:rsidDel="00456976">
          <w:rPr>
            <w:color w:val="000000"/>
            <w:sz w:val="24"/>
            <w:szCs w:val="24"/>
          </w:rPr>
          <w:delText xml:space="preserve">. Second, we explored the influence of urban heterogeneity by examining behaviours </w:delText>
        </w:r>
      </w:del>
      <w:r>
        <w:rPr>
          <w:color w:val="000000"/>
          <w:sz w:val="24"/>
          <w:szCs w:val="24"/>
        </w:rPr>
        <w:t xml:space="preserve">along a continuous </w:t>
      </w:r>
      <w:ins w:id="175" w:author="Colleen Cassady St. Clair" w:date="2025-08-28T10:56:00Z">
        <w:r w:rsidR="00456976">
          <w:rPr>
            <w:color w:val="000000"/>
            <w:sz w:val="24"/>
            <w:szCs w:val="24"/>
          </w:rPr>
          <w:t xml:space="preserve">gradient or </w:t>
        </w:r>
      </w:ins>
      <w:r>
        <w:rPr>
          <w:color w:val="000000"/>
          <w:sz w:val="24"/>
          <w:szCs w:val="24"/>
        </w:rPr>
        <w:t xml:space="preserve">urbanization </w:t>
      </w:r>
      <w:del w:id="176" w:author="Colleen Cassady St. Clair" w:date="2025-08-28T10:56:00Z">
        <w:r w:rsidDel="00456976">
          <w:rPr>
            <w:color w:val="000000"/>
            <w:sz w:val="24"/>
            <w:szCs w:val="24"/>
          </w:rPr>
          <w:delText xml:space="preserve">gradient </w:delText>
        </w:r>
      </w:del>
      <w:r>
        <w:rPr>
          <w:color w:val="000000"/>
          <w:sz w:val="24"/>
          <w:szCs w:val="24"/>
        </w:rPr>
        <w:t xml:space="preserve">within the city. </w:t>
      </w:r>
      <w:commentRangeStart w:id="177"/>
      <w:del w:id="178" w:author="Colleen Cassady St. Clair" w:date="2025-08-28T10:57:00Z">
        <w:r w:rsidDel="00456976">
          <w:rPr>
            <w:color w:val="000000"/>
            <w:sz w:val="24"/>
            <w:szCs w:val="24"/>
          </w:rPr>
          <w:delText>We hypothesized that</w:delText>
        </w:r>
      </w:del>
      <w:ins w:id="179" w:author="Colleen Cassady St. Clair" w:date="2025-08-28T10:57:00Z">
        <w:r w:rsidR="00456976">
          <w:rPr>
            <w:color w:val="000000"/>
            <w:sz w:val="24"/>
            <w:szCs w:val="24"/>
          </w:rPr>
          <w:t>If</w:t>
        </w:r>
      </w:ins>
      <w:commentRangeEnd w:id="177"/>
      <w:ins w:id="180" w:author="Colleen Cassady St. Clair" w:date="2025-08-28T11:25:00Z">
        <w:r w:rsidR="00456976">
          <w:rPr>
            <w:rStyle w:val="CommentReference"/>
          </w:rPr>
          <w:commentReference w:id="177"/>
        </w:r>
      </w:ins>
      <w:r>
        <w:rPr>
          <w:color w:val="000000"/>
          <w:sz w:val="24"/>
          <w:szCs w:val="24"/>
        </w:rPr>
        <w:t xml:space="preserve"> urban coyotes encounter more anthropogenic </w:t>
      </w:r>
      <w:del w:id="181" w:author="Colleen Cassady St. Clair" w:date="2025-08-28T10:57:00Z">
        <w:r w:rsidDel="00456976">
          <w:rPr>
            <w:color w:val="000000"/>
            <w:sz w:val="24"/>
            <w:szCs w:val="24"/>
          </w:rPr>
          <w:delText xml:space="preserve">stimuli </w:delText>
        </w:r>
      </w:del>
      <w:ins w:id="182" w:author="Colleen Cassady St. Clair" w:date="2025-08-28T10:57:00Z">
        <w:r w:rsidR="00456976">
          <w:rPr>
            <w:color w:val="000000"/>
            <w:sz w:val="24"/>
            <w:szCs w:val="24"/>
          </w:rPr>
          <w:t xml:space="preserve">resources </w:t>
        </w:r>
      </w:ins>
      <w:del w:id="183" w:author="Colleen Cassady St. Clair" w:date="2025-08-28T10:57:00Z">
        <w:r w:rsidDel="00456976">
          <w:rPr>
            <w:color w:val="000000"/>
            <w:sz w:val="24"/>
            <w:szCs w:val="24"/>
          </w:rPr>
          <w:delText>and that</w:delText>
        </w:r>
      </w:del>
      <w:ins w:id="184" w:author="Colleen Cassady St. Clair" w:date="2025-08-28T10:57:00Z">
        <w:r w:rsidR="00456976">
          <w:rPr>
            <w:color w:val="000000"/>
            <w:sz w:val="24"/>
            <w:szCs w:val="24"/>
          </w:rPr>
          <w:t>that reward</w:t>
        </w:r>
      </w:ins>
      <w:r>
        <w:rPr>
          <w:color w:val="000000"/>
          <w:sz w:val="24"/>
          <w:szCs w:val="24"/>
        </w:rPr>
        <w:t xml:space="preserve"> boldness in urban areas</w:t>
      </w:r>
      <w:ins w:id="185" w:author="Colleen Cassady St. Clair" w:date="2025-08-28T10:57:00Z">
        <w:r w:rsidR="00456976">
          <w:rPr>
            <w:color w:val="000000"/>
            <w:sz w:val="24"/>
            <w:szCs w:val="24"/>
          </w:rPr>
          <w:t xml:space="preserve">, we predicted </w:t>
        </w:r>
      </w:ins>
      <w:del w:id="186" w:author="Colleen Cassady St. Clair" w:date="2025-08-28T10:57:00Z">
        <w:r w:rsidDel="00456976">
          <w:rPr>
            <w:color w:val="000000"/>
            <w:sz w:val="24"/>
            <w:szCs w:val="24"/>
          </w:rPr>
          <w:delText xml:space="preserve"> would be rewarded, predicting </w:delText>
        </w:r>
      </w:del>
      <w:r>
        <w:rPr>
          <w:color w:val="000000"/>
          <w:sz w:val="24"/>
          <w:szCs w:val="24"/>
        </w:rPr>
        <w:t xml:space="preserve">greater </w:t>
      </w:r>
      <w:commentRangeStart w:id="187"/>
      <w:commentRangeStart w:id="188"/>
      <w:del w:id="189" w:author="Colleen Cassady St. Clair" w:date="2025-08-28T11:15:00Z">
        <w:r w:rsidRPr="00456976" w:rsidDel="00456976">
          <w:rPr>
            <w:i/>
            <w:iCs/>
            <w:color w:val="000000"/>
            <w:sz w:val="24"/>
            <w:szCs w:val="24"/>
            <w:rPrChange w:id="190" w:author="Colleen Cassady St. Clair" w:date="2025-08-28T11:15:00Z">
              <w:rPr>
                <w:color w:val="000000"/>
                <w:sz w:val="24"/>
                <w:szCs w:val="24"/>
              </w:rPr>
            </w:rPrChange>
          </w:rPr>
          <w:delText xml:space="preserve">metrics of boldness towards puzzles (e.g., greater persistence and </w:delText>
        </w:r>
      </w:del>
      <w:r w:rsidRPr="00456976">
        <w:rPr>
          <w:i/>
          <w:iCs/>
          <w:color w:val="000000"/>
          <w:sz w:val="24"/>
          <w:szCs w:val="24"/>
          <w:rPrChange w:id="191" w:author="Colleen Cassady St. Clair" w:date="2025-08-28T11:15:00Z">
            <w:rPr>
              <w:color w:val="000000"/>
              <w:sz w:val="24"/>
              <w:szCs w:val="24"/>
            </w:rPr>
          </w:rPrChange>
        </w:rPr>
        <w:t>exploration</w:t>
      </w:r>
      <w:commentRangeEnd w:id="187"/>
      <w:r w:rsidR="00456976">
        <w:rPr>
          <w:rStyle w:val="CommentReference"/>
        </w:rPr>
        <w:commentReference w:id="187"/>
      </w:r>
      <w:ins w:id="192" w:author="Colleen Cassady St. Clair" w:date="2025-08-28T11:15:00Z">
        <w:r w:rsidR="00456976">
          <w:rPr>
            <w:color w:val="000000"/>
            <w:sz w:val="24"/>
            <w:szCs w:val="24"/>
          </w:rPr>
          <w:t xml:space="preserve"> </w:t>
        </w:r>
      </w:ins>
      <w:commentRangeEnd w:id="188"/>
      <w:ins w:id="193" w:author="Colleen Cassady St. Clair" w:date="2025-08-28T11:17:00Z">
        <w:r w:rsidR="00456976">
          <w:rPr>
            <w:rStyle w:val="CommentReference"/>
          </w:rPr>
          <w:commentReference w:id="188"/>
        </w:r>
      </w:ins>
      <w:ins w:id="194" w:author="Colleen Cassady St. Clair" w:date="2025-08-28T11:15:00Z">
        <w:r w:rsidR="00456976">
          <w:rPr>
            <w:color w:val="000000"/>
            <w:sz w:val="24"/>
            <w:szCs w:val="24"/>
          </w:rPr>
          <w:t xml:space="preserve">and </w:t>
        </w:r>
        <w:r w:rsidR="00456976" w:rsidRPr="00456976">
          <w:rPr>
            <w:i/>
            <w:iCs/>
            <w:color w:val="000000"/>
            <w:sz w:val="24"/>
            <w:szCs w:val="24"/>
            <w:rPrChange w:id="195" w:author="Colleen Cassady St. Clair" w:date="2025-08-28T11:15:00Z">
              <w:rPr>
                <w:color w:val="000000"/>
                <w:sz w:val="24"/>
                <w:szCs w:val="24"/>
              </w:rPr>
            </w:rPrChange>
          </w:rPr>
          <w:t>persistence</w:t>
        </w:r>
        <w:r w:rsidR="00456976">
          <w:rPr>
            <w:color w:val="000000"/>
            <w:sz w:val="24"/>
            <w:szCs w:val="24"/>
          </w:rPr>
          <w:t xml:space="preserve"> and</w:t>
        </w:r>
      </w:ins>
      <w:r>
        <w:rPr>
          <w:color w:val="000000"/>
          <w:sz w:val="24"/>
          <w:szCs w:val="24"/>
        </w:rPr>
        <w:t xml:space="preserve">, less </w:t>
      </w:r>
      <w:commentRangeStart w:id="196"/>
      <w:r w:rsidRPr="00456976">
        <w:rPr>
          <w:i/>
          <w:iCs/>
          <w:color w:val="000000"/>
          <w:sz w:val="24"/>
          <w:szCs w:val="24"/>
          <w:rPrChange w:id="197" w:author="Colleen Cassady St. Clair" w:date="2025-08-28T11:16:00Z">
            <w:rPr>
              <w:color w:val="000000"/>
              <w:sz w:val="24"/>
              <w:szCs w:val="24"/>
            </w:rPr>
          </w:rPrChange>
        </w:rPr>
        <w:t>fearfulness</w:t>
      </w:r>
      <w:commentRangeEnd w:id="196"/>
      <w:r w:rsidR="00456976">
        <w:rPr>
          <w:rStyle w:val="CommentReference"/>
        </w:rPr>
        <w:commentReference w:id="196"/>
      </w:r>
      <w:del w:id="198" w:author="Colleen Cassady St. Clair" w:date="2025-08-28T11:16:00Z">
        <w:r w:rsidDel="00456976">
          <w:rPr>
            <w:color w:val="000000"/>
            <w:sz w:val="24"/>
            <w:szCs w:val="24"/>
          </w:rPr>
          <w:delText>)</w:delText>
        </w:r>
      </w:del>
      <w:r>
        <w:rPr>
          <w:color w:val="000000"/>
          <w:sz w:val="24"/>
          <w:szCs w:val="24"/>
        </w:rPr>
        <w:t xml:space="preserve"> compared to wild conspecifics, especially </w:t>
      </w:r>
      <w:del w:id="199" w:author="Colleen Cassady St. Clair" w:date="2025-08-28T10:58:00Z">
        <w:r w:rsidDel="00456976">
          <w:rPr>
            <w:color w:val="000000"/>
            <w:sz w:val="24"/>
            <w:szCs w:val="24"/>
          </w:rPr>
          <w:delText>when puzzles had strong</w:delText>
        </w:r>
      </w:del>
      <w:ins w:id="200" w:author="Colleen Cassady St. Clair" w:date="2025-08-28T10:58:00Z">
        <w:r w:rsidR="00456976">
          <w:rPr>
            <w:color w:val="000000"/>
            <w:sz w:val="24"/>
            <w:szCs w:val="24"/>
          </w:rPr>
          <w:t>for the more</w:t>
        </w:r>
      </w:ins>
      <w:r>
        <w:rPr>
          <w:color w:val="000000"/>
          <w:sz w:val="24"/>
          <w:szCs w:val="24"/>
        </w:rPr>
        <w:t xml:space="preserve"> anthropogenic </w:t>
      </w:r>
      <w:del w:id="201" w:author="Colleen Cassady St. Clair" w:date="2025-08-28T10:58:00Z">
        <w:r w:rsidDel="00456976">
          <w:rPr>
            <w:color w:val="000000"/>
            <w:sz w:val="24"/>
            <w:szCs w:val="24"/>
          </w:rPr>
          <w:delText>cues</w:delText>
        </w:r>
      </w:del>
      <w:ins w:id="202" w:author="Colleen Cassady St. Clair" w:date="2025-08-28T10:58:00Z">
        <w:r w:rsidR="00456976">
          <w:rPr>
            <w:color w:val="000000"/>
            <w:sz w:val="24"/>
            <w:szCs w:val="24"/>
          </w:rPr>
          <w:t>puzzles</w:t>
        </w:r>
      </w:ins>
      <w:r>
        <w:rPr>
          <w:color w:val="000000"/>
          <w:sz w:val="24"/>
          <w:szCs w:val="24"/>
        </w:rPr>
        <w:t xml:space="preserve">. </w:t>
      </w:r>
      <w:del w:id="203" w:author="Colleen Cassady St. Clair" w:date="2025-08-28T10:59:00Z">
        <w:r w:rsidDel="00456976">
          <w:rPr>
            <w:color w:val="000000"/>
            <w:sz w:val="24"/>
            <w:szCs w:val="24"/>
          </w:rPr>
          <w:delText xml:space="preserve">We also hypothesized that </w:delText>
        </w:r>
      </w:del>
      <w:ins w:id="204" w:author="Colleen Cassady St. Clair" w:date="2025-08-28T10:59:00Z">
        <w:r w:rsidR="00456976">
          <w:rPr>
            <w:color w:val="000000"/>
            <w:sz w:val="24"/>
            <w:szCs w:val="24"/>
          </w:rPr>
          <w:t xml:space="preserve">If </w:t>
        </w:r>
      </w:ins>
      <w:r>
        <w:rPr>
          <w:color w:val="000000"/>
          <w:sz w:val="24"/>
          <w:szCs w:val="24"/>
        </w:rPr>
        <w:t xml:space="preserve">urban coyotes frequently access calorie-rich food rewards </w:t>
      </w:r>
      <w:del w:id="205" w:author="Colleen Cassady St. Clair" w:date="2025-08-28T10:59:00Z">
        <w:r w:rsidDel="00456976">
          <w:rPr>
            <w:color w:val="000000"/>
            <w:sz w:val="24"/>
            <w:szCs w:val="24"/>
          </w:rPr>
          <w:delText>from a complex environment, predicting</w:delText>
        </w:r>
      </w:del>
      <w:ins w:id="206" w:author="Colleen Cassady St. Clair" w:date="2025-08-28T10:59:00Z">
        <w:r w:rsidR="00456976">
          <w:rPr>
            <w:color w:val="000000"/>
            <w:sz w:val="24"/>
            <w:szCs w:val="24"/>
          </w:rPr>
          <w:t xml:space="preserve">that </w:t>
        </w:r>
        <w:proofErr w:type="spellStart"/>
        <w:r w:rsidR="00456976">
          <w:rPr>
            <w:color w:val="000000"/>
            <w:sz w:val="24"/>
            <w:szCs w:val="24"/>
          </w:rPr>
          <w:t>favour</w:t>
        </w:r>
        <w:proofErr w:type="spellEnd"/>
        <w:r w:rsidR="00456976">
          <w:rPr>
            <w:color w:val="000000"/>
            <w:sz w:val="24"/>
            <w:szCs w:val="24"/>
          </w:rPr>
          <w:t xml:space="preserve"> greater cognitive flexibility, </w:t>
        </w:r>
      </w:ins>
      <w:del w:id="207" w:author="Colleen Cassady St. Clair" w:date="2025-08-28T11:01:00Z">
        <w:r w:rsidDel="00456976">
          <w:rPr>
            <w:color w:val="000000"/>
            <w:sz w:val="24"/>
            <w:szCs w:val="24"/>
          </w:rPr>
          <w:delText xml:space="preserve"> </w:delText>
        </w:r>
      </w:del>
      <w:del w:id="208" w:author="Colleen Cassady St. Clair" w:date="2025-08-28T10:59:00Z">
        <w:r w:rsidDel="00456976">
          <w:rPr>
            <w:color w:val="000000"/>
            <w:sz w:val="24"/>
            <w:szCs w:val="24"/>
          </w:rPr>
          <w:delText xml:space="preserve">greater innovation (e.g., </w:delText>
        </w:r>
      </w:del>
      <w:ins w:id="209" w:author="Colleen Cassady St. Clair" w:date="2025-08-28T10:59:00Z">
        <w:r w:rsidR="00456976">
          <w:rPr>
            <w:color w:val="000000"/>
            <w:sz w:val="24"/>
            <w:szCs w:val="24"/>
          </w:rPr>
          <w:t xml:space="preserve">we predicted </w:t>
        </w:r>
      </w:ins>
      <w:del w:id="210" w:author="Colleen Cassady St. Clair" w:date="2025-08-28T10:59:00Z">
        <w:r w:rsidDel="00456976">
          <w:rPr>
            <w:color w:val="000000"/>
            <w:sz w:val="24"/>
            <w:szCs w:val="24"/>
          </w:rPr>
          <w:delText>greater behavioural complexity</w:delText>
        </w:r>
      </w:del>
      <w:ins w:id="211" w:author="Colleen Cassady St. Clair" w:date="2025-08-28T10:59:00Z">
        <w:r w:rsidR="00456976">
          <w:rPr>
            <w:color w:val="000000"/>
            <w:sz w:val="24"/>
            <w:szCs w:val="24"/>
          </w:rPr>
          <w:t xml:space="preserve">greater </w:t>
        </w:r>
      </w:ins>
      <w:proofErr w:type="spellStart"/>
      <w:ins w:id="212" w:author="Colleen Cassady St. Clair" w:date="2025-08-28T11:00:00Z">
        <w:r w:rsidR="00456976" w:rsidRPr="00456976">
          <w:rPr>
            <w:i/>
            <w:iCs/>
            <w:color w:val="000000"/>
            <w:sz w:val="24"/>
            <w:szCs w:val="24"/>
            <w:rPrChange w:id="213" w:author="Colleen Cassady St. Clair" w:date="2025-08-28T11:15:00Z">
              <w:rPr>
                <w:color w:val="000000"/>
                <w:sz w:val="24"/>
                <w:szCs w:val="24"/>
              </w:rPr>
            </w:rPrChange>
          </w:rPr>
          <w:t>behavioural</w:t>
        </w:r>
        <w:proofErr w:type="spellEnd"/>
        <w:r w:rsidR="00456976" w:rsidRPr="00456976">
          <w:rPr>
            <w:i/>
            <w:iCs/>
            <w:color w:val="000000"/>
            <w:sz w:val="24"/>
            <w:szCs w:val="24"/>
            <w:rPrChange w:id="214" w:author="Colleen Cassady St. Clair" w:date="2025-08-28T11:15:00Z">
              <w:rPr>
                <w:color w:val="000000"/>
                <w:sz w:val="24"/>
                <w:szCs w:val="24"/>
              </w:rPr>
            </w:rPrChange>
          </w:rPr>
          <w:t xml:space="preserve"> </w:t>
        </w:r>
      </w:ins>
      <w:commentRangeStart w:id="215"/>
      <w:ins w:id="216" w:author="Colleen Cassady St. Clair" w:date="2025-08-28T11:14:00Z">
        <w:r w:rsidR="00456976" w:rsidRPr="00456976">
          <w:rPr>
            <w:i/>
            <w:iCs/>
            <w:color w:val="000000"/>
            <w:sz w:val="24"/>
            <w:szCs w:val="24"/>
            <w:rPrChange w:id="217" w:author="Colleen Cassady St. Clair" w:date="2025-08-28T11:15:00Z">
              <w:rPr>
                <w:color w:val="000000"/>
                <w:sz w:val="24"/>
                <w:szCs w:val="24"/>
              </w:rPr>
            </w:rPrChange>
          </w:rPr>
          <w:t>diversity</w:t>
        </w:r>
      </w:ins>
      <w:commentRangeEnd w:id="215"/>
      <w:ins w:id="218" w:author="Colleen Cassady St. Clair" w:date="2025-08-28T11:22:00Z">
        <w:r w:rsidR="00456976">
          <w:rPr>
            <w:rStyle w:val="CommentReference"/>
          </w:rPr>
          <w:commentReference w:id="215"/>
        </w:r>
      </w:ins>
      <w:ins w:id="219" w:author="Colleen Cassady St. Clair" w:date="2025-08-28T11:14:00Z">
        <w:r w:rsidR="00456976">
          <w:rPr>
            <w:color w:val="000000"/>
            <w:sz w:val="24"/>
            <w:szCs w:val="24"/>
          </w:rPr>
          <w:t xml:space="preserve"> </w:t>
        </w:r>
      </w:ins>
      <w:ins w:id="220" w:author="Colleen Cassady St. Clair" w:date="2025-08-28T11:00:00Z">
        <w:r w:rsidR="00456976">
          <w:rPr>
            <w:color w:val="000000"/>
            <w:sz w:val="24"/>
            <w:szCs w:val="24"/>
          </w:rPr>
          <w:t xml:space="preserve">and more frequent </w:t>
        </w:r>
        <w:r w:rsidR="00456976" w:rsidRPr="00456976">
          <w:rPr>
            <w:i/>
            <w:iCs/>
            <w:color w:val="000000"/>
            <w:sz w:val="24"/>
            <w:szCs w:val="24"/>
            <w:rPrChange w:id="221" w:author="Colleen Cassady St. Clair" w:date="2025-08-28T11:15:00Z">
              <w:rPr>
                <w:color w:val="000000"/>
                <w:sz w:val="24"/>
                <w:szCs w:val="24"/>
              </w:rPr>
            </w:rPrChange>
          </w:rPr>
          <w:t>solutions</w:t>
        </w:r>
        <w:r w:rsidR="00456976">
          <w:rPr>
            <w:color w:val="000000"/>
            <w:sz w:val="24"/>
            <w:szCs w:val="24"/>
          </w:rPr>
          <w:t xml:space="preserve"> to the puzzles. </w:t>
        </w:r>
      </w:ins>
      <w:ins w:id="222" w:author="Colleen Cassady St. Clair" w:date="2025-08-28T10:59:00Z">
        <w:r w:rsidR="00456976">
          <w:rPr>
            <w:color w:val="000000"/>
            <w:sz w:val="24"/>
            <w:szCs w:val="24"/>
          </w:rPr>
          <w:t xml:space="preserve"> </w:t>
        </w:r>
      </w:ins>
      <w:del w:id="223" w:author="Colleen Cassady St. Clair" w:date="2025-08-28T10:59:00Z">
        <w:r w:rsidDel="00456976">
          <w:rPr>
            <w:color w:val="000000"/>
            <w:sz w:val="24"/>
            <w:szCs w:val="24"/>
          </w:rPr>
          <w:delText>)</w:delText>
        </w:r>
      </w:del>
      <w:del w:id="224" w:author="Colleen Cassady St. Clair" w:date="2025-08-28T11:00:00Z">
        <w:r w:rsidDel="00456976">
          <w:rPr>
            <w:color w:val="000000"/>
            <w:sz w:val="24"/>
            <w:szCs w:val="24"/>
          </w:rPr>
          <w:delText xml:space="preserve"> and problem solving (more frequent solves). </w:delText>
        </w:r>
      </w:del>
      <w:sdt>
        <w:sdtPr>
          <w:tag w:val="goog_rdk_2"/>
          <w:id w:val="-1203748149"/>
        </w:sdtPr>
        <w:sdtContent>
          <w:commentRangeStart w:id="225"/>
          <w:commentRangeStart w:id="226"/>
        </w:sdtContent>
      </w:sdt>
      <w:del w:id="227" w:author="Colleen Cassady St. Clair" w:date="2025-08-28T10:54:00Z">
        <w:r w:rsidDel="00456976">
          <w:rPr>
            <w:color w:val="000000"/>
            <w:sz w:val="24"/>
            <w:szCs w:val="24"/>
          </w:rPr>
          <w:delText>This study is the first published that tests problem solving with a puzzle in wild-living coyotes.</w:delText>
        </w:r>
        <w:commentRangeEnd w:id="226"/>
        <w:r w:rsidDel="00456976">
          <w:commentReference w:id="226"/>
        </w:r>
      </w:del>
      <w:commentRangeEnd w:id="225"/>
      <w:r w:rsidR="00456976">
        <w:rPr>
          <w:rStyle w:val="CommentReference"/>
        </w:rPr>
        <w:commentReference w:id="225"/>
      </w:r>
      <w:r>
        <w:rPr>
          <w:color w:val="000000"/>
          <w:sz w:val="24"/>
          <w:szCs w:val="24"/>
        </w:rPr>
        <w:t xml:space="preserve"> </w:t>
      </w:r>
    </w:p>
    <w:p w14:paraId="0000000E" w14:textId="77777777" w:rsidR="00E70473" w:rsidRDefault="00000000">
      <w:pPr>
        <w:pBdr>
          <w:top w:val="nil"/>
          <w:left w:val="nil"/>
          <w:bottom w:val="nil"/>
          <w:right w:val="nil"/>
          <w:between w:val="nil"/>
        </w:pBdr>
        <w:spacing w:before="120"/>
        <w:rPr>
          <w:i/>
          <w:color w:val="000000"/>
          <w:sz w:val="24"/>
          <w:szCs w:val="24"/>
        </w:rPr>
      </w:pPr>
      <w:r>
        <w:rPr>
          <w:i/>
          <w:color w:val="000000"/>
          <w:sz w:val="24"/>
          <w:szCs w:val="24"/>
        </w:rPr>
        <w:t xml:space="preserve">Results </w:t>
      </w:r>
    </w:p>
    <w:p w14:paraId="0000000F" w14:textId="39DF6741" w:rsidR="00E70473" w:rsidRDefault="00456976">
      <w:pPr>
        <w:pBdr>
          <w:top w:val="nil"/>
          <w:left w:val="nil"/>
          <w:bottom w:val="nil"/>
          <w:right w:val="nil"/>
          <w:between w:val="nil"/>
        </w:pBdr>
        <w:spacing w:before="120"/>
        <w:rPr>
          <w:color w:val="000000"/>
          <w:sz w:val="24"/>
          <w:szCs w:val="24"/>
        </w:rPr>
      </w:pPr>
      <w:bookmarkStart w:id="228" w:name="_Hlk209432570"/>
      <w:r>
        <w:rPr>
          <w:color w:val="000000"/>
          <w:sz w:val="24"/>
          <w:szCs w:val="24"/>
        </w:rPr>
        <w:t xml:space="preserve">Between January and April in 2024 and 2025, we </w:t>
      </w:r>
      <w:r w:rsidR="005E58E9">
        <w:rPr>
          <w:color w:val="000000"/>
          <w:sz w:val="24"/>
          <w:szCs w:val="24"/>
        </w:rPr>
        <w:t>recorded</w:t>
      </w:r>
      <w:r>
        <w:rPr>
          <w:color w:val="000000"/>
          <w:sz w:val="24"/>
          <w:szCs w:val="24"/>
        </w:rPr>
        <w:t xml:space="preserve"> a total of 1761 </w:t>
      </w:r>
      <w:r w:rsidR="005E58E9">
        <w:rPr>
          <w:color w:val="000000"/>
          <w:sz w:val="24"/>
          <w:szCs w:val="24"/>
        </w:rPr>
        <w:t xml:space="preserve">events </w:t>
      </w:r>
      <w:r>
        <w:rPr>
          <w:color w:val="000000"/>
          <w:sz w:val="24"/>
          <w:szCs w:val="24"/>
        </w:rPr>
        <w:t xml:space="preserve">of coyotes at puzzle assays, most of which occurred in the city (n = 1499, 85.1%; Movies 1-5). In 1156 events, the animal was oriented to the </w:t>
      </w:r>
      <w:proofErr w:type="gramStart"/>
      <w:r>
        <w:rPr>
          <w:color w:val="000000"/>
          <w:sz w:val="24"/>
          <w:szCs w:val="24"/>
        </w:rPr>
        <w:t>puzzle</w:t>
      </w:r>
      <w:proofErr w:type="gramEnd"/>
      <w:r>
        <w:rPr>
          <w:color w:val="000000"/>
          <w:sz w:val="24"/>
          <w:szCs w:val="24"/>
        </w:rPr>
        <w:t xml:space="preserve"> so the event</w:t>
      </w:r>
      <w:r w:rsidR="005E58E9">
        <w:rPr>
          <w:color w:val="000000"/>
          <w:sz w:val="24"/>
          <w:szCs w:val="24"/>
        </w:rPr>
        <w:t xml:space="preserve"> was</w:t>
      </w:r>
      <w:r>
        <w:rPr>
          <w:color w:val="000000"/>
          <w:sz w:val="24"/>
          <w:szCs w:val="24"/>
        </w:rPr>
        <w:t xml:space="preserve"> retained for subsequent </w:t>
      </w:r>
      <w:proofErr w:type="spellStart"/>
      <w:r>
        <w:rPr>
          <w:color w:val="000000"/>
          <w:sz w:val="24"/>
          <w:szCs w:val="24"/>
        </w:rPr>
        <w:t>behavioural</w:t>
      </w:r>
      <w:proofErr w:type="spellEnd"/>
      <w:r>
        <w:rPr>
          <w:color w:val="000000"/>
          <w:sz w:val="24"/>
          <w:szCs w:val="24"/>
        </w:rPr>
        <w:t xml:space="preserve"> analysis. Coyotes </w:t>
      </w:r>
      <w:commentRangeStart w:id="229"/>
      <w:r>
        <w:rPr>
          <w:color w:val="000000"/>
          <w:sz w:val="24"/>
          <w:szCs w:val="24"/>
        </w:rPr>
        <w:t>investigated</w:t>
      </w:r>
      <w:commentRangeEnd w:id="229"/>
      <w:r>
        <w:rPr>
          <w:rStyle w:val="CommentReference"/>
        </w:rPr>
        <w:commentReference w:id="229"/>
      </w:r>
      <w:r>
        <w:rPr>
          <w:color w:val="000000"/>
          <w:sz w:val="24"/>
          <w:szCs w:val="24"/>
        </w:rPr>
        <w:t xml:space="preserve"> puzzles in 486 events (42.0%), 458 of which occurred in the city (94.2%), and investigations lasted for 0.25 to 248.03 seconds. Coyotes contacted puzzles in 231 events (20.0%), 220 of which occurred in the city (95.2%) and contact occurred for 0.07 to 144.57 seconds. Among events in which contact occurred, the number of </w:t>
      </w:r>
      <w:proofErr w:type="spellStart"/>
      <w:r>
        <w:rPr>
          <w:color w:val="000000"/>
          <w:sz w:val="24"/>
          <w:szCs w:val="24"/>
        </w:rPr>
        <w:t>behaviours</w:t>
      </w:r>
      <w:proofErr w:type="spellEnd"/>
      <w:r>
        <w:rPr>
          <w:color w:val="000000"/>
          <w:sz w:val="24"/>
          <w:szCs w:val="24"/>
        </w:rPr>
        <w:t xml:space="preserve"> exhibited ranged from 1 to 5 (x = 2.06, SD = 1.19). Coyotes </w:t>
      </w:r>
      <w:r w:rsidR="005E58E9">
        <w:rPr>
          <w:color w:val="000000"/>
          <w:sz w:val="24"/>
          <w:szCs w:val="24"/>
        </w:rPr>
        <w:t>exhibited</w:t>
      </w:r>
      <w:r>
        <w:rPr>
          <w:color w:val="000000"/>
          <w:sz w:val="24"/>
          <w:szCs w:val="24"/>
        </w:rPr>
        <w:t xml:space="preserve"> </w:t>
      </w:r>
      <w:commentRangeStart w:id="230"/>
      <w:r>
        <w:rPr>
          <w:color w:val="000000"/>
          <w:sz w:val="24"/>
          <w:szCs w:val="24"/>
        </w:rPr>
        <w:t>fearfulness</w:t>
      </w:r>
      <w:commentRangeEnd w:id="230"/>
      <w:r>
        <w:rPr>
          <w:rStyle w:val="CommentReference"/>
        </w:rPr>
        <w:commentReference w:id="230"/>
      </w:r>
      <w:r>
        <w:rPr>
          <w:color w:val="000000"/>
          <w:sz w:val="24"/>
          <w:szCs w:val="24"/>
        </w:rPr>
        <w:t xml:space="preserve"> by fleeing with an escape gait 146 times (12.6% of events; 33.1% of events in wild). In total, coyotes solved puzzles in 48 events (4.2%), all of which occurred in the city. Sex was apparent in 1028 events (88.9%), and animals were visibly diseased in 376 events (32.5%). Most events occurred in darkness (n = 793, 68.6%). Events with a single focal animal were most common (n = 922, 79.8%), but group size ranged between 1 and 4. Mean daily temperature was -4.7°C (SD = 8.5) and ranged between -26.8°C and 9.9°C. Events involved wooden puzzles (n = 592; 51.2%) and plastic puzzles (n = 564; 48.8%) at similar </w:t>
      </w:r>
      <w:commentRangeStart w:id="231"/>
      <w:r>
        <w:rPr>
          <w:color w:val="000000"/>
          <w:sz w:val="24"/>
          <w:szCs w:val="24"/>
        </w:rPr>
        <w:t>rates</w:t>
      </w:r>
      <w:commentRangeEnd w:id="231"/>
      <w:r>
        <w:rPr>
          <w:rStyle w:val="CommentReference"/>
        </w:rPr>
        <w:commentReference w:id="231"/>
      </w:r>
      <w:r>
        <w:rPr>
          <w:color w:val="000000"/>
          <w:sz w:val="24"/>
          <w:szCs w:val="24"/>
        </w:rPr>
        <w:t xml:space="preserve">. </w:t>
      </w:r>
    </w:p>
    <w:p w14:paraId="31D9603C" w14:textId="0E45E7DB" w:rsidR="005E58E9" w:rsidRDefault="00000000">
      <w:pPr>
        <w:pBdr>
          <w:top w:val="nil"/>
          <w:left w:val="nil"/>
          <w:bottom w:val="nil"/>
          <w:right w:val="nil"/>
          <w:between w:val="nil"/>
        </w:pBdr>
        <w:spacing w:before="120"/>
        <w:rPr>
          <w:color w:val="000000"/>
          <w:sz w:val="24"/>
          <w:szCs w:val="24"/>
        </w:rPr>
      </w:pPr>
      <w:r>
        <w:rPr>
          <w:color w:val="000000"/>
          <w:sz w:val="24"/>
          <w:szCs w:val="24"/>
        </w:rPr>
        <w:t xml:space="preserve">Urbanization strongly influenced problem-solving and related </w:t>
      </w:r>
      <w:proofErr w:type="spellStart"/>
      <w:r>
        <w:rPr>
          <w:color w:val="000000"/>
          <w:sz w:val="24"/>
          <w:szCs w:val="24"/>
        </w:rPr>
        <w:t>behaviours</w:t>
      </w:r>
      <w:proofErr w:type="spellEnd"/>
      <w:r>
        <w:rPr>
          <w:color w:val="000000"/>
          <w:sz w:val="24"/>
          <w:szCs w:val="24"/>
        </w:rPr>
        <w:t xml:space="preserve"> (Fig. 2). Univariate models revealed that, relative to events occurring at wild sites, events in the city were </w:t>
      </w:r>
      <w:proofErr w:type="spellStart"/>
      <w:r>
        <w:rPr>
          <w:color w:val="000000"/>
          <w:sz w:val="24"/>
          <w:szCs w:val="24"/>
        </w:rPr>
        <w:t>characterised</w:t>
      </w:r>
      <w:proofErr w:type="spellEnd"/>
      <w:r>
        <w:rPr>
          <w:color w:val="000000"/>
          <w:sz w:val="24"/>
          <w:szCs w:val="24"/>
        </w:rPr>
        <w:t xml:space="preserve"> by four times greater odds of both investigation and contact, a 9.4% longer investigation duration, and a 25% longer contact duration (Table 1). City coyotes used 7.6% more </w:t>
      </w:r>
      <w:proofErr w:type="spellStart"/>
      <w:r>
        <w:rPr>
          <w:color w:val="000000"/>
          <w:sz w:val="24"/>
          <w:szCs w:val="24"/>
        </w:rPr>
        <w:t>behaviours</w:t>
      </w:r>
      <w:proofErr w:type="spellEnd"/>
      <w:r>
        <w:rPr>
          <w:color w:val="000000"/>
          <w:sz w:val="24"/>
          <w:szCs w:val="24"/>
        </w:rPr>
        <w:t xml:space="preserve"> and were 82% less likely to demonstrate an escape gait indicative of fear. </w:t>
      </w:r>
      <w:r w:rsidR="005E58E9">
        <w:rPr>
          <w:color w:val="000000"/>
          <w:sz w:val="24"/>
          <w:szCs w:val="24"/>
        </w:rPr>
        <w:t xml:space="preserve">Models containing the </w:t>
      </w:r>
      <w:proofErr w:type="spellStart"/>
      <w:r w:rsidR="00456976">
        <w:rPr>
          <w:color w:val="000000"/>
          <w:sz w:val="24"/>
          <w:szCs w:val="24"/>
        </w:rPr>
        <w:t>behavioural</w:t>
      </w:r>
      <w:proofErr w:type="spellEnd"/>
      <w:r w:rsidR="00456976">
        <w:rPr>
          <w:color w:val="000000"/>
          <w:sz w:val="24"/>
          <w:szCs w:val="24"/>
        </w:rPr>
        <w:t xml:space="preserve"> metrics of </w:t>
      </w:r>
      <w:r w:rsidR="005E58E9">
        <w:rPr>
          <w:color w:val="000000"/>
          <w:sz w:val="24"/>
          <w:szCs w:val="24"/>
        </w:rPr>
        <w:t>exploration</w:t>
      </w:r>
      <w:r w:rsidR="00456976">
        <w:rPr>
          <w:color w:val="000000"/>
          <w:sz w:val="24"/>
          <w:szCs w:val="24"/>
        </w:rPr>
        <w:t xml:space="preserve">, </w:t>
      </w:r>
      <w:r w:rsidR="005E58E9">
        <w:rPr>
          <w:color w:val="000000"/>
          <w:sz w:val="24"/>
          <w:szCs w:val="24"/>
        </w:rPr>
        <w:t>persistence</w:t>
      </w:r>
      <w:r w:rsidR="00456976">
        <w:rPr>
          <w:color w:val="000000"/>
          <w:sz w:val="24"/>
          <w:szCs w:val="24"/>
        </w:rPr>
        <w:t xml:space="preserve">, </w:t>
      </w:r>
      <w:r w:rsidR="005E58E9">
        <w:rPr>
          <w:color w:val="000000"/>
          <w:sz w:val="24"/>
          <w:szCs w:val="24"/>
        </w:rPr>
        <w:t>fearfulness</w:t>
      </w:r>
      <w:r w:rsidR="00456976">
        <w:rPr>
          <w:color w:val="000000"/>
          <w:sz w:val="24"/>
          <w:szCs w:val="24"/>
        </w:rPr>
        <w:t xml:space="preserve">, </w:t>
      </w:r>
      <w:r w:rsidR="005E58E9">
        <w:rPr>
          <w:color w:val="000000"/>
          <w:sz w:val="24"/>
          <w:szCs w:val="24"/>
        </w:rPr>
        <w:t>and problem solving</w:t>
      </w:r>
      <w:r w:rsidR="00456976">
        <w:rPr>
          <w:color w:val="000000"/>
          <w:sz w:val="24"/>
          <w:szCs w:val="24"/>
        </w:rPr>
        <w:t xml:space="preserve">, but not </w:t>
      </w:r>
      <w:proofErr w:type="spellStart"/>
      <w:r w:rsidR="005E58E9">
        <w:rPr>
          <w:color w:val="000000"/>
          <w:sz w:val="24"/>
          <w:szCs w:val="24"/>
        </w:rPr>
        <w:t>behavioural</w:t>
      </w:r>
      <w:proofErr w:type="spellEnd"/>
      <w:r w:rsidR="005E58E9">
        <w:rPr>
          <w:color w:val="000000"/>
          <w:sz w:val="24"/>
          <w:szCs w:val="24"/>
        </w:rPr>
        <w:t xml:space="preserve"> complexity </w:t>
      </w:r>
      <w:proofErr w:type="spellStart"/>
      <w:r w:rsidR="005E58E9">
        <w:rPr>
          <w:color w:val="000000"/>
          <w:sz w:val="24"/>
          <w:szCs w:val="24"/>
        </w:rPr>
        <w:t>imporoved</w:t>
      </w:r>
      <w:proofErr w:type="spellEnd"/>
      <w:r w:rsidR="005E58E9">
        <w:rPr>
          <w:color w:val="000000"/>
          <w:sz w:val="24"/>
          <w:szCs w:val="24"/>
        </w:rPr>
        <w:t xml:space="preserve"> model performance relative to a </w:t>
      </w:r>
      <w:r w:rsidR="00456976">
        <w:rPr>
          <w:color w:val="000000"/>
          <w:sz w:val="24"/>
          <w:szCs w:val="24"/>
        </w:rPr>
        <w:t xml:space="preserve">null model. </w:t>
      </w:r>
      <w:r>
        <w:rPr>
          <w:color w:val="000000"/>
          <w:sz w:val="24"/>
          <w:szCs w:val="24"/>
        </w:rPr>
        <w:t>R</w:t>
      </w:r>
      <w:r>
        <w:rPr>
          <w:color w:val="000000"/>
          <w:sz w:val="24"/>
          <w:szCs w:val="24"/>
          <w:vertAlign w:val="superscript"/>
        </w:rPr>
        <w:t>2</w:t>
      </w:r>
      <w:r>
        <w:rPr>
          <w:color w:val="000000"/>
          <w:sz w:val="24"/>
          <w:szCs w:val="24"/>
        </w:rPr>
        <w:t xml:space="preserve"> values revealed that, for all models, much of the explanatory power could be attributed to urbanization rather than site ID. </w:t>
      </w:r>
    </w:p>
    <w:p w14:paraId="00000010" w14:textId="506B17B6" w:rsidR="00E70473" w:rsidRDefault="00000000">
      <w:pPr>
        <w:pBdr>
          <w:top w:val="nil"/>
          <w:left w:val="nil"/>
          <w:bottom w:val="nil"/>
          <w:right w:val="nil"/>
          <w:between w:val="nil"/>
        </w:pBdr>
        <w:spacing w:before="120"/>
        <w:rPr>
          <w:color w:val="000000"/>
          <w:sz w:val="24"/>
          <w:szCs w:val="24"/>
        </w:rPr>
      </w:pPr>
      <w:r>
        <w:rPr>
          <w:color w:val="000000"/>
          <w:sz w:val="24"/>
          <w:szCs w:val="24"/>
        </w:rPr>
        <w:lastRenderedPageBreak/>
        <w:t xml:space="preserve">Similar patterns occurred within the city along a continuous urbanization gradient; for a 10% increase in urbanization, odds of investigation and contact increased by 11.7% and 3.1% respectively, and investigation and contact duration increased by 1% and 4% respectively. A 10% increase in urbanization increased the number of </w:t>
      </w:r>
      <w:proofErr w:type="spellStart"/>
      <w:r>
        <w:rPr>
          <w:color w:val="000000"/>
          <w:sz w:val="24"/>
          <w:szCs w:val="24"/>
        </w:rPr>
        <w:t>behaviours</w:t>
      </w:r>
      <w:proofErr w:type="spellEnd"/>
      <w:r>
        <w:rPr>
          <w:color w:val="000000"/>
          <w:sz w:val="24"/>
          <w:szCs w:val="24"/>
        </w:rPr>
        <w:t xml:space="preserve"> exhibited by 4%. Unlike the categorical comparison between city and wild sites, odds of an escape gait increased by 6% per 10% increase in urbanization. Finally, a 10% increase in urbanization was associated with 25% greater odds of a puzzle being solved. Among these, only models for </w:t>
      </w:r>
      <w:proofErr w:type="spellStart"/>
      <w:r>
        <w:rPr>
          <w:color w:val="000000"/>
          <w:sz w:val="24"/>
          <w:szCs w:val="24"/>
        </w:rPr>
        <w:t>behavioural</w:t>
      </w:r>
      <w:proofErr w:type="spellEnd"/>
      <w:r>
        <w:rPr>
          <w:color w:val="000000"/>
          <w:sz w:val="24"/>
          <w:szCs w:val="24"/>
        </w:rPr>
        <w:t xml:space="preserve"> complexity and solves improved model performance relative to a null model. Model explanatory power was low for investigation</w:t>
      </w:r>
      <w:r w:rsidR="005E58E9">
        <w:rPr>
          <w:color w:val="000000"/>
          <w:sz w:val="24"/>
          <w:szCs w:val="24"/>
        </w:rPr>
        <w:t>,</w:t>
      </w:r>
      <w:r>
        <w:rPr>
          <w:color w:val="000000"/>
          <w:sz w:val="24"/>
          <w:szCs w:val="24"/>
        </w:rPr>
        <w:t xml:space="preserve"> contact duration</w:t>
      </w:r>
      <w:r w:rsidR="005E58E9">
        <w:rPr>
          <w:color w:val="000000"/>
          <w:sz w:val="24"/>
          <w:szCs w:val="24"/>
        </w:rPr>
        <w:t>,</w:t>
      </w:r>
      <w:r>
        <w:rPr>
          <w:color w:val="000000"/>
          <w:sz w:val="24"/>
          <w:szCs w:val="24"/>
        </w:rPr>
        <w:t xml:space="preserve"> and </w:t>
      </w:r>
      <w:proofErr w:type="spellStart"/>
      <w:r>
        <w:rPr>
          <w:color w:val="000000"/>
          <w:sz w:val="24"/>
          <w:szCs w:val="24"/>
        </w:rPr>
        <w:t>behavioural</w:t>
      </w:r>
      <w:proofErr w:type="spellEnd"/>
      <w:r>
        <w:rPr>
          <w:color w:val="000000"/>
          <w:sz w:val="24"/>
          <w:szCs w:val="24"/>
        </w:rPr>
        <w:t xml:space="preserve"> complexity. For escape gait and solves, much of the explanatory power could be attributed to site ID (Table 1). We observed the same pattern at the site scale (table S1; figure S1).</w:t>
      </w:r>
    </w:p>
    <w:p w14:paraId="00000011" w14:textId="451A4570" w:rsidR="00E70473" w:rsidRDefault="00000000">
      <w:pPr>
        <w:pBdr>
          <w:top w:val="nil"/>
          <w:left w:val="nil"/>
          <w:bottom w:val="nil"/>
          <w:right w:val="nil"/>
          <w:between w:val="nil"/>
        </w:pBdr>
        <w:spacing w:before="120"/>
        <w:rPr>
          <w:color w:val="000000"/>
          <w:sz w:val="24"/>
          <w:szCs w:val="24"/>
        </w:rPr>
      </w:pPr>
      <w:r>
        <w:rPr>
          <w:color w:val="000000"/>
          <w:sz w:val="24"/>
          <w:szCs w:val="24"/>
        </w:rPr>
        <w:t xml:space="preserve">Intrinsic </w:t>
      </w:r>
      <w:r w:rsidR="00456976">
        <w:rPr>
          <w:color w:val="000000"/>
          <w:sz w:val="24"/>
          <w:szCs w:val="24"/>
        </w:rPr>
        <w:t xml:space="preserve">variables of </w:t>
      </w:r>
      <w:commentRangeStart w:id="232"/>
      <w:r w:rsidR="00456976">
        <w:rPr>
          <w:color w:val="000000"/>
          <w:sz w:val="24"/>
          <w:szCs w:val="24"/>
        </w:rPr>
        <w:t xml:space="preserve">sex and health </w:t>
      </w:r>
      <w:commentRangeEnd w:id="232"/>
      <w:r w:rsidR="00456976">
        <w:rPr>
          <w:rStyle w:val="CommentReference"/>
        </w:rPr>
        <w:commentReference w:id="232"/>
      </w:r>
      <w:r>
        <w:rPr>
          <w:color w:val="000000"/>
          <w:sz w:val="24"/>
          <w:szCs w:val="24"/>
        </w:rPr>
        <w:t>and environmental event attributes</w:t>
      </w:r>
      <w:r w:rsidR="00456976">
        <w:rPr>
          <w:color w:val="000000"/>
          <w:sz w:val="24"/>
          <w:szCs w:val="24"/>
        </w:rPr>
        <w:t xml:space="preserve"> of </w:t>
      </w:r>
      <w:r w:rsidR="00FC62FD">
        <w:rPr>
          <w:color w:val="000000"/>
          <w:sz w:val="24"/>
          <w:szCs w:val="24"/>
        </w:rPr>
        <w:t>temperature</w:t>
      </w:r>
      <w:r w:rsidR="00456976">
        <w:rPr>
          <w:color w:val="000000"/>
          <w:sz w:val="24"/>
          <w:szCs w:val="24"/>
        </w:rPr>
        <w:t xml:space="preserve">, puzzle type, </w:t>
      </w:r>
      <w:r w:rsidR="00FC62FD">
        <w:rPr>
          <w:color w:val="000000"/>
          <w:sz w:val="24"/>
          <w:szCs w:val="24"/>
        </w:rPr>
        <w:t xml:space="preserve">daylight, </w:t>
      </w:r>
      <w:r w:rsidR="00456976">
        <w:rPr>
          <w:color w:val="000000"/>
          <w:sz w:val="24"/>
          <w:szCs w:val="24"/>
        </w:rPr>
        <w:t>and date</w:t>
      </w:r>
      <w:r>
        <w:rPr>
          <w:color w:val="000000"/>
          <w:sz w:val="24"/>
          <w:szCs w:val="24"/>
        </w:rPr>
        <w:t xml:space="preserve"> frequently failed to explain variation in outcome variables related to problem solving, though some patterns emerged (Table 2; table S2; figure S2). Odds of investigation increased when the puzzle was wooden (51%) and when the focal animal was male (9.4%), but predictors of duration had confidence intervals that considerably overlapped 0. Contact occurred more frequently when animals were diseased (99%), during the second year of study (68%), at wood puzzles (95%), and during the day (32%); contact duration was also 25% longer during the day. For </w:t>
      </w:r>
      <w:proofErr w:type="spellStart"/>
      <w:r>
        <w:rPr>
          <w:color w:val="000000"/>
          <w:sz w:val="24"/>
          <w:szCs w:val="24"/>
        </w:rPr>
        <w:t>behavioural</w:t>
      </w:r>
      <w:proofErr w:type="spellEnd"/>
      <w:r>
        <w:rPr>
          <w:color w:val="000000"/>
          <w:sz w:val="24"/>
          <w:szCs w:val="24"/>
        </w:rPr>
        <w:t xml:space="preserve"> complexity, no predictors improved model performance sufficiently for retention. Odds of </w:t>
      </w:r>
      <w:commentRangeStart w:id="233"/>
      <w:r>
        <w:rPr>
          <w:color w:val="000000"/>
          <w:sz w:val="24"/>
          <w:szCs w:val="24"/>
        </w:rPr>
        <w:t xml:space="preserve">departure using an escape gait </w:t>
      </w:r>
      <w:commentRangeEnd w:id="233"/>
      <w:r w:rsidR="00456976">
        <w:rPr>
          <w:rStyle w:val="CommentReference"/>
        </w:rPr>
        <w:commentReference w:id="233"/>
      </w:r>
      <w:r>
        <w:rPr>
          <w:color w:val="000000"/>
          <w:sz w:val="24"/>
          <w:szCs w:val="24"/>
        </w:rPr>
        <w:t xml:space="preserve">decreased by 22% for each additional animal in the group. Odds of a </w:t>
      </w:r>
      <w:commentRangeStart w:id="234"/>
      <w:r>
        <w:rPr>
          <w:color w:val="000000"/>
          <w:sz w:val="24"/>
          <w:szCs w:val="24"/>
        </w:rPr>
        <w:t>solve</w:t>
      </w:r>
      <w:commentRangeEnd w:id="234"/>
      <w:r w:rsidR="00456976">
        <w:rPr>
          <w:rStyle w:val="CommentReference"/>
        </w:rPr>
        <w:commentReference w:id="234"/>
      </w:r>
      <w:r>
        <w:rPr>
          <w:color w:val="000000"/>
          <w:sz w:val="24"/>
          <w:szCs w:val="24"/>
        </w:rPr>
        <w:t xml:space="preserve"> increased by 12% when the focal coyote was female, though confidence intervals </w:t>
      </w:r>
      <w:commentRangeStart w:id="235"/>
      <w:r w:rsidR="00456976">
        <w:rPr>
          <w:color w:val="000000"/>
          <w:sz w:val="24"/>
          <w:szCs w:val="24"/>
        </w:rPr>
        <w:t>extensively</w:t>
      </w:r>
      <w:commentRangeEnd w:id="235"/>
      <w:r w:rsidR="00456976">
        <w:rPr>
          <w:rStyle w:val="CommentReference"/>
        </w:rPr>
        <w:commentReference w:id="235"/>
      </w:r>
      <w:r w:rsidR="00456976">
        <w:rPr>
          <w:color w:val="000000"/>
          <w:sz w:val="24"/>
          <w:szCs w:val="24"/>
        </w:rPr>
        <w:t xml:space="preserve"> </w:t>
      </w:r>
      <w:r>
        <w:rPr>
          <w:color w:val="000000"/>
          <w:sz w:val="24"/>
          <w:szCs w:val="24"/>
        </w:rPr>
        <w:t xml:space="preserve">overlapped zero. </w:t>
      </w:r>
      <w:r w:rsidR="00456976">
        <w:rPr>
          <w:color w:val="000000"/>
          <w:sz w:val="24"/>
          <w:szCs w:val="24"/>
        </w:rPr>
        <w:t xml:space="preserve">For </w:t>
      </w:r>
      <w:r>
        <w:rPr>
          <w:color w:val="000000"/>
          <w:sz w:val="24"/>
          <w:szCs w:val="24"/>
        </w:rPr>
        <w:t>these models</w:t>
      </w:r>
      <w:r w:rsidR="00456976">
        <w:rPr>
          <w:color w:val="000000"/>
          <w:sz w:val="24"/>
          <w:szCs w:val="24"/>
        </w:rPr>
        <w:t xml:space="preserve"> of intrinsic and environmental variables</w:t>
      </w:r>
      <w:r>
        <w:rPr>
          <w:color w:val="000000"/>
          <w:sz w:val="24"/>
          <w:szCs w:val="24"/>
        </w:rPr>
        <w:t xml:space="preserve">, only the contact duration model improved model performance relative to a null model. For escape gait and </w:t>
      </w:r>
      <w:commentRangeStart w:id="236"/>
      <w:r>
        <w:rPr>
          <w:color w:val="000000"/>
          <w:sz w:val="24"/>
          <w:szCs w:val="24"/>
        </w:rPr>
        <w:t>solve</w:t>
      </w:r>
      <w:commentRangeEnd w:id="236"/>
      <w:r w:rsidR="00456976">
        <w:rPr>
          <w:rStyle w:val="CommentReference"/>
        </w:rPr>
        <w:commentReference w:id="236"/>
      </w:r>
      <w:r>
        <w:rPr>
          <w:color w:val="000000"/>
          <w:sz w:val="24"/>
          <w:szCs w:val="24"/>
        </w:rPr>
        <w:t xml:space="preserve"> models, site ID </w:t>
      </w:r>
      <w:r w:rsidR="00456976">
        <w:rPr>
          <w:color w:val="000000"/>
          <w:sz w:val="24"/>
          <w:szCs w:val="24"/>
        </w:rPr>
        <w:t xml:space="preserve">explained </w:t>
      </w:r>
      <w:r w:rsidR="00FC62FD">
        <w:rPr>
          <w:color w:val="000000"/>
          <w:sz w:val="24"/>
          <w:szCs w:val="24"/>
        </w:rPr>
        <w:t xml:space="preserve">much of </w:t>
      </w:r>
      <w:r w:rsidR="00456976">
        <w:rPr>
          <w:color w:val="000000"/>
          <w:sz w:val="24"/>
          <w:szCs w:val="24"/>
        </w:rPr>
        <w:t>the variation</w:t>
      </w:r>
      <w:r>
        <w:rPr>
          <w:color w:val="000000"/>
          <w:sz w:val="24"/>
          <w:szCs w:val="24"/>
        </w:rPr>
        <w:t xml:space="preserve"> (Table 2). </w:t>
      </w:r>
    </w:p>
    <w:p w14:paraId="00000012" w14:textId="3D8E367F" w:rsidR="00E70473" w:rsidRDefault="00456976">
      <w:pPr>
        <w:pBdr>
          <w:top w:val="nil"/>
          <w:left w:val="nil"/>
          <w:bottom w:val="nil"/>
          <w:right w:val="nil"/>
          <w:between w:val="nil"/>
        </w:pBdr>
        <w:spacing w:before="120"/>
        <w:rPr>
          <w:color w:val="000000"/>
          <w:sz w:val="24"/>
          <w:szCs w:val="24"/>
        </w:rPr>
      </w:pPr>
      <w:r>
        <w:rPr>
          <w:color w:val="000000"/>
          <w:sz w:val="24"/>
          <w:szCs w:val="24"/>
        </w:rPr>
        <w:t>When we</w:t>
      </w:r>
      <w:r w:rsidR="00000000">
        <w:rPr>
          <w:color w:val="000000"/>
          <w:sz w:val="24"/>
          <w:szCs w:val="24"/>
        </w:rPr>
        <w:t xml:space="preserve"> included both urbanization metrics and </w:t>
      </w:r>
      <w:r w:rsidR="00597867">
        <w:rPr>
          <w:color w:val="000000"/>
          <w:sz w:val="24"/>
          <w:szCs w:val="24"/>
        </w:rPr>
        <w:t xml:space="preserve">the top </w:t>
      </w:r>
      <w:r w:rsidR="00000000">
        <w:rPr>
          <w:color w:val="000000"/>
          <w:sz w:val="24"/>
          <w:szCs w:val="24"/>
        </w:rPr>
        <w:t>predictors related to intrinsic and environmental event characteristics</w:t>
      </w:r>
      <w:r>
        <w:rPr>
          <w:color w:val="000000"/>
          <w:sz w:val="24"/>
          <w:szCs w:val="24"/>
        </w:rPr>
        <w:t xml:space="preserve"> in a set of candidate models, urbanization</w:t>
      </w:r>
      <w:r w:rsidR="00000000">
        <w:rPr>
          <w:color w:val="000000"/>
          <w:sz w:val="24"/>
          <w:szCs w:val="24"/>
        </w:rPr>
        <w:t xml:space="preserve"> </w:t>
      </w:r>
      <w:r>
        <w:rPr>
          <w:color w:val="000000"/>
          <w:sz w:val="24"/>
          <w:szCs w:val="24"/>
        </w:rPr>
        <w:t>occurred in the</w:t>
      </w:r>
      <w:r w:rsidR="00000000">
        <w:rPr>
          <w:color w:val="000000"/>
          <w:sz w:val="24"/>
          <w:szCs w:val="24"/>
        </w:rPr>
        <w:t xml:space="preserve"> top model for all outcome variables </w:t>
      </w:r>
      <w:r>
        <w:rPr>
          <w:color w:val="000000"/>
          <w:sz w:val="24"/>
          <w:szCs w:val="24"/>
        </w:rPr>
        <w:t>(Table 3; Fig. 3</w:t>
      </w:r>
      <w:r w:rsidR="00597867">
        <w:rPr>
          <w:color w:val="000000"/>
          <w:sz w:val="24"/>
          <w:szCs w:val="24"/>
        </w:rPr>
        <w:t>; T</w:t>
      </w:r>
      <w:r w:rsidR="00597867">
        <w:rPr>
          <w:color w:val="000000"/>
          <w:sz w:val="24"/>
          <w:szCs w:val="24"/>
        </w:rPr>
        <w:t xml:space="preserve">able </w:t>
      </w:r>
      <w:r w:rsidR="00000000">
        <w:rPr>
          <w:color w:val="000000"/>
          <w:sz w:val="24"/>
          <w:szCs w:val="24"/>
        </w:rPr>
        <w:t xml:space="preserve">S3). The inclusion of interaction terms and dispersion formulas failed to improve model performance </w:t>
      </w:r>
      <w:r>
        <w:rPr>
          <w:color w:val="000000"/>
          <w:sz w:val="24"/>
          <w:szCs w:val="24"/>
        </w:rPr>
        <w:t>for any variable</w:t>
      </w:r>
      <w:r w:rsidR="00000000">
        <w:rPr>
          <w:color w:val="000000"/>
          <w:sz w:val="24"/>
          <w:szCs w:val="24"/>
        </w:rPr>
        <w:t xml:space="preserve">. </w:t>
      </w:r>
      <w:commentRangeStart w:id="237"/>
      <w:commentRangeStart w:id="238"/>
      <w:r w:rsidR="00000000">
        <w:rPr>
          <w:color w:val="000000"/>
          <w:sz w:val="24"/>
          <w:szCs w:val="24"/>
        </w:rPr>
        <w:t>When we included individual ID as a second random effect in all models, we attained results that were categorically the same, but with weaker statistical power and some convergence problems given added model complexity (Tables S</w:t>
      </w:r>
      <w:r w:rsidR="00000000">
        <w:rPr>
          <w:sz w:val="24"/>
          <w:szCs w:val="24"/>
        </w:rPr>
        <w:t>4</w:t>
      </w:r>
      <w:r w:rsidR="00000000">
        <w:rPr>
          <w:color w:val="000000"/>
          <w:sz w:val="24"/>
          <w:szCs w:val="24"/>
        </w:rPr>
        <w:t xml:space="preserve"> – S</w:t>
      </w:r>
      <w:r w:rsidR="00000000">
        <w:rPr>
          <w:sz w:val="24"/>
          <w:szCs w:val="24"/>
        </w:rPr>
        <w:t>6</w:t>
      </w:r>
      <w:r w:rsidR="00000000">
        <w:rPr>
          <w:color w:val="000000"/>
          <w:sz w:val="24"/>
          <w:szCs w:val="24"/>
        </w:rPr>
        <w:t xml:space="preserve">). </w:t>
      </w:r>
      <w:commentRangeEnd w:id="237"/>
      <w:r>
        <w:rPr>
          <w:rStyle w:val="CommentReference"/>
        </w:rPr>
        <w:commentReference w:id="237"/>
      </w:r>
      <w:commentRangeEnd w:id="238"/>
      <w:r w:rsidR="00597867">
        <w:rPr>
          <w:rStyle w:val="CommentReference"/>
        </w:rPr>
        <w:commentReference w:id="238"/>
      </w:r>
    </w:p>
    <w:bookmarkEnd w:id="228"/>
    <w:p w14:paraId="00000013" w14:textId="77777777" w:rsidR="00E70473" w:rsidRDefault="00000000">
      <w:pPr>
        <w:pBdr>
          <w:top w:val="nil"/>
          <w:left w:val="nil"/>
          <w:bottom w:val="nil"/>
          <w:right w:val="nil"/>
          <w:between w:val="nil"/>
        </w:pBdr>
        <w:spacing w:before="120"/>
        <w:rPr>
          <w:i/>
          <w:color w:val="000000"/>
          <w:sz w:val="24"/>
          <w:szCs w:val="24"/>
        </w:rPr>
      </w:pPr>
      <w:commentRangeStart w:id="239"/>
      <w:r>
        <w:rPr>
          <w:i/>
          <w:color w:val="000000"/>
          <w:sz w:val="24"/>
          <w:szCs w:val="24"/>
        </w:rPr>
        <w:t>Discussion</w:t>
      </w:r>
      <w:commentRangeEnd w:id="239"/>
      <w:r w:rsidR="009868D3">
        <w:rPr>
          <w:rStyle w:val="CommentReference"/>
        </w:rPr>
        <w:commentReference w:id="239"/>
      </w:r>
      <w:r>
        <w:rPr>
          <w:i/>
          <w:color w:val="000000"/>
          <w:sz w:val="24"/>
          <w:szCs w:val="24"/>
        </w:rPr>
        <w:t xml:space="preserve"> </w:t>
      </w:r>
    </w:p>
    <w:p w14:paraId="00000014" w14:textId="44548796" w:rsidR="00E70473" w:rsidRDefault="00000000">
      <w:pPr>
        <w:pBdr>
          <w:top w:val="nil"/>
          <w:left w:val="nil"/>
          <w:bottom w:val="nil"/>
          <w:right w:val="nil"/>
          <w:between w:val="nil"/>
        </w:pBdr>
        <w:spacing w:before="120"/>
        <w:rPr>
          <w:color w:val="000000"/>
          <w:sz w:val="24"/>
          <w:szCs w:val="24"/>
        </w:rPr>
      </w:pPr>
      <w:bookmarkStart w:id="240" w:name="_Hlk209432800"/>
      <w:r>
        <w:rPr>
          <w:color w:val="000000"/>
          <w:sz w:val="24"/>
          <w:szCs w:val="24"/>
        </w:rPr>
        <w:t>Accelerating urbanization is rapidly transforming natural landscapes, creating novel and complex ecosystems (</w:t>
      </w:r>
      <w:r>
        <w:rPr>
          <w:i/>
          <w:color w:val="000000"/>
          <w:sz w:val="24"/>
          <w:szCs w:val="24"/>
        </w:rPr>
        <w:t>1</w:t>
      </w:r>
      <w:r>
        <w:rPr>
          <w:color w:val="000000"/>
          <w:sz w:val="24"/>
          <w:szCs w:val="24"/>
        </w:rPr>
        <w:t>) to which some species successfully adapt while others do not (</w:t>
      </w:r>
      <w:r>
        <w:rPr>
          <w:i/>
          <w:color w:val="000000"/>
          <w:sz w:val="24"/>
          <w:szCs w:val="24"/>
        </w:rPr>
        <w:t>38</w:t>
      </w:r>
      <w:r>
        <w:rPr>
          <w:color w:val="000000"/>
          <w:sz w:val="24"/>
          <w:szCs w:val="24"/>
        </w:rPr>
        <w:t xml:space="preserve">). </w:t>
      </w:r>
      <w:sdt>
        <w:sdtPr>
          <w:tag w:val="goog_rdk_3"/>
          <w:id w:val="-2140561634"/>
        </w:sdtPr>
        <w:sdtContent>
          <w:commentRangeStart w:id="241"/>
        </w:sdtContent>
      </w:sdt>
      <w:r>
        <w:rPr>
          <w:color w:val="000000"/>
          <w:sz w:val="24"/>
          <w:szCs w:val="24"/>
        </w:rPr>
        <w:t xml:space="preserve">Such adaptation often requires </w:t>
      </w:r>
      <w:proofErr w:type="spellStart"/>
      <w:r>
        <w:rPr>
          <w:color w:val="000000"/>
          <w:sz w:val="24"/>
          <w:szCs w:val="24"/>
        </w:rPr>
        <w:t>behavioural</w:t>
      </w:r>
      <w:proofErr w:type="spellEnd"/>
      <w:r>
        <w:rPr>
          <w:color w:val="000000"/>
          <w:sz w:val="24"/>
          <w:szCs w:val="24"/>
        </w:rPr>
        <w:t xml:space="preserve"> </w:t>
      </w:r>
      <w:r w:rsidR="009868D3">
        <w:rPr>
          <w:color w:val="000000"/>
          <w:sz w:val="24"/>
          <w:szCs w:val="24"/>
        </w:rPr>
        <w:t>flexibility supported by cognition</w:t>
      </w:r>
      <w:r>
        <w:rPr>
          <w:color w:val="000000"/>
          <w:sz w:val="24"/>
          <w:szCs w:val="24"/>
        </w:rPr>
        <w:t xml:space="preserve">, which enables organisms to navigate </w:t>
      </w:r>
      <w:r w:rsidR="009868D3">
        <w:rPr>
          <w:color w:val="000000"/>
          <w:sz w:val="24"/>
          <w:szCs w:val="24"/>
        </w:rPr>
        <w:t xml:space="preserve">novel </w:t>
      </w:r>
      <w:r>
        <w:rPr>
          <w:color w:val="000000"/>
          <w:sz w:val="24"/>
          <w:szCs w:val="24"/>
        </w:rPr>
        <w:t>challenges like human presence (</w:t>
      </w:r>
      <w:r>
        <w:rPr>
          <w:i/>
          <w:color w:val="000000"/>
          <w:sz w:val="24"/>
          <w:szCs w:val="24"/>
        </w:rPr>
        <w:t>39</w:t>
      </w:r>
      <w:r>
        <w:rPr>
          <w:color w:val="000000"/>
          <w:sz w:val="24"/>
          <w:szCs w:val="24"/>
        </w:rPr>
        <w:t>), vehicle traffic (</w:t>
      </w:r>
      <w:r>
        <w:rPr>
          <w:i/>
          <w:color w:val="000000"/>
          <w:sz w:val="24"/>
          <w:szCs w:val="24"/>
        </w:rPr>
        <w:t>40</w:t>
      </w:r>
      <w:r>
        <w:rPr>
          <w:color w:val="000000"/>
          <w:sz w:val="24"/>
          <w:szCs w:val="24"/>
        </w:rPr>
        <w:t>), and limited refugia (</w:t>
      </w:r>
      <w:r>
        <w:rPr>
          <w:i/>
          <w:color w:val="000000"/>
          <w:sz w:val="24"/>
          <w:szCs w:val="24"/>
        </w:rPr>
        <w:t>41</w:t>
      </w:r>
      <w:r>
        <w:rPr>
          <w:color w:val="000000"/>
          <w:sz w:val="24"/>
          <w:szCs w:val="24"/>
        </w:rPr>
        <w:t>), while taking advantage of opportunities like reduced predation pressure (</w:t>
      </w:r>
      <w:r>
        <w:rPr>
          <w:i/>
          <w:color w:val="000000"/>
          <w:sz w:val="24"/>
          <w:szCs w:val="24"/>
        </w:rPr>
        <w:t>37</w:t>
      </w:r>
      <w:r>
        <w:rPr>
          <w:color w:val="000000"/>
          <w:sz w:val="24"/>
          <w:szCs w:val="24"/>
        </w:rPr>
        <w:t>) and access to rich anthropogenic food sources (</w:t>
      </w:r>
      <w:r>
        <w:rPr>
          <w:i/>
          <w:color w:val="000000"/>
          <w:sz w:val="24"/>
          <w:szCs w:val="24"/>
        </w:rPr>
        <w:t>15</w:t>
      </w:r>
      <w:r>
        <w:rPr>
          <w:color w:val="000000"/>
          <w:sz w:val="24"/>
          <w:szCs w:val="24"/>
        </w:rPr>
        <w:t xml:space="preserve">, </w:t>
      </w:r>
      <w:r>
        <w:rPr>
          <w:i/>
          <w:color w:val="000000"/>
          <w:sz w:val="24"/>
          <w:szCs w:val="24"/>
        </w:rPr>
        <w:t>42</w:t>
      </w:r>
      <w:r>
        <w:rPr>
          <w:color w:val="000000"/>
          <w:sz w:val="24"/>
          <w:szCs w:val="24"/>
        </w:rPr>
        <w:t>)</w:t>
      </w:r>
      <w:commentRangeEnd w:id="241"/>
      <w:r>
        <w:commentReference w:id="241"/>
      </w:r>
      <w:r>
        <w:rPr>
          <w:color w:val="000000"/>
          <w:sz w:val="24"/>
          <w:szCs w:val="24"/>
        </w:rPr>
        <w:t xml:space="preserve">. </w:t>
      </w:r>
      <w:r w:rsidR="009868D3">
        <w:rPr>
          <w:color w:val="000000"/>
          <w:sz w:val="24"/>
          <w:szCs w:val="24"/>
        </w:rPr>
        <w:t xml:space="preserve">We showed that coyotes, </w:t>
      </w:r>
      <w:r>
        <w:rPr>
          <w:color w:val="000000"/>
          <w:sz w:val="24"/>
          <w:szCs w:val="24"/>
        </w:rPr>
        <w:t xml:space="preserve">a ubiquitous and successful north American </w:t>
      </w:r>
      <w:proofErr w:type="spellStart"/>
      <w:r>
        <w:rPr>
          <w:color w:val="000000"/>
          <w:sz w:val="24"/>
          <w:szCs w:val="24"/>
        </w:rPr>
        <w:t>mesocarnivore</w:t>
      </w:r>
      <w:proofErr w:type="spellEnd"/>
      <w:r>
        <w:rPr>
          <w:color w:val="000000"/>
          <w:sz w:val="24"/>
          <w:szCs w:val="24"/>
        </w:rPr>
        <w:t xml:space="preserve">, </w:t>
      </w:r>
      <w:r w:rsidR="009868D3">
        <w:rPr>
          <w:color w:val="000000"/>
          <w:sz w:val="24"/>
          <w:szCs w:val="24"/>
        </w:rPr>
        <w:t xml:space="preserve">exhibited greater </w:t>
      </w:r>
      <w:proofErr w:type="spellStart"/>
      <w:r w:rsidR="009868D3">
        <w:rPr>
          <w:color w:val="000000"/>
          <w:sz w:val="24"/>
          <w:szCs w:val="24"/>
        </w:rPr>
        <w:t>behavioural</w:t>
      </w:r>
      <w:proofErr w:type="spellEnd"/>
      <w:r w:rsidR="009868D3">
        <w:rPr>
          <w:color w:val="000000"/>
          <w:sz w:val="24"/>
          <w:szCs w:val="24"/>
        </w:rPr>
        <w:t xml:space="preserve"> flexibility with increasing urbanization and that urban animals more often solved</w:t>
      </w:r>
      <w:r>
        <w:rPr>
          <w:color w:val="000000"/>
          <w:sz w:val="24"/>
          <w:szCs w:val="24"/>
        </w:rPr>
        <w:t xml:space="preserve"> </w:t>
      </w:r>
      <w:r w:rsidR="009868D3">
        <w:rPr>
          <w:color w:val="000000"/>
          <w:sz w:val="24"/>
          <w:szCs w:val="24"/>
        </w:rPr>
        <w:t xml:space="preserve">a </w:t>
      </w:r>
      <w:r>
        <w:rPr>
          <w:color w:val="000000"/>
          <w:sz w:val="24"/>
          <w:szCs w:val="24"/>
        </w:rPr>
        <w:t>novel problem</w:t>
      </w:r>
      <w:r w:rsidR="009868D3">
        <w:rPr>
          <w:color w:val="000000"/>
          <w:sz w:val="24"/>
          <w:szCs w:val="24"/>
        </w:rPr>
        <w:t xml:space="preserve"> to gain food resources. Our results </w:t>
      </w:r>
      <w:r>
        <w:rPr>
          <w:color w:val="000000"/>
          <w:sz w:val="24"/>
          <w:szCs w:val="24"/>
        </w:rPr>
        <w:t xml:space="preserve">support the idea that </w:t>
      </w:r>
      <w:proofErr w:type="spellStart"/>
      <w:r>
        <w:rPr>
          <w:color w:val="000000"/>
          <w:sz w:val="24"/>
          <w:szCs w:val="24"/>
        </w:rPr>
        <w:t>behavioural</w:t>
      </w:r>
      <w:proofErr w:type="spellEnd"/>
      <w:r>
        <w:rPr>
          <w:color w:val="000000"/>
          <w:sz w:val="24"/>
          <w:szCs w:val="24"/>
        </w:rPr>
        <w:t xml:space="preserve"> and cognitive adjustments are central to </w:t>
      </w:r>
      <w:r w:rsidR="009868D3">
        <w:rPr>
          <w:color w:val="000000"/>
          <w:sz w:val="24"/>
          <w:szCs w:val="24"/>
        </w:rPr>
        <w:t xml:space="preserve">the success of </w:t>
      </w:r>
      <w:r>
        <w:rPr>
          <w:color w:val="000000"/>
          <w:sz w:val="24"/>
          <w:szCs w:val="24"/>
        </w:rPr>
        <w:t>urban</w:t>
      </w:r>
      <w:r w:rsidR="009868D3">
        <w:rPr>
          <w:color w:val="000000"/>
          <w:sz w:val="24"/>
          <w:szCs w:val="24"/>
        </w:rPr>
        <w:t>-adapting</w:t>
      </w:r>
      <w:r>
        <w:rPr>
          <w:color w:val="000000"/>
          <w:sz w:val="24"/>
          <w:szCs w:val="24"/>
        </w:rPr>
        <w:t xml:space="preserve"> wildlife.</w:t>
      </w:r>
    </w:p>
    <w:p w14:paraId="00000015" w14:textId="0A960867" w:rsidR="00E70473" w:rsidRDefault="00000000">
      <w:pPr>
        <w:pBdr>
          <w:top w:val="nil"/>
          <w:left w:val="nil"/>
          <w:bottom w:val="nil"/>
          <w:right w:val="nil"/>
          <w:between w:val="nil"/>
        </w:pBdr>
        <w:spacing w:before="120"/>
        <w:rPr>
          <w:color w:val="000000"/>
          <w:sz w:val="24"/>
          <w:szCs w:val="24"/>
        </w:rPr>
      </w:pPr>
      <w:r>
        <w:rPr>
          <w:color w:val="000000"/>
          <w:sz w:val="24"/>
          <w:szCs w:val="24"/>
        </w:rPr>
        <w:t xml:space="preserve">Urbanization was the strongest predictor of all </w:t>
      </w:r>
      <w:proofErr w:type="spellStart"/>
      <w:r>
        <w:rPr>
          <w:color w:val="000000"/>
          <w:sz w:val="24"/>
          <w:szCs w:val="24"/>
        </w:rPr>
        <w:t>behavioural</w:t>
      </w:r>
      <w:proofErr w:type="spellEnd"/>
      <w:r>
        <w:rPr>
          <w:color w:val="000000"/>
          <w:sz w:val="24"/>
          <w:szCs w:val="24"/>
        </w:rPr>
        <w:t xml:space="preserve"> outcomes that we measured. Starting with investigation, which is related to both boldness and curiosity, greater boldness at more </w:t>
      </w:r>
      <w:r>
        <w:rPr>
          <w:color w:val="000000"/>
          <w:sz w:val="24"/>
          <w:szCs w:val="24"/>
        </w:rPr>
        <w:lastRenderedPageBreak/>
        <w:t>urbanized sites align</w:t>
      </w:r>
      <w:r w:rsidR="009868D3">
        <w:rPr>
          <w:color w:val="000000"/>
          <w:sz w:val="24"/>
          <w:szCs w:val="24"/>
        </w:rPr>
        <w:t>s</w:t>
      </w:r>
      <w:r>
        <w:rPr>
          <w:color w:val="000000"/>
          <w:sz w:val="24"/>
          <w:szCs w:val="24"/>
        </w:rPr>
        <w:t xml:space="preserve"> with patterns observed in other taxa, including coyotes (</w:t>
      </w:r>
      <w:r>
        <w:rPr>
          <w:i/>
          <w:color w:val="000000"/>
          <w:sz w:val="24"/>
          <w:szCs w:val="24"/>
        </w:rPr>
        <w:t>19</w:t>
      </w:r>
      <w:r>
        <w:rPr>
          <w:color w:val="000000"/>
          <w:sz w:val="24"/>
          <w:szCs w:val="24"/>
        </w:rPr>
        <w:t>), red foxes (</w:t>
      </w:r>
      <w:r>
        <w:rPr>
          <w:i/>
          <w:color w:val="000000"/>
          <w:sz w:val="24"/>
          <w:szCs w:val="24"/>
        </w:rPr>
        <w:t>Vulpes vulpes</w:t>
      </w:r>
      <w:r>
        <w:rPr>
          <w:color w:val="000000"/>
          <w:sz w:val="24"/>
          <w:szCs w:val="24"/>
        </w:rPr>
        <w:t>) (</w:t>
      </w:r>
      <w:r>
        <w:rPr>
          <w:i/>
          <w:color w:val="000000"/>
          <w:sz w:val="24"/>
          <w:szCs w:val="24"/>
        </w:rPr>
        <w:t>21</w:t>
      </w:r>
      <w:r>
        <w:rPr>
          <w:color w:val="000000"/>
          <w:sz w:val="24"/>
          <w:szCs w:val="24"/>
        </w:rPr>
        <w:t>), birds (</w:t>
      </w:r>
      <w:r>
        <w:rPr>
          <w:i/>
          <w:color w:val="000000"/>
          <w:sz w:val="24"/>
          <w:szCs w:val="24"/>
        </w:rPr>
        <w:t>22</w:t>
      </w:r>
      <w:r>
        <w:rPr>
          <w:color w:val="000000"/>
          <w:sz w:val="24"/>
          <w:szCs w:val="24"/>
        </w:rPr>
        <w:t xml:space="preserve">, </w:t>
      </w:r>
      <w:r>
        <w:rPr>
          <w:i/>
          <w:color w:val="000000"/>
          <w:sz w:val="24"/>
          <w:szCs w:val="24"/>
        </w:rPr>
        <w:t>23</w:t>
      </w:r>
      <w:r>
        <w:rPr>
          <w:color w:val="000000"/>
          <w:sz w:val="24"/>
          <w:szCs w:val="24"/>
        </w:rPr>
        <w:t>), small mammals (</w:t>
      </w:r>
      <w:r>
        <w:rPr>
          <w:i/>
          <w:color w:val="000000"/>
          <w:sz w:val="24"/>
          <w:szCs w:val="24"/>
        </w:rPr>
        <w:t>24</w:t>
      </w:r>
      <w:r>
        <w:rPr>
          <w:color w:val="000000"/>
          <w:sz w:val="24"/>
          <w:szCs w:val="24"/>
        </w:rPr>
        <w:t xml:space="preserve">, </w:t>
      </w:r>
      <w:r>
        <w:rPr>
          <w:i/>
          <w:color w:val="000000"/>
          <w:sz w:val="24"/>
          <w:szCs w:val="24"/>
        </w:rPr>
        <w:t>25</w:t>
      </w:r>
      <w:r>
        <w:rPr>
          <w:color w:val="000000"/>
          <w:sz w:val="24"/>
          <w:szCs w:val="24"/>
        </w:rPr>
        <w:t>), and reptiles (</w:t>
      </w:r>
      <w:r>
        <w:rPr>
          <w:i/>
          <w:color w:val="000000"/>
          <w:sz w:val="24"/>
          <w:szCs w:val="24"/>
        </w:rPr>
        <w:t>26</w:t>
      </w:r>
      <w:r>
        <w:rPr>
          <w:color w:val="000000"/>
          <w:sz w:val="24"/>
          <w:szCs w:val="24"/>
        </w:rPr>
        <w:t>–</w:t>
      </w:r>
      <w:r>
        <w:rPr>
          <w:i/>
          <w:color w:val="000000"/>
          <w:sz w:val="24"/>
          <w:szCs w:val="24"/>
        </w:rPr>
        <w:t>28</w:t>
      </w:r>
      <w:r>
        <w:rPr>
          <w:color w:val="000000"/>
          <w:sz w:val="24"/>
          <w:szCs w:val="24"/>
        </w:rPr>
        <w:t xml:space="preserve">), in which urban individuals exhibit increased boldness. </w:t>
      </w:r>
      <w:proofErr w:type="spellStart"/>
      <w:r w:rsidR="009868D3">
        <w:rPr>
          <w:color w:val="000000"/>
          <w:sz w:val="24"/>
          <w:szCs w:val="24"/>
        </w:rPr>
        <w:t>Corresondingly</w:t>
      </w:r>
      <w:proofErr w:type="spellEnd"/>
      <w:r w:rsidR="009868D3">
        <w:rPr>
          <w:color w:val="000000"/>
          <w:sz w:val="24"/>
          <w:szCs w:val="24"/>
        </w:rPr>
        <w:t xml:space="preserve">, </w:t>
      </w:r>
      <w:r>
        <w:rPr>
          <w:color w:val="000000"/>
          <w:sz w:val="24"/>
          <w:szCs w:val="24"/>
        </w:rPr>
        <w:t>fearfulnes</w:t>
      </w:r>
      <w:r w:rsidR="009868D3">
        <w:rPr>
          <w:color w:val="000000"/>
          <w:sz w:val="24"/>
          <w:szCs w:val="24"/>
        </w:rPr>
        <w:t xml:space="preserve">s expressed by use of escape gaits </w:t>
      </w:r>
      <w:r>
        <w:rPr>
          <w:color w:val="000000"/>
          <w:sz w:val="24"/>
          <w:szCs w:val="24"/>
        </w:rPr>
        <w:t xml:space="preserve">was higher in the wild setting, suggesting greater neophobia in less urban environments. </w:t>
      </w:r>
      <w:r w:rsidR="009868D3">
        <w:rPr>
          <w:color w:val="000000"/>
          <w:sz w:val="24"/>
          <w:szCs w:val="24"/>
        </w:rPr>
        <w:t xml:space="preserve">We were surprised to see an increase in the use of escape gaits </w:t>
      </w:r>
      <w:r>
        <w:rPr>
          <w:color w:val="000000"/>
          <w:sz w:val="24"/>
          <w:szCs w:val="24"/>
        </w:rPr>
        <w:t xml:space="preserve">at the highest levels of urbanization, </w:t>
      </w:r>
      <w:r w:rsidR="009868D3">
        <w:rPr>
          <w:color w:val="000000"/>
          <w:sz w:val="24"/>
          <w:szCs w:val="24"/>
        </w:rPr>
        <w:t>but some of these videos were suggestive of</w:t>
      </w:r>
      <w:r>
        <w:rPr>
          <w:color w:val="000000"/>
          <w:sz w:val="24"/>
          <w:szCs w:val="24"/>
        </w:rPr>
        <w:t xml:space="preserve"> play behaviour, which often includes escape gaits</w:t>
      </w:r>
      <w:r w:rsidR="009868D3">
        <w:rPr>
          <w:color w:val="000000"/>
          <w:sz w:val="24"/>
          <w:szCs w:val="24"/>
        </w:rPr>
        <w:t>. Others suggest that</w:t>
      </w:r>
      <w:r>
        <w:rPr>
          <w:color w:val="000000"/>
          <w:sz w:val="24"/>
          <w:szCs w:val="24"/>
        </w:rPr>
        <w:t xml:space="preserve"> boldness </w:t>
      </w:r>
      <w:r w:rsidR="009868D3">
        <w:rPr>
          <w:color w:val="000000"/>
          <w:sz w:val="24"/>
          <w:szCs w:val="24"/>
        </w:rPr>
        <w:t xml:space="preserve">may be most </w:t>
      </w:r>
      <w:r>
        <w:rPr>
          <w:color w:val="000000"/>
          <w:sz w:val="24"/>
          <w:szCs w:val="24"/>
        </w:rPr>
        <w:t>adaptive in moderately urbanized areas, such as suburbs (</w:t>
      </w:r>
      <w:r>
        <w:rPr>
          <w:i/>
          <w:color w:val="000000"/>
          <w:sz w:val="24"/>
          <w:szCs w:val="24"/>
        </w:rPr>
        <w:t>2</w:t>
      </w:r>
      <w:r>
        <w:rPr>
          <w:color w:val="000000"/>
          <w:sz w:val="24"/>
          <w:szCs w:val="24"/>
        </w:rPr>
        <w:t>). Persistence was also greater in urban areas, which is a frequent correlate of problem-solving (</w:t>
      </w:r>
      <w:r>
        <w:rPr>
          <w:i/>
          <w:color w:val="000000"/>
          <w:sz w:val="24"/>
          <w:szCs w:val="24"/>
        </w:rPr>
        <w:t>20</w:t>
      </w:r>
      <w:r>
        <w:rPr>
          <w:color w:val="000000"/>
          <w:sz w:val="24"/>
          <w:szCs w:val="24"/>
        </w:rPr>
        <w:t xml:space="preserve">, </w:t>
      </w:r>
      <w:r>
        <w:rPr>
          <w:i/>
          <w:color w:val="000000"/>
          <w:sz w:val="24"/>
          <w:szCs w:val="24"/>
        </w:rPr>
        <w:t>43</w:t>
      </w:r>
      <w:r>
        <w:rPr>
          <w:color w:val="000000"/>
          <w:sz w:val="24"/>
          <w:szCs w:val="24"/>
        </w:rPr>
        <w:t>–</w:t>
      </w:r>
      <w:r>
        <w:rPr>
          <w:i/>
          <w:color w:val="000000"/>
          <w:sz w:val="24"/>
          <w:szCs w:val="24"/>
        </w:rPr>
        <w:t>45</w:t>
      </w:r>
      <w:r>
        <w:rPr>
          <w:color w:val="000000"/>
          <w:sz w:val="24"/>
          <w:szCs w:val="24"/>
        </w:rPr>
        <w:t xml:space="preserve">). Urbanization had a non-significant, positive effect on </w:t>
      </w:r>
      <w:proofErr w:type="spellStart"/>
      <w:r>
        <w:rPr>
          <w:color w:val="000000"/>
          <w:sz w:val="24"/>
          <w:szCs w:val="24"/>
        </w:rPr>
        <w:t>behavioural</w:t>
      </w:r>
      <w:proofErr w:type="spellEnd"/>
      <w:r>
        <w:rPr>
          <w:color w:val="000000"/>
          <w:sz w:val="24"/>
          <w:szCs w:val="24"/>
        </w:rPr>
        <w:t xml:space="preserve"> complexity, </w:t>
      </w:r>
      <w:r w:rsidR="009868D3">
        <w:rPr>
          <w:color w:val="000000"/>
          <w:sz w:val="24"/>
          <w:szCs w:val="24"/>
        </w:rPr>
        <w:t>suggesting</w:t>
      </w:r>
      <w:r>
        <w:rPr>
          <w:color w:val="000000"/>
          <w:sz w:val="24"/>
          <w:szCs w:val="24"/>
        </w:rPr>
        <w:t xml:space="preserve"> that the underlying motor repertoire was similar regardless of urbanization. This pattern supports the idea that improved problem solving in cities is not due to enhanced motor </w:t>
      </w:r>
      <w:r w:rsidR="009868D3">
        <w:rPr>
          <w:color w:val="000000"/>
          <w:sz w:val="24"/>
          <w:szCs w:val="24"/>
        </w:rPr>
        <w:t>capacity</w:t>
      </w:r>
      <w:r>
        <w:rPr>
          <w:color w:val="000000"/>
          <w:sz w:val="24"/>
          <w:szCs w:val="24"/>
        </w:rPr>
        <w:t xml:space="preserve">, but rather to </w:t>
      </w:r>
      <w:r w:rsidR="009868D3">
        <w:rPr>
          <w:color w:val="000000"/>
          <w:sz w:val="24"/>
          <w:szCs w:val="24"/>
        </w:rPr>
        <w:t xml:space="preserve">cognitive </w:t>
      </w:r>
      <w:r>
        <w:rPr>
          <w:color w:val="000000"/>
          <w:sz w:val="24"/>
          <w:szCs w:val="24"/>
        </w:rPr>
        <w:t>traits such as boldness, persistence, or exploratory tendencies (</w:t>
      </w:r>
      <w:r>
        <w:rPr>
          <w:i/>
          <w:color w:val="000000"/>
          <w:sz w:val="24"/>
          <w:szCs w:val="24"/>
        </w:rPr>
        <w:t>21</w:t>
      </w:r>
      <w:r>
        <w:rPr>
          <w:color w:val="000000"/>
          <w:sz w:val="24"/>
          <w:szCs w:val="24"/>
        </w:rPr>
        <w:t>). Finally, actual problem-solving success was highest in urban environments, consistent with the cognitive buffer hypothesis (</w:t>
      </w:r>
      <w:r>
        <w:rPr>
          <w:i/>
          <w:color w:val="000000"/>
          <w:sz w:val="24"/>
          <w:szCs w:val="24"/>
        </w:rPr>
        <w:t>8</w:t>
      </w:r>
      <w:r>
        <w:rPr>
          <w:color w:val="000000"/>
          <w:sz w:val="24"/>
          <w:szCs w:val="24"/>
        </w:rPr>
        <w:t>)</w:t>
      </w:r>
      <w:r w:rsidR="009868D3">
        <w:rPr>
          <w:color w:val="000000"/>
          <w:sz w:val="24"/>
          <w:szCs w:val="24"/>
        </w:rPr>
        <w:t xml:space="preserve"> that </w:t>
      </w:r>
      <w:r>
        <w:rPr>
          <w:color w:val="000000"/>
          <w:sz w:val="24"/>
          <w:szCs w:val="24"/>
        </w:rPr>
        <w:t xml:space="preserve">animals in more complex and variable environments require and exhibit greater cognitive and </w:t>
      </w:r>
      <w:proofErr w:type="spellStart"/>
      <w:r>
        <w:rPr>
          <w:color w:val="000000"/>
          <w:sz w:val="24"/>
          <w:szCs w:val="24"/>
        </w:rPr>
        <w:t>behavioural</w:t>
      </w:r>
      <w:proofErr w:type="spellEnd"/>
      <w:r>
        <w:rPr>
          <w:color w:val="000000"/>
          <w:sz w:val="24"/>
          <w:szCs w:val="24"/>
        </w:rPr>
        <w:t xml:space="preserve"> flexibility. </w:t>
      </w:r>
      <w:r w:rsidR="009868D3">
        <w:rPr>
          <w:color w:val="000000"/>
          <w:sz w:val="24"/>
          <w:szCs w:val="24"/>
        </w:rPr>
        <w:t>P</w:t>
      </w:r>
      <w:r>
        <w:rPr>
          <w:color w:val="000000"/>
          <w:sz w:val="24"/>
          <w:szCs w:val="24"/>
        </w:rPr>
        <w:t>revious studies with captive coyotes have documented limited evidence of problem-solving, apparently due to their strong neophobia (</w:t>
      </w:r>
      <w:r>
        <w:rPr>
          <w:i/>
          <w:color w:val="000000"/>
          <w:sz w:val="24"/>
          <w:szCs w:val="24"/>
        </w:rPr>
        <w:t>18</w:t>
      </w:r>
      <w:r>
        <w:rPr>
          <w:color w:val="000000"/>
          <w:sz w:val="24"/>
          <w:szCs w:val="24"/>
        </w:rPr>
        <w:t xml:space="preserve">, </w:t>
      </w:r>
      <w:r>
        <w:rPr>
          <w:i/>
          <w:color w:val="000000"/>
          <w:sz w:val="24"/>
          <w:szCs w:val="24"/>
        </w:rPr>
        <w:t>46</w:t>
      </w:r>
      <w:r>
        <w:rPr>
          <w:color w:val="000000"/>
          <w:sz w:val="24"/>
          <w:szCs w:val="24"/>
        </w:rPr>
        <w:t>–</w:t>
      </w:r>
      <w:r>
        <w:rPr>
          <w:i/>
          <w:color w:val="000000"/>
          <w:sz w:val="24"/>
          <w:szCs w:val="24"/>
        </w:rPr>
        <w:t>49</w:t>
      </w:r>
      <w:r>
        <w:rPr>
          <w:color w:val="000000"/>
          <w:sz w:val="24"/>
          <w:szCs w:val="24"/>
        </w:rPr>
        <w:t>).</w:t>
      </w:r>
    </w:p>
    <w:p w14:paraId="00000016" w14:textId="27D94585" w:rsidR="00E70473" w:rsidRDefault="00000000">
      <w:pPr>
        <w:pBdr>
          <w:top w:val="nil"/>
          <w:left w:val="nil"/>
          <w:bottom w:val="nil"/>
          <w:right w:val="nil"/>
          <w:between w:val="nil"/>
        </w:pBdr>
        <w:spacing w:before="120"/>
        <w:rPr>
          <w:color w:val="000000"/>
          <w:sz w:val="24"/>
          <w:szCs w:val="24"/>
        </w:rPr>
      </w:pPr>
      <w:commentRangeStart w:id="242"/>
      <w:r>
        <w:rPr>
          <w:color w:val="000000"/>
          <w:sz w:val="24"/>
          <w:szCs w:val="24"/>
        </w:rPr>
        <w:t>Models</w:t>
      </w:r>
      <w:commentRangeEnd w:id="242"/>
      <w:r w:rsidR="009868D3">
        <w:rPr>
          <w:rStyle w:val="CommentReference"/>
        </w:rPr>
        <w:commentReference w:id="242"/>
      </w:r>
      <w:r>
        <w:rPr>
          <w:color w:val="000000"/>
          <w:sz w:val="24"/>
          <w:szCs w:val="24"/>
        </w:rPr>
        <w:t xml:space="preserve"> comparing behaviour between urban and wild sites </w:t>
      </w:r>
      <w:r w:rsidR="009868D3">
        <w:rPr>
          <w:color w:val="000000"/>
          <w:sz w:val="24"/>
          <w:szCs w:val="24"/>
        </w:rPr>
        <w:t xml:space="preserve">explained more variance than </w:t>
      </w:r>
      <w:r>
        <w:rPr>
          <w:color w:val="000000"/>
          <w:sz w:val="24"/>
          <w:szCs w:val="24"/>
        </w:rPr>
        <w:t xml:space="preserve">those comparing sites within the city, suggesting that </w:t>
      </w:r>
      <w:proofErr w:type="spellStart"/>
      <w:r>
        <w:rPr>
          <w:color w:val="000000"/>
          <w:sz w:val="24"/>
          <w:szCs w:val="24"/>
        </w:rPr>
        <w:t>behavioural</w:t>
      </w:r>
      <w:proofErr w:type="spellEnd"/>
      <w:r>
        <w:rPr>
          <w:color w:val="000000"/>
          <w:sz w:val="24"/>
          <w:szCs w:val="24"/>
        </w:rPr>
        <w:t xml:space="preserve"> differences between urban and wild settings were more predictable than those within a city. Consistent with existing evidence of heterogeneity within cities and impacts on animal behaviour (</w:t>
      </w:r>
      <w:r>
        <w:rPr>
          <w:i/>
          <w:color w:val="000000"/>
          <w:sz w:val="24"/>
          <w:szCs w:val="24"/>
        </w:rPr>
        <w:t>13</w:t>
      </w:r>
      <w:r>
        <w:rPr>
          <w:color w:val="000000"/>
          <w:sz w:val="24"/>
          <w:szCs w:val="24"/>
        </w:rPr>
        <w:t>), trends within the city generally aligned with our predictions about urban heterogeneity</w:t>
      </w:r>
      <w:r w:rsidR="009868D3">
        <w:rPr>
          <w:color w:val="000000"/>
          <w:sz w:val="24"/>
          <w:szCs w:val="24"/>
        </w:rPr>
        <w:t>,</w:t>
      </w:r>
      <w:r>
        <w:rPr>
          <w:color w:val="000000"/>
          <w:sz w:val="24"/>
          <w:szCs w:val="24"/>
        </w:rPr>
        <w:t xml:space="preserve"> but were statistically weaker and more variable. Several factors could explain this pattern. First, the urban metric we used (i.e., percent anthropogenic cover) was structural, which may have failed to capture to most ecologically relevant predictors of animal behaviour (</w:t>
      </w:r>
      <w:r>
        <w:rPr>
          <w:i/>
          <w:color w:val="000000"/>
          <w:sz w:val="24"/>
          <w:szCs w:val="24"/>
        </w:rPr>
        <w:t>50</w:t>
      </w:r>
      <w:r>
        <w:rPr>
          <w:color w:val="000000"/>
          <w:sz w:val="24"/>
          <w:szCs w:val="24"/>
        </w:rPr>
        <w:t>). For example, we imagine that access to anthropogenic food and consequent food conditioning (</w:t>
      </w:r>
      <w:r>
        <w:rPr>
          <w:i/>
          <w:color w:val="000000"/>
          <w:sz w:val="24"/>
          <w:szCs w:val="24"/>
        </w:rPr>
        <w:t>51</w:t>
      </w:r>
      <w:r>
        <w:rPr>
          <w:color w:val="000000"/>
          <w:sz w:val="24"/>
          <w:szCs w:val="24"/>
        </w:rPr>
        <w:t>) greatly increase boldness towards unknown anthropogenic objects, such as these puzzles. Such factors are highly localized and difficult to measure consistently across sites (</w:t>
      </w:r>
      <w:r>
        <w:rPr>
          <w:i/>
          <w:color w:val="000000"/>
          <w:sz w:val="24"/>
          <w:szCs w:val="24"/>
        </w:rPr>
        <w:t>52</w:t>
      </w:r>
      <w:r>
        <w:rPr>
          <w:color w:val="000000"/>
          <w:sz w:val="24"/>
          <w:szCs w:val="24"/>
        </w:rPr>
        <w:t>). Second, coyote home ranges are typically stable over time (</w:t>
      </w:r>
      <w:r>
        <w:rPr>
          <w:i/>
          <w:color w:val="000000"/>
          <w:sz w:val="24"/>
          <w:szCs w:val="24"/>
        </w:rPr>
        <w:t>53</w:t>
      </w:r>
      <w:r>
        <w:rPr>
          <w:color w:val="000000"/>
          <w:sz w:val="24"/>
          <w:szCs w:val="24"/>
        </w:rPr>
        <w:t>), and coyotes demonstrate both vertical (</w:t>
      </w:r>
      <w:r>
        <w:rPr>
          <w:i/>
          <w:color w:val="000000"/>
          <w:sz w:val="24"/>
          <w:szCs w:val="24"/>
        </w:rPr>
        <w:t>32</w:t>
      </w:r>
      <w:r>
        <w:rPr>
          <w:color w:val="000000"/>
          <w:sz w:val="24"/>
          <w:szCs w:val="24"/>
        </w:rPr>
        <w:t>) and horizontal (</w:t>
      </w:r>
      <w:r>
        <w:rPr>
          <w:i/>
          <w:color w:val="000000"/>
          <w:sz w:val="24"/>
          <w:szCs w:val="24"/>
        </w:rPr>
        <w:t>18</w:t>
      </w:r>
      <w:r>
        <w:rPr>
          <w:color w:val="000000"/>
          <w:sz w:val="24"/>
          <w:szCs w:val="24"/>
        </w:rPr>
        <w:t>) learning, suggesting that local social or ‘cultural’ context could strongly influence response (</w:t>
      </w:r>
      <w:r>
        <w:rPr>
          <w:i/>
          <w:color w:val="000000"/>
          <w:sz w:val="24"/>
          <w:szCs w:val="24"/>
        </w:rPr>
        <w:t>54</w:t>
      </w:r>
      <w:r>
        <w:rPr>
          <w:color w:val="000000"/>
          <w:sz w:val="24"/>
          <w:szCs w:val="24"/>
        </w:rPr>
        <w:t xml:space="preserve">). Finally, at the highest levels of urbanization, </w:t>
      </w:r>
      <w:proofErr w:type="spellStart"/>
      <w:r>
        <w:rPr>
          <w:color w:val="000000"/>
          <w:sz w:val="24"/>
          <w:szCs w:val="24"/>
        </w:rPr>
        <w:t>behavioural</w:t>
      </w:r>
      <w:proofErr w:type="spellEnd"/>
      <w:r>
        <w:rPr>
          <w:color w:val="000000"/>
          <w:sz w:val="24"/>
          <w:szCs w:val="24"/>
        </w:rPr>
        <w:t xml:space="preserve"> patterns may shift due to resource availability. Analysis of home range sizes suggests that resource availability for coyotes, which likely includes anthropogenic subsidies, is highest in suburbs, rather than extremely urbanized sites (</w:t>
      </w:r>
      <w:r>
        <w:rPr>
          <w:i/>
          <w:color w:val="000000"/>
          <w:sz w:val="24"/>
          <w:szCs w:val="24"/>
        </w:rPr>
        <w:t>36</w:t>
      </w:r>
      <w:r>
        <w:rPr>
          <w:color w:val="000000"/>
          <w:sz w:val="24"/>
          <w:szCs w:val="24"/>
        </w:rPr>
        <w:t xml:space="preserve">), perhaps predicting higher boldness at such sites as well. </w:t>
      </w:r>
    </w:p>
    <w:p w14:paraId="00000017" w14:textId="69E36B82" w:rsidR="00E70473" w:rsidRDefault="00000000">
      <w:pPr>
        <w:pBdr>
          <w:top w:val="nil"/>
          <w:left w:val="nil"/>
          <w:bottom w:val="nil"/>
          <w:right w:val="nil"/>
          <w:between w:val="nil"/>
        </w:pBdr>
        <w:spacing w:before="120"/>
        <w:rPr>
          <w:color w:val="000000"/>
          <w:sz w:val="24"/>
          <w:szCs w:val="24"/>
        </w:rPr>
      </w:pPr>
      <w:r>
        <w:rPr>
          <w:color w:val="000000"/>
          <w:sz w:val="24"/>
          <w:szCs w:val="24"/>
        </w:rPr>
        <w:t xml:space="preserve">Environmental and intrinsic event characteristics had some limited influence on </w:t>
      </w:r>
      <w:proofErr w:type="spellStart"/>
      <w:r>
        <w:rPr>
          <w:color w:val="000000"/>
          <w:sz w:val="24"/>
          <w:szCs w:val="24"/>
        </w:rPr>
        <w:t>behavioural</w:t>
      </w:r>
      <w:proofErr w:type="spellEnd"/>
      <w:r>
        <w:rPr>
          <w:color w:val="000000"/>
          <w:sz w:val="24"/>
          <w:szCs w:val="24"/>
        </w:rPr>
        <w:t xml:space="preserve"> outcomes, </w:t>
      </w:r>
      <w:r w:rsidR="009868D3">
        <w:rPr>
          <w:color w:val="000000"/>
          <w:sz w:val="24"/>
          <w:szCs w:val="24"/>
        </w:rPr>
        <w:t xml:space="preserve">but </w:t>
      </w:r>
      <w:r>
        <w:rPr>
          <w:color w:val="000000"/>
          <w:sz w:val="24"/>
          <w:szCs w:val="24"/>
        </w:rPr>
        <w:t xml:space="preserve">effect sizes were small and frequently statistically </w:t>
      </w:r>
      <w:r w:rsidR="009868D3">
        <w:rPr>
          <w:color w:val="000000"/>
          <w:sz w:val="24"/>
          <w:szCs w:val="24"/>
        </w:rPr>
        <w:t>non-</w:t>
      </w:r>
      <w:r>
        <w:rPr>
          <w:color w:val="000000"/>
          <w:sz w:val="24"/>
          <w:szCs w:val="24"/>
        </w:rPr>
        <w:t xml:space="preserve">significant, especially when compared to urbanization metrics. Wooden puzzles were more likely to be investigated and contacted, </w:t>
      </w:r>
      <w:r w:rsidR="009868D3">
        <w:rPr>
          <w:color w:val="000000"/>
          <w:sz w:val="24"/>
          <w:szCs w:val="24"/>
        </w:rPr>
        <w:t xml:space="preserve">perhaps </w:t>
      </w:r>
      <w:r>
        <w:rPr>
          <w:color w:val="000000"/>
          <w:sz w:val="24"/>
          <w:szCs w:val="24"/>
        </w:rPr>
        <w:t>because they lacked strong anthropogenic cues and were perceived as less threatening by neophobic animals (</w:t>
      </w:r>
      <w:r>
        <w:rPr>
          <w:i/>
          <w:color w:val="000000"/>
          <w:sz w:val="24"/>
          <w:szCs w:val="24"/>
        </w:rPr>
        <w:t>46</w:t>
      </w:r>
      <w:r>
        <w:rPr>
          <w:color w:val="000000"/>
          <w:sz w:val="24"/>
          <w:szCs w:val="24"/>
        </w:rPr>
        <w:t xml:space="preserve">, </w:t>
      </w:r>
      <w:proofErr w:type="gramStart"/>
      <w:r>
        <w:rPr>
          <w:i/>
          <w:color w:val="000000"/>
          <w:sz w:val="24"/>
          <w:szCs w:val="24"/>
        </w:rPr>
        <w:t>48</w:t>
      </w:r>
      <w:proofErr w:type="gramEnd"/>
      <w:r>
        <w:rPr>
          <w:color w:val="000000"/>
          <w:sz w:val="24"/>
          <w:szCs w:val="24"/>
        </w:rPr>
        <w:t xml:space="preserve">, </w:t>
      </w:r>
      <w:r>
        <w:rPr>
          <w:i/>
          <w:color w:val="000000"/>
          <w:sz w:val="24"/>
          <w:szCs w:val="24"/>
        </w:rPr>
        <w:t>49</w:t>
      </w:r>
      <w:r>
        <w:rPr>
          <w:color w:val="000000"/>
          <w:sz w:val="24"/>
          <w:szCs w:val="24"/>
        </w:rPr>
        <w:t xml:space="preserve">). Diseased individuals were more likely to </w:t>
      </w:r>
      <w:proofErr w:type="gramStart"/>
      <w:r>
        <w:rPr>
          <w:color w:val="000000"/>
          <w:sz w:val="24"/>
          <w:szCs w:val="24"/>
        </w:rPr>
        <w:t>contact</w:t>
      </w:r>
      <w:proofErr w:type="gramEnd"/>
      <w:r>
        <w:rPr>
          <w:color w:val="000000"/>
          <w:sz w:val="24"/>
          <w:szCs w:val="24"/>
        </w:rPr>
        <w:t xml:space="preserve"> puzzles, which could reflect </w:t>
      </w:r>
      <w:r w:rsidR="009868D3">
        <w:rPr>
          <w:color w:val="000000"/>
          <w:sz w:val="24"/>
          <w:szCs w:val="24"/>
        </w:rPr>
        <w:t xml:space="preserve">the </w:t>
      </w:r>
      <w:r>
        <w:rPr>
          <w:color w:val="000000"/>
          <w:sz w:val="24"/>
          <w:szCs w:val="24"/>
        </w:rPr>
        <w:t>increased risk-taking</w:t>
      </w:r>
      <w:r w:rsidR="009868D3">
        <w:rPr>
          <w:color w:val="000000"/>
          <w:sz w:val="24"/>
          <w:szCs w:val="24"/>
        </w:rPr>
        <w:t xml:space="preserve"> that</w:t>
      </w:r>
      <w:r>
        <w:rPr>
          <w:color w:val="000000"/>
          <w:sz w:val="24"/>
          <w:szCs w:val="24"/>
        </w:rPr>
        <w:t xml:space="preserve"> occurs in physiologically stressed individuals (</w:t>
      </w:r>
      <w:r>
        <w:rPr>
          <w:i/>
          <w:color w:val="000000"/>
          <w:sz w:val="24"/>
          <w:szCs w:val="24"/>
        </w:rPr>
        <w:t>55</w:t>
      </w:r>
      <w:r>
        <w:rPr>
          <w:color w:val="000000"/>
          <w:sz w:val="24"/>
          <w:szCs w:val="24"/>
        </w:rPr>
        <w:t>), or the known relationship among disease, anthropogenic food consumption, and boldness (</w:t>
      </w:r>
      <w:r>
        <w:rPr>
          <w:i/>
          <w:color w:val="000000"/>
          <w:sz w:val="24"/>
          <w:szCs w:val="24"/>
        </w:rPr>
        <w:t>56</w:t>
      </w:r>
      <w:r>
        <w:rPr>
          <w:color w:val="000000"/>
          <w:sz w:val="24"/>
          <w:szCs w:val="24"/>
        </w:rPr>
        <w:t xml:space="preserve">). Odds of contact also increased during daylight hours, </w:t>
      </w:r>
      <w:r w:rsidR="009868D3">
        <w:rPr>
          <w:color w:val="000000"/>
          <w:sz w:val="24"/>
          <w:szCs w:val="24"/>
        </w:rPr>
        <w:t xml:space="preserve">perhaps </w:t>
      </w:r>
      <w:r>
        <w:rPr>
          <w:color w:val="000000"/>
          <w:sz w:val="24"/>
          <w:szCs w:val="24"/>
        </w:rPr>
        <w:t xml:space="preserve">because </w:t>
      </w:r>
      <w:proofErr w:type="gramStart"/>
      <w:r>
        <w:rPr>
          <w:color w:val="000000"/>
          <w:sz w:val="24"/>
          <w:szCs w:val="24"/>
        </w:rPr>
        <w:t>shyer</w:t>
      </w:r>
      <w:proofErr w:type="gramEnd"/>
      <w:r>
        <w:rPr>
          <w:color w:val="000000"/>
          <w:sz w:val="24"/>
          <w:szCs w:val="24"/>
        </w:rPr>
        <w:t xml:space="preserve"> individuals are more nocturnal (</w:t>
      </w:r>
      <w:r>
        <w:rPr>
          <w:i/>
          <w:color w:val="000000"/>
          <w:sz w:val="24"/>
          <w:szCs w:val="24"/>
        </w:rPr>
        <w:t>40</w:t>
      </w:r>
      <w:r>
        <w:rPr>
          <w:color w:val="000000"/>
          <w:sz w:val="24"/>
          <w:szCs w:val="24"/>
        </w:rPr>
        <w:t xml:space="preserve">). Contact rates increased in the second year of the study, perhaps due to </w:t>
      </w:r>
      <w:proofErr w:type="gramStart"/>
      <w:r>
        <w:rPr>
          <w:color w:val="000000"/>
          <w:sz w:val="24"/>
          <w:szCs w:val="24"/>
        </w:rPr>
        <w:t>learned familiarity with puzzles</w:t>
      </w:r>
      <w:proofErr w:type="gramEnd"/>
      <w:r>
        <w:rPr>
          <w:color w:val="000000"/>
          <w:sz w:val="24"/>
          <w:szCs w:val="24"/>
        </w:rPr>
        <w:t xml:space="preserve">. Fear responses were less likely with increasing group size, which could reveal increased comfort </w:t>
      </w:r>
      <w:r w:rsidR="009868D3">
        <w:rPr>
          <w:color w:val="000000"/>
          <w:sz w:val="24"/>
          <w:szCs w:val="24"/>
        </w:rPr>
        <w:t>from</w:t>
      </w:r>
      <w:r>
        <w:rPr>
          <w:color w:val="000000"/>
          <w:sz w:val="24"/>
          <w:szCs w:val="24"/>
        </w:rPr>
        <w:t xml:space="preserve"> increased </w:t>
      </w:r>
      <w:r w:rsidR="009868D3">
        <w:rPr>
          <w:color w:val="000000"/>
          <w:sz w:val="24"/>
          <w:szCs w:val="24"/>
        </w:rPr>
        <w:t xml:space="preserve">vigilance for </w:t>
      </w:r>
      <w:r>
        <w:rPr>
          <w:color w:val="000000"/>
          <w:sz w:val="24"/>
          <w:szCs w:val="24"/>
        </w:rPr>
        <w:t>predator</w:t>
      </w:r>
      <w:r w:rsidR="009868D3">
        <w:rPr>
          <w:color w:val="000000"/>
          <w:sz w:val="24"/>
          <w:szCs w:val="24"/>
        </w:rPr>
        <w:t>s</w:t>
      </w:r>
      <w:r>
        <w:rPr>
          <w:color w:val="000000"/>
          <w:sz w:val="24"/>
          <w:szCs w:val="24"/>
        </w:rPr>
        <w:t xml:space="preserve"> (</w:t>
      </w:r>
      <w:r>
        <w:rPr>
          <w:i/>
          <w:color w:val="000000"/>
          <w:sz w:val="24"/>
          <w:szCs w:val="24"/>
        </w:rPr>
        <w:t>57</w:t>
      </w:r>
      <w:r>
        <w:rPr>
          <w:color w:val="000000"/>
          <w:sz w:val="24"/>
          <w:szCs w:val="24"/>
        </w:rPr>
        <w:t>). Though many studies have not found an effect of sex on problem solving (</w:t>
      </w:r>
      <w:r>
        <w:rPr>
          <w:i/>
          <w:color w:val="000000"/>
          <w:sz w:val="24"/>
          <w:szCs w:val="24"/>
        </w:rPr>
        <w:t>44</w:t>
      </w:r>
      <w:r>
        <w:rPr>
          <w:color w:val="000000"/>
          <w:sz w:val="24"/>
          <w:szCs w:val="24"/>
        </w:rPr>
        <w:t xml:space="preserve">), we found that </w:t>
      </w:r>
      <w:r>
        <w:rPr>
          <w:color w:val="000000"/>
          <w:sz w:val="24"/>
          <w:szCs w:val="24"/>
        </w:rPr>
        <w:lastRenderedPageBreak/>
        <w:t>males were somewhat more likely to investigate puzzles, consistent with literature suggesting greater boldness in males (</w:t>
      </w:r>
      <w:r>
        <w:rPr>
          <w:i/>
          <w:color w:val="000000"/>
          <w:sz w:val="24"/>
          <w:szCs w:val="24"/>
        </w:rPr>
        <w:t>58</w:t>
      </w:r>
      <w:r>
        <w:rPr>
          <w:color w:val="000000"/>
          <w:sz w:val="24"/>
          <w:szCs w:val="24"/>
        </w:rPr>
        <w:t xml:space="preserve">), but females were marginally more likely to solve puzzles. </w:t>
      </w:r>
    </w:p>
    <w:p w14:paraId="00000018" w14:textId="77777777" w:rsidR="00E70473" w:rsidRDefault="00000000">
      <w:pPr>
        <w:pBdr>
          <w:top w:val="nil"/>
          <w:left w:val="nil"/>
          <w:bottom w:val="nil"/>
          <w:right w:val="nil"/>
          <w:between w:val="nil"/>
        </w:pBdr>
        <w:spacing w:before="120"/>
        <w:rPr>
          <w:color w:val="000000"/>
          <w:sz w:val="24"/>
          <w:szCs w:val="24"/>
        </w:rPr>
      </w:pPr>
      <w:sdt>
        <w:sdtPr>
          <w:tag w:val="goog_rdk_4"/>
          <w:id w:val="-1619332207"/>
        </w:sdtPr>
        <w:sdtContent>
          <w:commentRangeStart w:id="243"/>
          <w:commentRangeStart w:id="244"/>
        </w:sdtContent>
      </w:sdt>
      <w:r>
        <w:rPr>
          <w:color w:val="000000"/>
          <w:sz w:val="24"/>
          <w:szCs w:val="24"/>
        </w:rPr>
        <w:t xml:space="preserve">Urban </w:t>
      </w:r>
      <w:commentRangeEnd w:id="244"/>
      <w:r>
        <w:commentReference w:id="244"/>
      </w:r>
      <w:commentRangeEnd w:id="243"/>
      <w:r w:rsidR="009868D3">
        <w:rPr>
          <w:rStyle w:val="CommentReference"/>
        </w:rPr>
        <w:commentReference w:id="243"/>
      </w:r>
      <w:r>
        <w:rPr>
          <w:color w:val="000000"/>
          <w:sz w:val="24"/>
          <w:szCs w:val="24"/>
        </w:rPr>
        <w:t>wildlife is an increasing component of the novel and complex urban ecosystems that humans are creating (</w:t>
      </w:r>
      <w:r>
        <w:rPr>
          <w:i/>
          <w:color w:val="000000"/>
          <w:sz w:val="24"/>
          <w:szCs w:val="24"/>
        </w:rPr>
        <w:t>1</w:t>
      </w:r>
      <w:r>
        <w:rPr>
          <w:color w:val="000000"/>
          <w:sz w:val="24"/>
          <w:szCs w:val="24"/>
        </w:rPr>
        <w:t xml:space="preserve">). This raises important questions about how these environments are influencing animals, including in </w:t>
      </w:r>
      <w:proofErr w:type="spellStart"/>
      <w:r>
        <w:rPr>
          <w:color w:val="000000"/>
          <w:sz w:val="24"/>
          <w:szCs w:val="24"/>
        </w:rPr>
        <w:t>behavioural</w:t>
      </w:r>
      <w:proofErr w:type="spellEnd"/>
      <w:r>
        <w:rPr>
          <w:color w:val="000000"/>
          <w:sz w:val="24"/>
          <w:szCs w:val="24"/>
        </w:rPr>
        <w:t xml:space="preserve"> and cognitive realms. Our findings, along with those of others (</w:t>
      </w:r>
      <w:r>
        <w:rPr>
          <w:i/>
          <w:color w:val="000000"/>
          <w:sz w:val="24"/>
          <w:szCs w:val="24"/>
        </w:rPr>
        <w:t>2</w:t>
      </w:r>
      <w:r>
        <w:rPr>
          <w:color w:val="000000"/>
          <w:sz w:val="24"/>
          <w:szCs w:val="24"/>
        </w:rPr>
        <w:t>), suggest that urban systems impose distinct selective pressures that can foster traits like boldness, exploration, innovation, and persistence—traits that may, over time, contribute to long-term evolutionary change (</w:t>
      </w:r>
      <w:r>
        <w:rPr>
          <w:i/>
          <w:color w:val="000000"/>
          <w:sz w:val="24"/>
          <w:szCs w:val="24"/>
        </w:rPr>
        <w:t>2</w:t>
      </w:r>
      <w:r>
        <w:rPr>
          <w:color w:val="000000"/>
          <w:sz w:val="24"/>
          <w:szCs w:val="24"/>
        </w:rPr>
        <w:t xml:space="preserve">). </w:t>
      </w:r>
      <w:proofErr w:type="spellStart"/>
      <w:r>
        <w:rPr>
          <w:color w:val="000000"/>
          <w:sz w:val="24"/>
          <w:szCs w:val="24"/>
        </w:rPr>
        <w:t>Behavioural</w:t>
      </w:r>
      <w:proofErr w:type="spellEnd"/>
      <w:r>
        <w:rPr>
          <w:color w:val="000000"/>
          <w:sz w:val="24"/>
          <w:szCs w:val="24"/>
        </w:rPr>
        <w:t xml:space="preserve"> flexibility and adaptability matter for several reasons. First, such flexibility creates opportunities for effective, non-lethal management in the context of human-wildlife conflict. Interventions such as aversive conditioning leverage </w:t>
      </w:r>
      <w:proofErr w:type="spellStart"/>
      <w:r>
        <w:rPr>
          <w:color w:val="000000"/>
          <w:sz w:val="24"/>
          <w:szCs w:val="24"/>
        </w:rPr>
        <w:t>behavioural</w:t>
      </w:r>
      <w:proofErr w:type="spellEnd"/>
      <w:r>
        <w:rPr>
          <w:color w:val="000000"/>
          <w:sz w:val="24"/>
          <w:szCs w:val="24"/>
        </w:rPr>
        <w:t xml:space="preserve"> flexibility and the capacity for animal learning to discourage boldness and encourage coexistence </w:t>
      </w:r>
      <w:proofErr w:type="spellStart"/>
      <w:r>
        <w:rPr>
          <w:color w:val="000000"/>
          <w:sz w:val="24"/>
          <w:szCs w:val="24"/>
        </w:rPr>
        <w:t>behaviours</w:t>
      </w:r>
      <w:proofErr w:type="spellEnd"/>
      <w:r>
        <w:rPr>
          <w:color w:val="000000"/>
          <w:sz w:val="24"/>
          <w:szCs w:val="24"/>
        </w:rPr>
        <w:t xml:space="preserve"> (</w:t>
      </w:r>
      <w:r>
        <w:rPr>
          <w:i/>
          <w:color w:val="000000"/>
          <w:sz w:val="24"/>
          <w:szCs w:val="24"/>
        </w:rPr>
        <w:t>59</w:t>
      </w:r>
      <w:r>
        <w:rPr>
          <w:color w:val="000000"/>
          <w:sz w:val="24"/>
          <w:szCs w:val="24"/>
        </w:rPr>
        <w:t>). More broadly, in a world that is changing rapidly courtesy of expanding urbanization and climate change, evidence of rapid adaptation to novel challenges underscores the capacity of some species to flexibly navigate, persist, and thrive within human-altered landscapes</w:t>
      </w:r>
    </w:p>
    <w:p w14:paraId="2C124081" w14:textId="77777777" w:rsidR="009868D3" w:rsidRDefault="009868D3"/>
    <w:p w14:paraId="00000019" w14:textId="282A0097" w:rsidR="00E70473" w:rsidRPr="009868D3" w:rsidRDefault="009868D3">
      <w:pPr>
        <w:rPr>
          <w:b/>
          <w:sz w:val="24"/>
          <w:szCs w:val="24"/>
          <w:highlight w:val="yellow"/>
        </w:rPr>
      </w:pPr>
      <w:r w:rsidRPr="00FC62FD">
        <w:rPr>
          <w:sz w:val="24"/>
          <w:szCs w:val="24"/>
        </w:rPr>
        <w:t xml:space="preserve">Our study clearly demonstrated with multiple </w:t>
      </w:r>
      <w:proofErr w:type="spellStart"/>
      <w:r w:rsidRPr="00FC62FD">
        <w:rPr>
          <w:sz w:val="24"/>
          <w:szCs w:val="24"/>
        </w:rPr>
        <w:t>behavioural</w:t>
      </w:r>
      <w:proofErr w:type="spellEnd"/>
      <w:r w:rsidRPr="00FC62FD">
        <w:rPr>
          <w:sz w:val="24"/>
          <w:szCs w:val="24"/>
        </w:rPr>
        <w:t xml:space="preserve"> metrics that </w:t>
      </w:r>
      <w:proofErr w:type="spellStart"/>
      <w:r w:rsidRPr="00FC62FD">
        <w:rPr>
          <w:sz w:val="24"/>
          <w:szCs w:val="24"/>
        </w:rPr>
        <w:t>behavioural</w:t>
      </w:r>
      <w:proofErr w:type="spellEnd"/>
      <w:r w:rsidRPr="00FC62FD">
        <w:rPr>
          <w:sz w:val="24"/>
          <w:szCs w:val="24"/>
        </w:rPr>
        <w:t xml:space="preserve"> flexibility and concomitant resource acquisition </w:t>
      </w:r>
      <w:r w:rsidR="00056EB7">
        <w:rPr>
          <w:sz w:val="24"/>
          <w:szCs w:val="24"/>
        </w:rPr>
        <w:t>were</w:t>
      </w:r>
      <w:r w:rsidRPr="00FC62FD">
        <w:rPr>
          <w:sz w:val="24"/>
          <w:szCs w:val="24"/>
        </w:rPr>
        <w:t xml:space="preserve"> greater in urban coyotes relative to animals living in a nearby natural area and </w:t>
      </w:r>
      <w:r w:rsidR="00056EB7">
        <w:rPr>
          <w:sz w:val="24"/>
          <w:szCs w:val="24"/>
        </w:rPr>
        <w:t>these</w:t>
      </w:r>
      <w:r>
        <w:rPr>
          <w:sz w:val="24"/>
          <w:szCs w:val="24"/>
        </w:rPr>
        <w:t xml:space="preserve"> metrics increased within a city along an urban gradient. These differences are unlikely to stem from genetic variation because </w:t>
      </w:r>
      <w:proofErr w:type="gramStart"/>
      <w:r>
        <w:rPr>
          <w:sz w:val="24"/>
          <w:szCs w:val="24"/>
        </w:rPr>
        <w:t>coyotes</w:t>
      </w:r>
      <w:proofErr w:type="gramEnd"/>
      <w:r>
        <w:rPr>
          <w:sz w:val="24"/>
          <w:szCs w:val="24"/>
        </w:rPr>
        <w:t xml:space="preserve"> range widely in both rural areas (ref) and urban ones (refs). Instead, they suggest that behaviour flexibility for which coyotes are reno</w:t>
      </w:r>
      <w:r w:rsidR="00056EB7">
        <w:rPr>
          <w:sz w:val="24"/>
          <w:szCs w:val="24"/>
        </w:rPr>
        <w:t>w</w:t>
      </w:r>
      <w:r>
        <w:rPr>
          <w:sz w:val="24"/>
          <w:szCs w:val="24"/>
        </w:rPr>
        <w:t xml:space="preserve">ned (ref) supports the ability of individuals to explore and adapt to novel resources in cities. The intrinsic </w:t>
      </w:r>
      <w:proofErr w:type="spellStart"/>
      <w:r>
        <w:rPr>
          <w:sz w:val="24"/>
          <w:szCs w:val="24"/>
        </w:rPr>
        <w:t>behavioural</w:t>
      </w:r>
      <w:proofErr w:type="spellEnd"/>
      <w:r>
        <w:rPr>
          <w:sz w:val="24"/>
          <w:szCs w:val="24"/>
        </w:rPr>
        <w:t xml:space="preserve"> flexibility of coyotes </w:t>
      </w:r>
      <w:r w:rsidR="00056EB7">
        <w:rPr>
          <w:sz w:val="24"/>
          <w:szCs w:val="24"/>
        </w:rPr>
        <w:t>may be</w:t>
      </w:r>
      <w:r>
        <w:rPr>
          <w:sz w:val="24"/>
          <w:szCs w:val="24"/>
        </w:rPr>
        <w:t xml:space="preserve"> enhanced by anthropogenic food, </w:t>
      </w:r>
      <w:proofErr w:type="spellStart"/>
      <w:r>
        <w:rPr>
          <w:sz w:val="24"/>
          <w:szCs w:val="24"/>
        </w:rPr>
        <w:t>favouring</w:t>
      </w:r>
      <w:proofErr w:type="spellEnd"/>
      <w:r>
        <w:rPr>
          <w:sz w:val="24"/>
          <w:szCs w:val="24"/>
        </w:rPr>
        <w:t xml:space="preserve"> further increases in expensive brain tissues (ref), which in turn </w:t>
      </w:r>
      <w:proofErr w:type="spellStart"/>
      <w:r>
        <w:rPr>
          <w:sz w:val="24"/>
          <w:szCs w:val="24"/>
        </w:rPr>
        <w:t>favour</w:t>
      </w:r>
      <w:proofErr w:type="spellEnd"/>
      <w:r>
        <w:rPr>
          <w:sz w:val="24"/>
          <w:szCs w:val="24"/>
        </w:rPr>
        <w:t xml:space="preserve"> more cognitive buffer (ref) and greater capacity to adapt to changing urban environments. Such </w:t>
      </w:r>
      <w:r w:rsidR="00056EB7">
        <w:rPr>
          <w:sz w:val="24"/>
          <w:szCs w:val="24"/>
        </w:rPr>
        <w:t xml:space="preserve">a </w:t>
      </w:r>
      <w:r>
        <w:rPr>
          <w:sz w:val="24"/>
          <w:szCs w:val="24"/>
        </w:rPr>
        <w:t xml:space="preserve">positive feedback loop </w:t>
      </w:r>
      <w:r w:rsidR="00056EB7">
        <w:rPr>
          <w:sz w:val="24"/>
          <w:szCs w:val="24"/>
        </w:rPr>
        <w:t xml:space="preserve">may contribute to </w:t>
      </w:r>
      <w:r>
        <w:rPr>
          <w:sz w:val="24"/>
          <w:szCs w:val="24"/>
        </w:rPr>
        <w:t>the increasing prevalence of coyotes in urban areas throughout North America (ref) and their recent self-introduction to South America</w:t>
      </w:r>
      <w:r w:rsidR="00056EB7">
        <w:rPr>
          <w:sz w:val="24"/>
          <w:szCs w:val="24"/>
        </w:rPr>
        <w:t xml:space="preserve"> (ref)</w:t>
      </w:r>
      <w:r>
        <w:rPr>
          <w:sz w:val="24"/>
          <w:szCs w:val="24"/>
        </w:rPr>
        <w:t xml:space="preserve">. </w:t>
      </w:r>
      <w:r w:rsidR="00056EB7">
        <w:rPr>
          <w:sz w:val="24"/>
          <w:szCs w:val="24"/>
        </w:rPr>
        <w:t>Comparative</w:t>
      </w:r>
      <w:r>
        <w:rPr>
          <w:sz w:val="24"/>
          <w:szCs w:val="24"/>
        </w:rPr>
        <w:t xml:space="preserve"> studies of the cognitive characteristics of </w:t>
      </w:r>
      <w:r w:rsidR="00056EB7">
        <w:rPr>
          <w:sz w:val="24"/>
          <w:szCs w:val="24"/>
        </w:rPr>
        <w:t xml:space="preserve">urban-adapting and urban-avoiding species </w:t>
      </w:r>
      <w:r>
        <w:rPr>
          <w:sz w:val="24"/>
          <w:szCs w:val="24"/>
        </w:rPr>
        <w:t xml:space="preserve">could </w:t>
      </w:r>
      <w:r w:rsidR="00056EB7">
        <w:rPr>
          <w:sz w:val="24"/>
          <w:szCs w:val="24"/>
        </w:rPr>
        <w:t>reveal information pertinent to human-wildlife coexistence in an increasingly urban world.</w:t>
      </w:r>
      <w:bookmarkEnd w:id="240"/>
      <w:r w:rsidRPr="00FC62FD">
        <w:rPr>
          <w:sz w:val="24"/>
          <w:szCs w:val="24"/>
        </w:rPr>
        <w:br w:type="page"/>
      </w:r>
    </w:p>
    <w:p w14:paraId="0000001A" w14:textId="77777777" w:rsidR="00E70473" w:rsidRDefault="00000000">
      <w:pPr>
        <w:keepNext/>
        <w:pBdr>
          <w:top w:val="nil"/>
          <w:left w:val="nil"/>
          <w:bottom w:val="nil"/>
          <w:right w:val="nil"/>
          <w:between w:val="nil"/>
        </w:pBdr>
        <w:spacing w:before="120" w:after="120"/>
        <w:rPr>
          <w:b/>
          <w:color w:val="000000"/>
          <w:sz w:val="24"/>
          <w:szCs w:val="24"/>
        </w:rPr>
      </w:pPr>
      <w:commentRangeStart w:id="245"/>
      <w:r>
        <w:rPr>
          <w:b/>
          <w:color w:val="000000"/>
          <w:sz w:val="24"/>
          <w:szCs w:val="24"/>
        </w:rPr>
        <w:lastRenderedPageBreak/>
        <w:t>References</w:t>
      </w:r>
      <w:commentRangeEnd w:id="245"/>
      <w:r w:rsidR="009868D3">
        <w:rPr>
          <w:rStyle w:val="CommentReference"/>
        </w:rPr>
        <w:commentReference w:id="245"/>
      </w:r>
      <w:r>
        <w:rPr>
          <w:b/>
          <w:color w:val="000000"/>
          <w:sz w:val="24"/>
          <w:szCs w:val="24"/>
        </w:rPr>
        <w:t xml:space="preserve"> and Notes</w:t>
      </w:r>
    </w:p>
    <w:p w14:paraId="0000001B"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1. </w:t>
      </w:r>
      <w:r>
        <w:rPr>
          <w:color w:val="000000"/>
          <w:sz w:val="24"/>
          <w:szCs w:val="24"/>
        </w:rPr>
        <w:tab/>
        <w:t xml:space="preserve">H. Lowry, A. Lill, B. B. M. Wong, </w:t>
      </w:r>
      <w:proofErr w:type="spellStart"/>
      <w:r>
        <w:rPr>
          <w:color w:val="000000"/>
          <w:sz w:val="24"/>
          <w:szCs w:val="24"/>
        </w:rPr>
        <w:t>Behavioural</w:t>
      </w:r>
      <w:proofErr w:type="spellEnd"/>
      <w:r>
        <w:rPr>
          <w:color w:val="000000"/>
          <w:sz w:val="24"/>
          <w:szCs w:val="24"/>
        </w:rPr>
        <w:t xml:space="preserve"> responses of wildlife to urban environments. </w:t>
      </w:r>
      <w:r>
        <w:rPr>
          <w:i/>
          <w:color w:val="000000"/>
          <w:sz w:val="24"/>
          <w:szCs w:val="24"/>
        </w:rPr>
        <w:t>Biological Reviews</w:t>
      </w:r>
      <w:r>
        <w:rPr>
          <w:color w:val="000000"/>
          <w:sz w:val="24"/>
          <w:szCs w:val="24"/>
        </w:rPr>
        <w:t xml:space="preserve"> </w:t>
      </w:r>
      <w:r>
        <w:rPr>
          <w:b/>
          <w:color w:val="000000"/>
          <w:sz w:val="24"/>
          <w:szCs w:val="24"/>
        </w:rPr>
        <w:t>88</w:t>
      </w:r>
      <w:r>
        <w:rPr>
          <w:color w:val="000000"/>
          <w:sz w:val="24"/>
          <w:szCs w:val="24"/>
        </w:rPr>
        <w:t>, 537–549 (2013).</w:t>
      </w:r>
    </w:p>
    <w:p w14:paraId="0000001C"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2. </w:t>
      </w:r>
      <w:r>
        <w:rPr>
          <w:color w:val="000000"/>
          <w:sz w:val="24"/>
          <w:szCs w:val="24"/>
        </w:rPr>
        <w:tab/>
        <w:t xml:space="preserve">C. J. Schell, L. A. Stanton, J. K. Young, L. M. Angeloni, J. E. Lambert, S. W. Breck, M. H. Murray, The evolutionary consequences of human-wildlife conflict in cities. </w:t>
      </w:r>
      <w:r>
        <w:rPr>
          <w:i/>
          <w:color w:val="000000"/>
          <w:sz w:val="24"/>
          <w:szCs w:val="24"/>
        </w:rPr>
        <w:t>Evolutionary Applications</w:t>
      </w:r>
      <w:r>
        <w:rPr>
          <w:color w:val="000000"/>
          <w:sz w:val="24"/>
          <w:szCs w:val="24"/>
        </w:rPr>
        <w:t xml:space="preserve"> </w:t>
      </w:r>
      <w:r>
        <w:rPr>
          <w:b/>
          <w:color w:val="000000"/>
          <w:sz w:val="24"/>
          <w:szCs w:val="24"/>
        </w:rPr>
        <w:t>14</w:t>
      </w:r>
      <w:r>
        <w:rPr>
          <w:color w:val="000000"/>
          <w:sz w:val="24"/>
          <w:szCs w:val="24"/>
        </w:rPr>
        <w:t>, 178–197 (2021).</w:t>
      </w:r>
    </w:p>
    <w:p w14:paraId="0000001D"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3. </w:t>
      </w:r>
      <w:r>
        <w:rPr>
          <w:color w:val="000000"/>
          <w:sz w:val="24"/>
          <w:szCs w:val="24"/>
        </w:rPr>
        <w:tab/>
        <w:t xml:space="preserve">L. Stanton, E. Davis, S. Johnson, A. Gilbert, S. Benson-Amram, Adaptation of the Aesop’s Fable paradigm for use with raccoons (Procyon lotor): considerations for future application in non-avian and non-primate species. </w:t>
      </w:r>
      <w:r>
        <w:rPr>
          <w:i/>
          <w:color w:val="000000"/>
          <w:sz w:val="24"/>
          <w:szCs w:val="24"/>
        </w:rPr>
        <w:t>Animal Cognition</w:t>
      </w:r>
      <w:r>
        <w:rPr>
          <w:color w:val="000000"/>
          <w:sz w:val="24"/>
          <w:szCs w:val="24"/>
        </w:rPr>
        <w:t xml:space="preserve"> </w:t>
      </w:r>
      <w:r>
        <w:rPr>
          <w:b/>
          <w:color w:val="000000"/>
          <w:sz w:val="24"/>
          <w:szCs w:val="24"/>
        </w:rPr>
        <w:t>20</w:t>
      </w:r>
      <w:r>
        <w:rPr>
          <w:color w:val="000000"/>
          <w:sz w:val="24"/>
          <w:szCs w:val="24"/>
        </w:rPr>
        <w:t>, 1147–1152 (2017).</w:t>
      </w:r>
    </w:p>
    <w:p w14:paraId="0000001E"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4. </w:t>
      </w:r>
      <w:r>
        <w:rPr>
          <w:color w:val="000000"/>
          <w:sz w:val="24"/>
          <w:szCs w:val="24"/>
        </w:rPr>
        <w:tab/>
        <w:t xml:space="preserve">L. A. Stanton, E. S. Bridge, J. Huizinga, S. Benson-Amram, Environmental, individual and social traits of free-ranging raccoons influence performance in cognitive testing. </w:t>
      </w:r>
      <w:r>
        <w:rPr>
          <w:i/>
          <w:color w:val="000000"/>
          <w:sz w:val="24"/>
          <w:szCs w:val="24"/>
        </w:rPr>
        <w:t>Journal of Experimental Biology</w:t>
      </w:r>
      <w:r>
        <w:rPr>
          <w:color w:val="000000"/>
          <w:sz w:val="24"/>
          <w:szCs w:val="24"/>
        </w:rPr>
        <w:t xml:space="preserve"> </w:t>
      </w:r>
      <w:r>
        <w:rPr>
          <w:b/>
          <w:color w:val="000000"/>
          <w:sz w:val="24"/>
          <w:szCs w:val="24"/>
        </w:rPr>
        <w:t>225</w:t>
      </w:r>
      <w:r>
        <w:rPr>
          <w:color w:val="000000"/>
          <w:sz w:val="24"/>
          <w:szCs w:val="24"/>
        </w:rPr>
        <w:t>, jeb243726 (2022).</w:t>
      </w:r>
    </w:p>
    <w:p w14:paraId="0000001F"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5. </w:t>
      </w:r>
      <w:r>
        <w:rPr>
          <w:color w:val="000000"/>
          <w:sz w:val="24"/>
          <w:szCs w:val="24"/>
        </w:rPr>
        <w:tab/>
        <w:t xml:space="preserve">L. P. Barrett, L. A. Stanton, S. Benson-Amram, The cognition of “nuisance” species. </w:t>
      </w:r>
      <w:r>
        <w:rPr>
          <w:i/>
          <w:color w:val="000000"/>
          <w:sz w:val="24"/>
          <w:szCs w:val="24"/>
        </w:rPr>
        <w:t>Animal Behaviour</w:t>
      </w:r>
      <w:r>
        <w:rPr>
          <w:color w:val="000000"/>
          <w:sz w:val="24"/>
          <w:szCs w:val="24"/>
        </w:rPr>
        <w:t xml:space="preserve"> </w:t>
      </w:r>
      <w:r>
        <w:rPr>
          <w:b/>
          <w:color w:val="000000"/>
          <w:sz w:val="24"/>
          <w:szCs w:val="24"/>
        </w:rPr>
        <w:t>147</w:t>
      </w:r>
      <w:r>
        <w:rPr>
          <w:color w:val="000000"/>
          <w:sz w:val="24"/>
          <w:szCs w:val="24"/>
        </w:rPr>
        <w:t>, 167–177 (2019).</w:t>
      </w:r>
    </w:p>
    <w:p w14:paraId="00000020"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6. </w:t>
      </w:r>
      <w:r>
        <w:rPr>
          <w:color w:val="000000"/>
          <w:sz w:val="24"/>
          <w:szCs w:val="24"/>
        </w:rPr>
        <w:tab/>
        <w:t xml:space="preserve">S. E. Daniels, R. E. Fanelli, A. Gilbert, S. Benson-Amram, Behavioral flexibility of a generalist carnivore. </w:t>
      </w:r>
      <w:r>
        <w:rPr>
          <w:i/>
          <w:color w:val="000000"/>
          <w:sz w:val="24"/>
          <w:szCs w:val="24"/>
        </w:rPr>
        <w:t>Animal Cognition</w:t>
      </w:r>
      <w:r>
        <w:rPr>
          <w:color w:val="000000"/>
          <w:sz w:val="24"/>
          <w:szCs w:val="24"/>
        </w:rPr>
        <w:t xml:space="preserve"> </w:t>
      </w:r>
      <w:r>
        <w:rPr>
          <w:b/>
          <w:color w:val="000000"/>
          <w:sz w:val="24"/>
          <w:szCs w:val="24"/>
        </w:rPr>
        <w:t>22</w:t>
      </w:r>
      <w:r>
        <w:rPr>
          <w:color w:val="000000"/>
          <w:sz w:val="24"/>
          <w:szCs w:val="24"/>
        </w:rPr>
        <w:t>, 387–396 (2019).</w:t>
      </w:r>
    </w:p>
    <w:p w14:paraId="00000021"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7. </w:t>
      </w:r>
      <w:r>
        <w:rPr>
          <w:color w:val="000000"/>
          <w:sz w:val="24"/>
          <w:szCs w:val="24"/>
        </w:rPr>
        <w:tab/>
        <w:t xml:space="preserve">E. Vincze, B. Kovács, Urbanization’s effects on problem solving abilities: A meta-analysis. </w:t>
      </w:r>
      <w:r>
        <w:rPr>
          <w:i/>
          <w:color w:val="000000"/>
          <w:sz w:val="24"/>
          <w:szCs w:val="24"/>
        </w:rPr>
        <w:t>Frontiers in Ecology and Evolution</w:t>
      </w:r>
      <w:r>
        <w:rPr>
          <w:color w:val="000000"/>
          <w:sz w:val="24"/>
          <w:szCs w:val="24"/>
        </w:rPr>
        <w:t xml:space="preserve"> </w:t>
      </w:r>
      <w:r>
        <w:rPr>
          <w:b/>
          <w:color w:val="000000"/>
          <w:sz w:val="24"/>
          <w:szCs w:val="24"/>
        </w:rPr>
        <w:t>10</w:t>
      </w:r>
      <w:r>
        <w:rPr>
          <w:color w:val="000000"/>
          <w:sz w:val="24"/>
          <w:szCs w:val="24"/>
        </w:rPr>
        <w:t>, 834436 (2022).</w:t>
      </w:r>
    </w:p>
    <w:p w14:paraId="00000022"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8. </w:t>
      </w:r>
      <w:r>
        <w:rPr>
          <w:color w:val="000000"/>
          <w:sz w:val="24"/>
          <w:szCs w:val="24"/>
        </w:rPr>
        <w:tab/>
        <w:t xml:space="preserve">S. Benson-Amram, B. Dantzer, G. Stricker, E. M. Swanson, K. E. Holekamp, Brain size predicts problem-solving ability in mammalian carnivores. </w:t>
      </w:r>
      <w:r>
        <w:rPr>
          <w:i/>
          <w:color w:val="000000"/>
          <w:sz w:val="24"/>
          <w:szCs w:val="24"/>
        </w:rPr>
        <w:t>Proceedings of the National Academy of Sciences of the United States of America</w:t>
      </w:r>
      <w:r>
        <w:rPr>
          <w:color w:val="000000"/>
          <w:sz w:val="24"/>
          <w:szCs w:val="24"/>
        </w:rPr>
        <w:t xml:space="preserve"> </w:t>
      </w:r>
      <w:r>
        <w:rPr>
          <w:b/>
          <w:color w:val="000000"/>
          <w:sz w:val="24"/>
          <w:szCs w:val="24"/>
        </w:rPr>
        <w:t>113</w:t>
      </w:r>
      <w:r>
        <w:rPr>
          <w:color w:val="000000"/>
          <w:sz w:val="24"/>
          <w:szCs w:val="24"/>
        </w:rPr>
        <w:t>, 2532–2537 (2016).</w:t>
      </w:r>
    </w:p>
    <w:p w14:paraId="00000023"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9. </w:t>
      </w:r>
      <w:r>
        <w:rPr>
          <w:color w:val="000000"/>
          <w:sz w:val="24"/>
          <w:szCs w:val="24"/>
        </w:rPr>
        <w:tab/>
        <w:t xml:space="preserve">D. Sol, Revisiting the cognitive buffer hypothesis for the evolution of large brains. </w:t>
      </w:r>
      <w:r>
        <w:rPr>
          <w:i/>
          <w:color w:val="000000"/>
          <w:sz w:val="24"/>
          <w:szCs w:val="24"/>
        </w:rPr>
        <w:t>Biology Letters</w:t>
      </w:r>
      <w:r>
        <w:rPr>
          <w:color w:val="000000"/>
          <w:sz w:val="24"/>
          <w:szCs w:val="24"/>
        </w:rPr>
        <w:t xml:space="preserve"> </w:t>
      </w:r>
      <w:r>
        <w:rPr>
          <w:b/>
          <w:color w:val="000000"/>
          <w:sz w:val="24"/>
          <w:szCs w:val="24"/>
        </w:rPr>
        <w:t>5</w:t>
      </w:r>
      <w:r>
        <w:rPr>
          <w:color w:val="000000"/>
          <w:sz w:val="24"/>
          <w:szCs w:val="24"/>
        </w:rPr>
        <w:t>, 130–133 (2009).</w:t>
      </w:r>
    </w:p>
    <w:p w14:paraId="00000024"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10. </w:t>
      </w:r>
      <w:r>
        <w:rPr>
          <w:color w:val="000000"/>
          <w:sz w:val="24"/>
          <w:szCs w:val="24"/>
        </w:rPr>
        <w:tab/>
        <w:t xml:space="preserve">S. Benson-Amram, H. J. Griebling, C. M. Sluka, The current state of carnivore cognition. </w:t>
      </w:r>
      <w:r>
        <w:rPr>
          <w:i/>
          <w:color w:val="000000"/>
          <w:sz w:val="24"/>
          <w:szCs w:val="24"/>
        </w:rPr>
        <w:t>Animal Cognition</w:t>
      </w:r>
      <w:r>
        <w:rPr>
          <w:color w:val="000000"/>
          <w:sz w:val="24"/>
          <w:szCs w:val="24"/>
        </w:rPr>
        <w:t xml:space="preserve"> </w:t>
      </w:r>
      <w:r>
        <w:rPr>
          <w:b/>
          <w:color w:val="000000"/>
          <w:sz w:val="24"/>
          <w:szCs w:val="24"/>
        </w:rPr>
        <w:t>26</w:t>
      </w:r>
      <w:r>
        <w:rPr>
          <w:color w:val="000000"/>
          <w:sz w:val="24"/>
          <w:szCs w:val="24"/>
        </w:rPr>
        <w:t>, 37–58 (2023).</w:t>
      </w:r>
    </w:p>
    <w:p w14:paraId="00000025"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11</w:t>
      </w:r>
      <w:proofErr w:type="gramStart"/>
      <w:r>
        <w:rPr>
          <w:color w:val="000000"/>
          <w:sz w:val="24"/>
          <w:szCs w:val="24"/>
        </w:rPr>
        <w:t xml:space="preserve">. </w:t>
      </w:r>
      <w:r>
        <w:rPr>
          <w:color w:val="000000"/>
          <w:sz w:val="24"/>
          <w:szCs w:val="24"/>
        </w:rPr>
        <w:tab/>
        <w:t>K</w:t>
      </w:r>
      <w:proofErr w:type="gramEnd"/>
      <w:r>
        <w:rPr>
          <w:color w:val="000000"/>
          <w:sz w:val="24"/>
          <w:szCs w:val="24"/>
        </w:rPr>
        <w:t xml:space="preserve">. Isler, C. P. van Schaik, </w:t>
      </w:r>
      <w:proofErr w:type="gramStart"/>
      <w:r>
        <w:rPr>
          <w:color w:val="000000"/>
          <w:sz w:val="24"/>
          <w:szCs w:val="24"/>
        </w:rPr>
        <w:t>The</w:t>
      </w:r>
      <w:proofErr w:type="gramEnd"/>
      <w:r>
        <w:rPr>
          <w:color w:val="000000"/>
          <w:sz w:val="24"/>
          <w:szCs w:val="24"/>
        </w:rPr>
        <w:t xml:space="preserve"> expensive brain: a framework for explaining evolutionary changes in brain size. </w:t>
      </w:r>
      <w:r>
        <w:rPr>
          <w:i/>
          <w:color w:val="000000"/>
          <w:sz w:val="24"/>
          <w:szCs w:val="24"/>
        </w:rPr>
        <w:t>Journal of human evolution</w:t>
      </w:r>
      <w:r>
        <w:rPr>
          <w:color w:val="000000"/>
          <w:sz w:val="24"/>
          <w:szCs w:val="24"/>
        </w:rPr>
        <w:t xml:space="preserve"> </w:t>
      </w:r>
      <w:r>
        <w:rPr>
          <w:b/>
          <w:color w:val="000000"/>
          <w:sz w:val="24"/>
          <w:szCs w:val="24"/>
        </w:rPr>
        <w:t>57</w:t>
      </w:r>
      <w:r>
        <w:rPr>
          <w:color w:val="000000"/>
          <w:sz w:val="24"/>
          <w:szCs w:val="24"/>
        </w:rPr>
        <w:t>, 392–400 (2009).</w:t>
      </w:r>
    </w:p>
    <w:p w14:paraId="00000026"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12. </w:t>
      </w:r>
      <w:r>
        <w:rPr>
          <w:color w:val="000000"/>
          <w:sz w:val="24"/>
          <w:szCs w:val="24"/>
        </w:rPr>
        <w:tab/>
        <w:t xml:space="preserve">S. T. A. Pickett, M. L. </w:t>
      </w:r>
      <w:proofErr w:type="spellStart"/>
      <w:r>
        <w:rPr>
          <w:color w:val="000000"/>
          <w:sz w:val="24"/>
          <w:szCs w:val="24"/>
        </w:rPr>
        <w:t>Cadenasso</w:t>
      </w:r>
      <w:proofErr w:type="spellEnd"/>
      <w:r>
        <w:rPr>
          <w:color w:val="000000"/>
          <w:sz w:val="24"/>
          <w:szCs w:val="24"/>
        </w:rPr>
        <w:t xml:space="preserve">, E. J. Rosi-Marshall, K. T. Belt, P. M. </w:t>
      </w:r>
      <w:proofErr w:type="spellStart"/>
      <w:r>
        <w:rPr>
          <w:color w:val="000000"/>
          <w:sz w:val="24"/>
          <w:szCs w:val="24"/>
        </w:rPr>
        <w:t>Groffman</w:t>
      </w:r>
      <w:proofErr w:type="spellEnd"/>
      <w:r>
        <w:rPr>
          <w:color w:val="000000"/>
          <w:sz w:val="24"/>
          <w:szCs w:val="24"/>
        </w:rPr>
        <w:t xml:space="preserve">, J. M. Grove, E. G. Irwin, S. S. Kaushal, S. L. LaDeau, C. H. Nilon, C. M. Swan, P. S. Warren, Dynamic heterogeneity: a framework to promote ecological integration and hypothesis generation in urban systems. </w:t>
      </w:r>
      <w:r>
        <w:rPr>
          <w:i/>
          <w:color w:val="000000"/>
          <w:sz w:val="24"/>
          <w:szCs w:val="24"/>
        </w:rPr>
        <w:t>Urban Ecosystems</w:t>
      </w:r>
      <w:r>
        <w:rPr>
          <w:color w:val="000000"/>
          <w:sz w:val="24"/>
          <w:szCs w:val="24"/>
        </w:rPr>
        <w:t xml:space="preserve"> </w:t>
      </w:r>
      <w:r>
        <w:rPr>
          <w:b/>
          <w:color w:val="000000"/>
          <w:sz w:val="24"/>
          <w:szCs w:val="24"/>
        </w:rPr>
        <w:t>20</w:t>
      </w:r>
      <w:r>
        <w:rPr>
          <w:color w:val="000000"/>
          <w:sz w:val="24"/>
          <w:szCs w:val="24"/>
        </w:rPr>
        <w:t>, 1–14 (2017).</w:t>
      </w:r>
    </w:p>
    <w:p w14:paraId="00000027"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13. </w:t>
      </w:r>
      <w:r>
        <w:rPr>
          <w:color w:val="000000"/>
          <w:sz w:val="24"/>
          <w:szCs w:val="24"/>
        </w:rPr>
        <w:tab/>
        <w:t xml:space="preserve">T. Caspi, M. G. Serrano, S. L. </w:t>
      </w:r>
      <w:proofErr w:type="spellStart"/>
      <w:r>
        <w:rPr>
          <w:color w:val="000000"/>
          <w:sz w:val="24"/>
          <w:szCs w:val="24"/>
        </w:rPr>
        <w:t>Vanderzwan</w:t>
      </w:r>
      <w:proofErr w:type="spellEnd"/>
      <w:r>
        <w:rPr>
          <w:color w:val="000000"/>
          <w:sz w:val="24"/>
          <w:szCs w:val="24"/>
        </w:rPr>
        <w:t xml:space="preserve">, J. Kessler, C. J. Schell, B. N. Sacks, Impervious surface cover and number of restaurants shape diet variation in an urban carnivore. </w:t>
      </w:r>
      <w:r>
        <w:rPr>
          <w:i/>
          <w:color w:val="000000"/>
          <w:sz w:val="24"/>
          <w:szCs w:val="24"/>
        </w:rPr>
        <w:t>Ecosphere</w:t>
      </w:r>
      <w:r>
        <w:rPr>
          <w:color w:val="000000"/>
          <w:sz w:val="24"/>
          <w:szCs w:val="24"/>
        </w:rPr>
        <w:t xml:space="preserve"> </w:t>
      </w:r>
      <w:r>
        <w:rPr>
          <w:b/>
          <w:color w:val="000000"/>
          <w:sz w:val="24"/>
          <w:szCs w:val="24"/>
        </w:rPr>
        <w:t>16</w:t>
      </w:r>
      <w:r>
        <w:rPr>
          <w:color w:val="000000"/>
          <w:sz w:val="24"/>
          <w:szCs w:val="24"/>
        </w:rPr>
        <w:t>, e70152 (2025).</w:t>
      </w:r>
    </w:p>
    <w:p w14:paraId="00000028"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14. </w:t>
      </w:r>
      <w:r>
        <w:rPr>
          <w:color w:val="000000"/>
          <w:sz w:val="24"/>
          <w:szCs w:val="24"/>
        </w:rPr>
        <w:tab/>
        <w:t xml:space="preserve">S. E. G. Lea, P. K. Y. Chow, L. A. Leaver, I. P. L. McLaren, Behavioral flexibility: A review, a model, and some exploratory tests. </w:t>
      </w:r>
      <w:r>
        <w:rPr>
          <w:i/>
          <w:color w:val="000000"/>
          <w:sz w:val="24"/>
          <w:szCs w:val="24"/>
        </w:rPr>
        <w:t>Learning &amp; Behavior</w:t>
      </w:r>
      <w:r>
        <w:rPr>
          <w:color w:val="000000"/>
          <w:sz w:val="24"/>
          <w:szCs w:val="24"/>
        </w:rPr>
        <w:t xml:space="preserve"> </w:t>
      </w:r>
      <w:r>
        <w:rPr>
          <w:b/>
          <w:color w:val="000000"/>
          <w:sz w:val="24"/>
          <w:szCs w:val="24"/>
        </w:rPr>
        <w:t>48</w:t>
      </w:r>
      <w:r>
        <w:rPr>
          <w:color w:val="000000"/>
          <w:sz w:val="24"/>
          <w:szCs w:val="24"/>
        </w:rPr>
        <w:t>, 173–187 (2020).</w:t>
      </w:r>
    </w:p>
    <w:p w14:paraId="00000029"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lastRenderedPageBreak/>
        <w:t xml:space="preserve">15. </w:t>
      </w:r>
      <w:r>
        <w:rPr>
          <w:color w:val="000000"/>
          <w:sz w:val="24"/>
          <w:szCs w:val="24"/>
        </w:rPr>
        <w:tab/>
        <w:t xml:space="preserve">S. Raymond, D. K. Steckler, M. A. Seguin, C. C. St. Clair, Coyote scat in cities increases risk of human exposure to an emerging zoonotic disease in North America. </w:t>
      </w:r>
      <w:r>
        <w:rPr>
          <w:i/>
          <w:color w:val="000000"/>
          <w:sz w:val="24"/>
          <w:szCs w:val="24"/>
        </w:rPr>
        <w:t>FRONTIERS IN CONSERVATION SCIENCE</w:t>
      </w:r>
      <w:r>
        <w:rPr>
          <w:color w:val="000000"/>
          <w:sz w:val="24"/>
          <w:szCs w:val="24"/>
        </w:rPr>
        <w:t xml:space="preserve"> </w:t>
      </w:r>
      <w:r>
        <w:rPr>
          <w:b/>
          <w:color w:val="000000"/>
          <w:sz w:val="24"/>
          <w:szCs w:val="24"/>
        </w:rPr>
        <w:t>4</w:t>
      </w:r>
      <w:r>
        <w:rPr>
          <w:color w:val="000000"/>
          <w:sz w:val="24"/>
          <w:szCs w:val="24"/>
        </w:rPr>
        <w:t>, 1294693 (2024).</w:t>
      </w:r>
    </w:p>
    <w:p w14:paraId="0000002A"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16. </w:t>
      </w:r>
      <w:r>
        <w:rPr>
          <w:color w:val="000000"/>
          <w:sz w:val="24"/>
          <w:szCs w:val="24"/>
        </w:rPr>
        <w:tab/>
        <w:t xml:space="preserve">J.-N. Audet, L. Lefebvre, What’s flexible in behavioral flexibility? </w:t>
      </w:r>
      <w:r>
        <w:rPr>
          <w:i/>
          <w:color w:val="000000"/>
          <w:sz w:val="24"/>
          <w:szCs w:val="24"/>
        </w:rPr>
        <w:t>Behavioral Ecology</w:t>
      </w:r>
      <w:r>
        <w:rPr>
          <w:color w:val="000000"/>
          <w:sz w:val="24"/>
          <w:szCs w:val="24"/>
        </w:rPr>
        <w:t xml:space="preserve"> </w:t>
      </w:r>
      <w:r>
        <w:rPr>
          <w:b/>
          <w:color w:val="000000"/>
          <w:sz w:val="24"/>
          <w:szCs w:val="24"/>
        </w:rPr>
        <w:t>28</w:t>
      </w:r>
      <w:r>
        <w:rPr>
          <w:color w:val="000000"/>
          <w:sz w:val="24"/>
          <w:szCs w:val="24"/>
        </w:rPr>
        <w:t>, 943–947 (2017).</w:t>
      </w:r>
    </w:p>
    <w:p w14:paraId="0000002B"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17. </w:t>
      </w:r>
      <w:r>
        <w:rPr>
          <w:color w:val="000000"/>
          <w:sz w:val="24"/>
          <w:szCs w:val="24"/>
        </w:rPr>
        <w:tab/>
        <w:t xml:space="preserve">S. M. Reader, J. Morand-Ferron, E. Flynn, Animal and human innovation: novel problems and novel solutions. </w:t>
      </w:r>
      <w:r>
        <w:rPr>
          <w:i/>
          <w:color w:val="000000"/>
          <w:sz w:val="24"/>
          <w:szCs w:val="24"/>
        </w:rPr>
        <w:t>Philosophical Transactions of the Royal Society B-Biological Sciences</w:t>
      </w:r>
      <w:r>
        <w:rPr>
          <w:color w:val="000000"/>
          <w:sz w:val="24"/>
          <w:szCs w:val="24"/>
        </w:rPr>
        <w:t xml:space="preserve"> </w:t>
      </w:r>
      <w:r>
        <w:rPr>
          <w:b/>
          <w:color w:val="000000"/>
          <w:sz w:val="24"/>
          <w:szCs w:val="24"/>
        </w:rPr>
        <w:t>371</w:t>
      </w:r>
      <w:r>
        <w:rPr>
          <w:color w:val="000000"/>
          <w:sz w:val="24"/>
          <w:szCs w:val="24"/>
        </w:rPr>
        <w:t>, 20150182 (2016).</w:t>
      </w:r>
    </w:p>
    <w:p w14:paraId="0000002C"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18. </w:t>
      </w:r>
      <w:r>
        <w:rPr>
          <w:color w:val="000000"/>
          <w:sz w:val="24"/>
          <w:szCs w:val="24"/>
        </w:rPr>
        <w:tab/>
        <w:t xml:space="preserve">J. K. Young, L. Touzot, S. P. Brummer, Persistence and conspecific observations improve problem-solving abilities of coyotes. </w:t>
      </w:r>
      <w:proofErr w:type="spellStart"/>
      <w:r>
        <w:rPr>
          <w:i/>
          <w:color w:val="000000"/>
          <w:sz w:val="24"/>
          <w:szCs w:val="24"/>
        </w:rPr>
        <w:t>Plos</w:t>
      </w:r>
      <w:proofErr w:type="spellEnd"/>
      <w:r>
        <w:rPr>
          <w:i/>
          <w:color w:val="000000"/>
          <w:sz w:val="24"/>
          <w:szCs w:val="24"/>
        </w:rPr>
        <w:t xml:space="preserve"> One</w:t>
      </w:r>
      <w:r>
        <w:rPr>
          <w:color w:val="000000"/>
          <w:sz w:val="24"/>
          <w:szCs w:val="24"/>
        </w:rPr>
        <w:t xml:space="preserve"> </w:t>
      </w:r>
      <w:r>
        <w:rPr>
          <w:b/>
          <w:color w:val="000000"/>
          <w:sz w:val="24"/>
          <w:szCs w:val="24"/>
        </w:rPr>
        <w:t>14</w:t>
      </w:r>
      <w:r>
        <w:rPr>
          <w:color w:val="000000"/>
          <w:sz w:val="24"/>
          <w:szCs w:val="24"/>
        </w:rPr>
        <w:t>, e0218778 (2019).</w:t>
      </w:r>
    </w:p>
    <w:p w14:paraId="0000002D"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19. </w:t>
      </w:r>
      <w:r>
        <w:rPr>
          <w:color w:val="000000"/>
          <w:sz w:val="24"/>
          <w:szCs w:val="24"/>
        </w:rPr>
        <w:tab/>
        <w:t xml:space="preserve">S. W. Breck, S. A. </w:t>
      </w:r>
      <w:proofErr w:type="spellStart"/>
      <w:r>
        <w:rPr>
          <w:color w:val="000000"/>
          <w:sz w:val="24"/>
          <w:szCs w:val="24"/>
        </w:rPr>
        <w:t>Poessel</w:t>
      </w:r>
      <w:proofErr w:type="spellEnd"/>
      <w:r>
        <w:rPr>
          <w:color w:val="000000"/>
          <w:sz w:val="24"/>
          <w:szCs w:val="24"/>
        </w:rPr>
        <w:t xml:space="preserve">, P. Mahoney, J. K. Young, The intrepid urban coyote: a comparison of bold and exploratory behavior in coyotes from urban and rural environments. </w:t>
      </w:r>
      <w:r>
        <w:rPr>
          <w:i/>
          <w:color w:val="000000"/>
          <w:sz w:val="24"/>
          <w:szCs w:val="24"/>
        </w:rPr>
        <w:t>Sci Rep</w:t>
      </w:r>
      <w:r>
        <w:rPr>
          <w:color w:val="000000"/>
          <w:sz w:val="24"/>
          <w:szCs w:val="24"/>
        </w:rPr>
        <w:t xml:space="preserve"> </w:t>
      </w:r>
      <w:r>
        <w:rPr>
          <w:b/>
          <w:color w:val="000000"/>
          <w:sz w:val="24"/>
          <w:szCs w:val="24"/>
        </w:rPr>
        <w:t>9</w:t>
      </w:r>
      <w:r>
        <w:rPr>
          <w:color w:val="000000"/>
          <w:sz w:val="24"/>
          <w:szCs w:val="24"/>
        </w:rPr>
        <w:t>, 2104 (2019).</w:t>
      </w:r>
    </w:p>
    <w:p w14:paraId="0000002E"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20. </w:t>
      </w:r>
      <w:r>
        <w:rPr>
          <w:color w:val="000000"/>
          <w:sz w:val="24"/>
          <w:szCs w:val="24"/>
        </w:rPr>
        <w:tab/>
        <w:t xml:space="preserve">S. Benson-Amram, M. L. Weldele, K. E. Holekamp, A comparison of innovative problem-solving abilities between wild and captive spotted hyaenas, Crocuta </w:t>
      </w:r>
      <w:proofErr w:type="spellStart"/>
      <w:r>
        <w:rPr>
          <w:color w:val="000000"/>
          <w:sz w:val="24"/>
          <w:szCs w:val="24"/>
        </w:rPr>
        <w:t>crocuta</w:t>
      </w:r>
      <w:proofErr w:type="spellEnd"/>
      <w:r>
        <w:rPr>
          <w:color w:val="000000"/>
          <w:sz w:val="24"/>
          <w:szCs w:val="24"/>
        </w:rPr>
        <w:t xml:space="preserve">. </w:t>
      </w:r>
      <w:r>
        <w:rPr>
          <w:i/>
          <w:color w:val="000000"/>
          <w:sz w:val="24"/>
          <w:szCs w:val="24"/>
        </w:rPr>
        <w:t>Animal Behaviour</w:t>
      </w:r>
      <w:r>
        <w:rPr>
          <w:color w:val="000000"/>
          <w:sz w:val="24"/>
          <w:szCs w:val="24"/>
        </w:rPr>
        <w:t xml:space="preserve"> </w:t>
      </w:r>
      <w:r>
        <w:rPr>
          <w:b/>
          <w:color w:val="000000"/>
          <w:sz w:val="24"/>
          <w:szCs w:val="24"/>
        </w:rPr>
        <w:t>85</w:t>
      </w:r>
      <w:r>
        <w:rPr>
          <w:color w:val="000000"/>
          <w:sz w:val="24"/>
          <w:szCs w:val="24"/>
        </w:rPr>
        <w:t>, 349–356 (2013).</w:t>
      </w:r>
    </w:p>
    <w:p w14:paraId="0000002F"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21. </w:t>
      </w:r>
      <w:r>
        <w:rPr>
          <w:color w:val="000000"/>
          <w:sz w:val="24"/>
          <w:szCs w:val="24"/>
        </w:rPr>
        <w:tab/>
        <w:t xml:space="preserve">F. B. Morton, M. Gartner, E.-M. Norrie, Y. Haddou, C. D. </w:t>
      </w:r>
      <w:proofErr w:type="spellStart"/>
      <w:r>
        <w:rPr>
          <w:color w:val="000000"/>
          <w:sz w:val="24"/>
          <w:szCs w:val="24"/>
        </w:rPr>
        <w:t>Soulsbury</w:t>
      </w:r>
      <w:proofErr w:type="spellEnd"/>
      <w:r>
        <w:rPr>
          <w:color w:val="000000"/>
          <w:sz w:val="24"/>
          <w:szCs w:val="24"/>
        </w:rPr>
        <w:t xml:space="preserve">, K. A. </w:t>
      </w:r>
      <w:proofErr w:type="spellStart"/>
      <w:r>
        <w:rPr>
          <w:color w:val="000000"/>
          <w:sz w:val="24"/>
          <w:szCs w:val="24"/>
        </w:rPr>
        <w:t>Adaway</w:t>
      </w:r>
      <w:proofErr w:type="spellEnd"/>
      <w:r>
        <w:rPr>
          <w:color w:val="000000"/>
          <w:sz w:val="24"/>
          <w:szCs w:val="24"/>
        </w:rPr>
        <w:t xml:space="preserve">, Urban foxes are bolder but not more innovative than their rural conspecifics. </w:t>
      </w:r>
      <w:r>
        <w:rPr>
          <w:i/>
          <w:color w:val="000000"/>
          <w:sz w:val="24"/>
          <w:szCs w:val="24"/>
        </w:rPr>
        <w:t>Animal Behaviour</w:t>
      </w:r>
      <w:r>
        <w:rPr>
          <w:color w:val="000000"/>
          <w:sz w:val="24"/>
          <w:szCs w:val="24"/>
        </w:rPr>
        <w:t xml:space="preserve"> </w:t>
      </w:r>
      <w:r>
        <w:rPr>
          <w:b/>
          <w:color w:val="000000"/>
          <w:sz w:val="24"/>
          <w:szCs w:val="24"/>
        </w:rPr>
        <w:t>203</w:t>
      </w:r>
      <w:r>
        <w:rPr>
          <w:color w:val="000000"/>
          <w:sz w:val="24"/>
          <w:szCs w:val="24"/>
        </w:rPr>
        <w:t>, 101–113 (2023).</w:t>
      </w:r>
    </w:p>
    <w:p w14:paraId="00000030"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22. </w:t>
      </w:r>
      <w:r>
        <w:rPr>
          <w:color w:val="000000"/>
          <w:sz w:val="24"/>
          <w:szCs w:val="24"/>
        </w:rPr>
        <w:tab/>
        <w:t xml:space="preserve">J. Evans, K. Boudreau, J. Hyman, </w:t>
      </w:r>
      <w:proofErr w:type="spellStart"/>
      <w:r>
        <w:rPr>
          <w:color w:val="000000"/>
          <w:sz w:val="24"/>
          <w:szCs w:val="24"/>
        </w:rPr>
        <w:t>Behavioural</w:t>
      </w:r>
      <w:proofErr w:type="spellEnd"/>
      <w:r>
        <w:rPr>
          <w:color w:val="000000"/>
          <w:sz w:val="24"/>
          <w:szCs w:val="24"/>
        </w:rPr>
        <w:t xml:space="preserve"> syndromes in urban and rural populations of song sparrows. </w:t>
      </w:r>
      <w:r>
        <w:rPr>
          <w:i/>
          <w:color w:val="000000"/>
          <w:sz w:val="24"/>
          <w:szCs w:val="24"/>
        </w:rPr>
        <w:t>Ethology</w:t>
      </w:r>
      <w:r>
        <w:rPr>
          <w:color w:val="000000"/>
          <w:sz w:val="24"/>
          <w:szCs w:val="24"/>
        </w:rPr>
        <w:t xml:space="preserve"> </w:t>
      </w:r>
      <w:r>
        <w:rPr>
          <w:b/>
          <w:color w:val="000000"/>
          <w:sz w:val="24"/>
          <w:szCs w:val="24"/>
        </w:rPr>
        <w:t>116</w:t>
      </w:r>
      <w:r>
        <w:rPr>
          <w:color w:val="000000"/>
          <w:sz w:val="24"/>
          <w:szCs w:val="24"/>
        </w:rPr>
        <w:t>, 588–595 (2010).</w:t>
      </w:r>
    </w:p>
    <w:p w14:paraId="00000031"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23. </w:t>
      </w:r>
      <w:r>
        <w:rPr>
          <w:color w:val="000000"/>
          <w:sz w:val="24"/>
          <w:szCs w:val="24"/>
        </w:rPr>
        <w:tab/>
        <w:t xml:space="preserve">J. W. Atwell, G. C. Cardoso, D. J. Whittaker, S. Campbell-Nelson, K. W. Robertson, E. D. </w:t>
      </w:r>
      <w:proofErr w:type="spellStart"/>
      <w:r>
        <w:rPr>
          <w:color w:val="000000"/>
          <w:sz w:val="24"/>
          <w:szCs w:val="24"/>
        </w:rPr>
        <w:t>Ketterson</w:t>
      </w:r>
      <w:proofErr w:type="spellEnd"/>
      <w:r>
        <w:rPr>
          <w:color w:val="000000"/>
          <w:sz w:val="24"/>
          <w:szCs w:val="24"/>
        </w:rPr>
        <w:t xml:space="preserve">, Boldness behavior and stress physiology in a novel urban environment suggest rapid correlated evolutionary adaptation. </w:t>
      </w:r>
      <w:r>
        <w:rPr>
          <w:i/>
          <w:color w:val="000000"/>
          <w:sz w:val="24"/>
          <w:szCs w:val="24"/>
        </w:rPr>
        <w:t>Behavioral Ecology</w:t>
      </w:r>
      <w:r>
        <w:rPr>
          <w:color w:val="000000"/>
          <w:sz w:val="24"/>
          <w:szCs w:val="24"/>
        </w:rPr>
        <w:t xml:space="preserve"> </w:t>
      </w:r>
      <w:r>
        <w:rPr>
          <w:b/>
          <w:color w:val="000000"/>
          <w:sz w:val="24"/>
          <w:szCs w:val="24"/>
        </w:rPr>
        <w:t>23</w:t>
      </w:r>
      <w:r>
        <w:rPr>
          <w:color w:val="000000"/>
          <w:sz w:val="24"/>
          <w:szCs w:val="24"/>
        </w:rPr>
        <w:t>, 960–969 (2012).</w:t>
      </w:r>
    </w:p>
    <w:p w14:paraId="00000032"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24. </w:t>
      </w:r>
      <w:r>
        <w:rPr>
          <w:color w:val="000000"/>
          <w:sz w:val="24"/>
          <w:szCs w:val="24"/>
        </w:rPr>
        <w:tab/>
        <w:t xml:space="preserve">V. Mazza, M. </w:t>
      </w:r>
      <w:proofErr w:type="spellStart"/>
      <w:r>
        <w:rPr>
          <w:color w:val="000000"/>
          <w:sz w:val="24"/>
          <w:szCs w:val="24"/>
        </w:rPr>
        <w:t>Dammhahn</w:t>
      </w:r>
      <w:proofErr w:type="spellEnd"/>
      <w:r>
        <w:rPr>
          <w:color w:val="000000"/>
          <w:sz w:val="24"/>
          <w:szCs w:val="24"/>
        </w:rPr>
        <w:t xml:space="preserve">, E. </w:t>
      </w:r>
      <w:proofErr w:type="spellStart"/>
      <w:r>
        <w:rPr>
          <w:color w:val="000000"/>
          <w:sz w:val="24"/>
          <w:szCs w:val="24"/>
        </w:rPr>
        <w:t>Lösche</w:t>
      </w:r>
      <w:proofErr w:type="spellEnd"/>
      <w:r>
        <w:rPr>
          <w:color w:val="000000"/>
          <w:sz w:val="24"/>
          <w:szCs w:val="24"/>
        </w:rPr>
        <w:t xml:space="preserve">, J. A. Eccard, Small mammals in the big city: </w:t>
      </w:r>
      <w:proofErr w:type="spellStart"/>
      <w:r>
        <w:rPr>
          <w:color w:val="000000"/>
          <w:sz w:val="24"/>
          <w:szCs w:val="24"/>
        </w:rPr>
        <w:t>Behavioural</w:t>
      </w:r>
      <w:proofErr w:type="spellEnd"/>
      <w:r>
        <w:rPr>
          <w:color w:val="000000"/>
          <w:sz w:val="24"/>
          <w:szCs w:val="24"/>
        </w:rPr>
        <w:t xml:space="preserve"> adjustments of non-commensal rodents to urban environments. </w:t>
      </w:r>
      <w:r>
        <w:rPr>
          <w:i/>
          <w:color w:val="000000"/>
          <w:sz w:val="24"/>
          <w:szCs w:val="24"/>
        </w:rPr>
        <w:t>Global Change Biology</w:t>
      </w:r>
      <w:r>
        <w:rPr>
          <w:color w:val="000000"/>
          <w:sz w:val="24"/>
          <w:szCs w:val="24"/>
        </w:rPr>
        <w:t xml:space="preserve"> </w:t>
      </w:r>
      <w:r>
        <w:rPr>
          <w:b/>
          <w:color w:val="000000"/>
          <w:sz w:val="24"/>
          <w:szCs w:val="24"/>
        </w:rPr>
        <w:t>26</w:t>
      </w:r>
      <w:r>
        <w:rPr>
          <w:color w:val="000000"/>
          <w:sz w:val="24"/>
          <w:szCs w:val="24"/>
        </w:rPr>
        <w:t>, 6326–6337 (2020).</w:t>
      </w:r>
    </w:p>
    <w:p w14:paraId="00000033"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25. </w:t>
      </w:r>
      <w:r>
        <w:rPr>
          <w:color w:val="000000"/>
          <w:sz w:val="24"/>
          <w:szCs w:val="24"/>
        </w:rPr>
        <w:tab/>
        <w:t xml:space="preserve">M. </w:t>
      </w:r>
      <w:proofErr w:type="spellStart"/>
      <w:r>
        <w:rPr>
          <w:color w:val="000000"/>
          <w:sz w:val="24"/>
          <w:szCs w:val="24"/>
        </w:rPr>
        <w:t>Dammhahn</w:t>
      </w:r>
      <w:proofErr w:type="spellEnd"/>
      <w:r>
        <w:rPr>
          <w:color w:val="000000"/>
          <w:sz w:val="24"/>
          <w:szCs w:val="24"/>
        </w:rPr>
        <w:t xml:space="preserve">, V. Mazza, A. Schirmer, C. </w:t>
      </w:r>
      <w:proofErr w:type="spellStart"/>
      <w:r>
        <w:rPr>
          <w:color w:val="000000"/>
          <w:sz w:val="24"/>
          <w:szCs w:val="24"/>
        </w:rPr>
        <w:t>Göttsche</w:t>
      </w:r>
      <w:proofErr w:type="spellEnd"/>
      <w:r>
        <w:rPr>
          <w:color w:val="000000"/>
          <w:sz w:val="24"/>
          <w:szCs w:val="24"/>
        </w:rPr>
        <w:t xml:space="preserve">, J. A. Eccard, Of city and village mice: </w:t>
      </w:r>
      <w:proofErr w:type="spellStart"/>
      <w:r>
        <w:rPr>
          <w:color w:val="000000"/>
          <w:sz w:val="24"/>
          <w:szCs w:val="24"/>
        </w:rPr>
        <w:t>behavioural</w:t>
      </w:r>
      <w:proofErr w:type="spellEnd"/>
      <w:r>
        <w:rPr>
          <w:color w:val="000000"/>
          <w:sz w:val="24"/>
          <w:szCs w:val="24"/>
        </w:rPr>
        <w:t xml:space="preserve"> adjustments of striped field mice to urban environments. </w:t>
      </w:r>
      <w:r>
        <w:rPr>
          <w:i/>
          <w:color w:val="000000"/>
          <w:sz w:val="24"/>
          <w:szCs w:val="24"/>
        </w:rPr>
        <w:t>Scientific Reports</w:t>
      </w:r>
      <w:r>
        <w:rPr>
          <w:color w:val="000000"/>
          <w:sz w:val="24"/>
          <w:szCs w:val="24"/>
        </w:rPr>
        <w:t xml:space="preserve"> </w:t>
      </w:r>
      <w:r>
        <w:rPr>
          <w:b/>
          <w:color w:val="000000"/>
          <w:sz w:val="24"/>
          <w:szCs w:val="24"/>
        </w:rPr>
        <w:t>10</w:t>
      </w:r>
      <w:r>
        <w:rPr>
          <w:color w:val="000000"/>
          <w:sz w:val="24"/>
          <w:szCs w:val="24"/>
        </w:rPr>
        <w:t>, 13056 (2020).</w:t>
      </w:r>
    </w:p>
    <w:p w14:paraId="00000034"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26. </w:t>
      </w:r>
      <w:r>
        <w:rPr>
          <w:color w:val="000000"/>
          <w:sz w:val="24"/>
          <w:szCs w:val="24"/>
        </w:rPr>
        <w:tab/>
        <w:t xml:space="preserve">O. Lapiedra, Z. Chejanovski, J. J. Kolbe, Urbanization and biological invasion shape animal personalities. </w:t>
      </w:r>
      <w:r>
        <w:rPr>
          <w:i/>
          <w:color w:val="000000"/>
          <w:sz w:val="24"/>
          <w:szCs w:val="24"/>
        </w:rPr>
        <w:t>Global Change Biology</w:t>
      </w:r>
      <w:r>
        <w:rPr>
          <w:color w:val="000000"/>
          <w:sz w:val="24"/>
          <w:szCs w:val="24"/>
        </w:rPr>
        <w:t xml:space="preserve"> </w:t>
      </w:r>
      <w:r>
        <w:rPr>
          <w:b/>
          <w:color w:val="000000"/>
          <w:sz w:val="24"/>
          <w:szCs w:val="24"/>
        </w:rPr>
        <w:t>23</w:t>
      </w:r>
      <w:r>
        <w:rPr>
          <w:color w:val="000000"/>
          <w:sz w:val="24"/>
          <w:szCs w:val="24"/>
        </w:rPr>
        <w:t>, 592–603 (2017).</w:t>
      </w:r>
    </w:p>
    <w:p w14:paraId="00000035"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27. </w:t>
      </w:r>
      <w:r>
        <w:rPr>
          <w:color w:val="000000"/>
          <w:sz w:val="24"/>
          <w:szCs w:val="24"/>
        </w:rPr>
        <w:tab/>
        <w:t xml:space="preserve">J. Baxter-Gilbert, J. L. Riley, M. J. Whiting, Bold New World: urbanization promotes an innate behavioral trait in a lizard. </w:t>
      </w:r>
      <w:r>
        <w:rPr>
          <w:i/>
          <w:color w:val="000000"/>
          <w:sz w:val="24"/>
          <w:szCs w:val="24"/>
        </w:rPr>
        <w:t>Behavioral Ecology and Sociobiology</w:t>
      </w:r>
      <w:r>
        <w:rPr>
          <w:color w:val="000000"/>
          <w:sz w:val="24"/>
          <w:szCs w:val="24"/>
        </w:rPr>
        <w:t xml:space="preserve"> </w:t>
      </w:r>
      <w:r>
        <w:rPr>
          <w:b/>
          <w:color w:val="000000"/>
          <w:sz w:val="24"/>
          <w:szCs w:val="24"/>
        </w:rPr>
        <w:t>73</w:t>
      </w:r>
      <w:r>
        <w:rPr>
          <w:color w:val="000000"/>
          <w:sz w:val="24"/>
          <w:szCs w:val="24"/>
        </w:rPr>
        <w:t>, 105 (2019).</w:t>
      </w:r>
    </w:p>
    <w:p w14:paraId="00000036"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28. </w:t>
      </w:r>
      <w:r>
        <w:rPr>
          <w:color w:val="000000"/>
          <w:sz w:val="24"/>
          <w:szCs w:val="24"/>
        </w:rPr>
        <w:tab/>
        <w:t>S. Blanchett, A. Turcotte, G. Blouin-Demers, The impact of urbanization on painted turtle (</w:t>
      </w:r>
      <w:proofErr w:type="spellStart"/>
      <w:r>
        <w:rPr>
          <w:color w:val="000000"/>
          <w:sz w:val="24"/>
          <w:szCs w:val="24"/>
        </w:rPr>
        <w:t>Chrysemys</w:t>
      </w:r>
      <w:proofErr w:type="spellEnd"/>
      <w:r>
        <w:rPr>
          <w:color w:val="000000"/>
          <w:sz w:val="24"/>
          <w:szCs w:val="24"/>
        </w:rPr>
        <w:t xml:space="preserve"> picta) behaviour. </w:t>
      </w:r>
      <w:r>
        <w:rPr>
          <w:i/>
          <w:color w:val="000000"/>
          <w:sz w:val="24"/>
          <w:szCs w:val="24"/>
        </w:rPr>
        <w:t>Ethology</w:t>
      </w:r>
      <w:r>
        <w:rPr>
          <w:color w:val="000000"/>
          <w:sz w:val="24"/>
          <w:szCs w:val="24"/>
        </w:rPr>
        <w:t xml:space="preserve"> </w:t>
      </w:r>
      <w:r>
        <w:rPr>
          <w:b/>
          <w:color w:val="000000"/>
          <w:sz w:val="24"/>
          <w:szCs w:val="24"/>
        </w:rPr>
        <w:t>130</w:t>
      </w:r>
      <w:r>
        <w:rPr>
          <w:color w:val="000000"/>
          <w:sz w:val="24"/>
          <w:szCs w:val="24"/>
        </w:rPr>
        <w:t>, e13467 (2024).</w:t>
      </w:r>
    </w:p>
    <w:p w14:paraId="00000037"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lastRenderedPageBreak/>
        <w:t xml:space="preserve">29. </w:t>
      </w:r>
      <w:r>
        <w:rPr>
          <w:color w:val="000000"/>
          <w:sz w:val="24"/>
          <w:szCs w:val="24"/>
        </w:rPr>
        <w:tab/>
        <w:t xml:space="preserve">A. Sih, J. Cote, M. Evans, S. Fogarty, J. Pruitt, Ecological implications of </w:t>
      </w:r>
      <w:proofErr w:type="spellStart"/>
      <w:r>
        <w:rPr>
          <w:color w:val="000000"/>
          <w:sz w:val="24"/>
          <w:szCs w:val="24"/>
        </w:rPr>
        <w:t>behavioural</w:t>
      </w:r>
      <w:proofErr w:type="spellEnd"/>
      <w:r>
        <w:rPr>
          <w:color w:val="000000"/>
          <w:sz w:val="24"/>
          <w:szCs w:val="24"/>
        </w:rPr>
        <w:t xml:space="preserve"> syndromes. </w:t>
      </w:r>
      <w:r>
        <w:rPr>
          <w:i/>
          <w:color w:val="000000"/>
          <w:sz w:val="24"/>
          <w:szCs w:val="24"/>
        </w:rPr>
        <w:t>Ecology letters</w:t>
      </w:r>
      <w:r>
        <w:rPr>
          <w:color w:val="000000"/>
          <w:sz w:val="24"/>
          <w:szCs w:val="24"/>
        </w:rPr>
        <w:t xml:space="preserve"> </w:t>
      </w:r>
      <w:r>
        <w:rPr>
          <w:b/>
          <w:color w:val="000000"/>
          <w:sz w:val="24"/>
          <w:szCs w:val="24"/>
        </w:rPr>
        <w:t>15</w:t>
      </w:r>
      <w:r>
        <w:rPr>
          <w:color w:val="000000"/>
          <w:sz w:val="24"/>
          <w:szCs w:val="24"/>
        </w:rPr>
        <w:t>, 278–289 (2012).</w:t>
      </w:r>
    </w:p>
    <w:p w14:paraId="00000038"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30. </w:t>
      </w:r>
      <w:r>
        <w:rPr>
          <w:color w:val="000000"/>
          <w:sz w:val="24"/>
          <w:szCs w:val="24"/>
        </w:rPr>
        <w:tab/>
        <w:t xml:space="preserve">K. K. Y. Wat, P. B. Banks, C. McArthur, Linking animal personality to problem-solving performance in urban common brushtail possums. </w:t>
      </w:r>
      <w:r>
        <w:rPr>
          <w:i/>
          <w:color w:val="000000"/>
          <w:sz w:val="24"/>
          <w:szCs w:val="24"/>
        </w:rPr>
        <w:t>Animal Behaviour</w:t>
      </w:r>
      <w:r>
        <w:rPr>
          <w:color w:val="000000"/>
          <w:sz w:val="24"/>
          <w:szCs w:val="24"/>
        </w:rPr>
        <w:t xml:space="preserve"> </w:t>
      </w:r>
      <w:r>
        <w:rPr>
          <w:b/>
          <w:color w:val="000000"/>
          <w:sz w:val="24"/>
          <w:szCs w:val="24"/>
        </w:rPr>
        <w:t>162</w:t>
      </w:r>
      <w:r>
        <w:rPr>
          <w:color w:val="000000"/>
          <w:sz w:val="24"/>
          <w:szCs w:val="24"/>
        </w:rPr>
        <w:t>, 35–45 (2020).</w:t>
      </w:r>
    </w:p>
    <w:p w14:paraId="00000039"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31. </w:t>
      </w:r>
      <w:r>
        <w:rPr>
          <w:color w:val="000000"/>
          <w:sz w:val="24"/>
          <w:szCs w:val="24"/>
        </w:rPr>
        <w:tab/>
        <w:t xml:space="preserve">A. T. Morehouse, T. A. Graves, N. Mikle, M. S. Boyce, Nature vs. Nurture: Evidence for Social Learning of Conflict Behaviour in Grizzly Bears. </w:t>
      </w:r>
      <w:proofErr w:type="spellStart"/>
      <w:r>
        <w:rPr>
          <w:i/>
          <w:color w:val="000000"/>
          <w:sz w:val="24"/>
          <w:szCs w:val="24"/>
        </w:rPr>
        <w:t>Plos</w:t>
      </w:r>
      <w:proofErr w:type="spellEnd"/>
      <w:r>
        <w:rPr>
          <w:i/>
          <w:color w:val="000000"/>
          <w:sz w:val="24"/>
          <w:szCs w:val="24"/>
        </w:rPr>
        <w:t xml:space="preserve"> One</w:t>
      </w:r>
      <w:r>
        <w:rPr>
          <w:color w:val="000000"/>
          <w:sz w:val="24"/>
          <w:szCs w:val="24"/>
        </w:rPr>
        <w:t xml:space="preserve"> </w:t>
      </w:r>
      <w:r>
        <w:rPr>
          <w:b/>
          <w:color w:val="000000"/>
          <w:sz w:val="24"/>
          <w:szCs w:val="24"/>
        </w:rPr>
        <w:t>11</w:t>
      </w:r>
      <w:r>
        <w:rPr>
          <w:color w:val="000000"/>
          <w:sz w:val="24"/>
          <w:szCs w:val="24"/>
        </w:rPr>
        <w:t>, e0165425 (2016).</w:t>
      </w:r>
    </w:p>
    <w:p w14:paraId="0000003A"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32. </w:t>
      </w:r>
      <w:r>
        <w:rPr>
          <w:color w:val="000000"/>
          <w:sz w:val="24"/>
          <w:szCs w:val="24"/>
        </w:rPr>
        <w:tab/>
        <w:t xml:space="preserve">C. J. Schell, J. K. Young, E. V. Lonsdorf, R. M. </w:t>
      </w:r>
      <w:proofErr w:type="spellStart"/>
      <w:r>
        <w:rPr>
          <w:color w:val="000000"/>
          <w:sz w:val="24"/>
          <w:szCs w:val="24"/>
        </w:rPr>
        <w:t>Santymire</w:t>
      </w:r>
      <w:proofErr w:type="spellEnd"/>
      <w:r>
        <w:rPr>
          <w:color w:val="000000"/>
          <w:sz w:val="24"/>
          <w:szCs w:val="24"/>
        </w:rPr>
        <w:t xml:space="preserve">, J. M. Mateo, Parental habituation to human disturbance over time reduces fear of humans in coyote offspring. </w:t>
      </w:r>
      <w:r>
        <w:rPr>
          <w:i/>
          <w:color w:val="000000"/>
          <w:sz w:val="24"/>
          <w:szCs w:val="24"/>
        </w:rPr>
        <w:t>Ecol. Evol.</w:t>
      </w:r>
      <w:r>
        <w:rPr>
          <w:color w:val="000000"/>
          <w:sz w:val="24"/>
          <w:szCs w:val="24"/>
        </w:rPr>
        <w:t xml:space="preserve"> </w:t>
      </w:r>
      <w:r>
        <w:rPr>
          <w:b/>
          <w:color w:val="000000"/>
          <w:sz w:val="24"/>
          <w:szCs w:val="24"/>
        </w:rPr>
        <w:t>8</w:t>
      </w:r>
      <w:r>
        <w:rPr>
          <w:color w:val="000000"/>
          <w:sz w:val="24"/>
          <w:szCs w:val="24"/>
        </w:rPr>
        <w:t>, 12965–12980 (2018).</w:t>
      </w:r>
    </w:p>
    <w:p w14:paraId="0000003B"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33. </w:t>
      </w:r>
      <w:r>
        <w:rPr>
          <w:color w:val="000000"/>
          <w:sz w:val="24"/>
          <w:szCs w:val="24"/>
        </w:rPr>
        <w:tab/>
        <w:t xml:space="preserve">J. C. Müller, J. Partecke, B. J. </w:t>
      </w:r>
      <w:proofErr w:type="spellStart"/>
      <w:r>
        <w:rPr>
          <w:color w:val="000000"/>
          <w:sz w:val="24"/>
          <w:szCs w:val="24"/>
        </w:rPr>
        <w:t>Hatchwell</w:t>
      </w:r>
      <w:proofErr w:type="spellEnd"/>
      <w:r>
        <w:rPr>
          <w:color w:val="000000"/>
          <w:sz w:val="24"/>
          <w:szCs w:val="24"/>
        </w:rPr>
        <w:t xml:space="preserve">, K. J. Gaston, K. L. Evans, Candidate gene polymorphisms for </w:t>
      </w:r>
      <w:proofErr w:type="spellStart"/>
      <w:r>
        <w:rPr>
          <w:color w:val="000000"/>
          <w:sz w:val="24"/>
          <w:szCs w:val="24"/>
        </w:rPr>
        <w:t>behavioural</w:t>
      </w:r>
      <w:proofErr w:type="spellEnd"/>
      <w:r>
        <w:rPr>
          <w:color w:val="000000"/>
          <w:sz w:val="24"/>
          <w:szCs w:val="24"/>
        </w:rPr>
        <w:t xml:space="preserve"> adaptations during urbanization in blackbirds. </w:t>
      </w:r>
      <w:r>
        <w:rPr>
          <w:i/>
          <w:color w:val="000000"/>
          <w:sz w:val="24"/>
          <w:szCs w:val="24"/>
        </w:rPr>
        <w:t>Molecular ecology</w:t>
      </w:r>
      <w:r>
        <w:rPr>
          <w:color w:val="000000"/>
          <w:sz w:val="24"/>
          <w:szCs w:val="24"/>
        </w:rPr>
        <w:t xml:space="preserve"> </w:t>
      </w:r>
      <w:r>
        <w:rPr>
          <w:b/>
          <w:color w:val="000000"/>
          <w:sz w:val="24"/>
          <w:szCs w:val="24"/>
        </w:rPr>
        <w:t>22</w:t>
      </w:r>
      <w:r>
        <w:rPr>
          <w:color w:val="000000"/>
          <w:sz w:val="24"/>
          <w:szCs w:val="24"/>
        </w:rPr>
        <w:t>, 3629–3637 (2013).</w:t>
      </w:r>
    </w:p>
    <w:p w14:paraId="0000003C"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34. </w:t>
      </w:r>
      <w:r>
        <w:rPr>
          <w:color w:val="000000"/>
          <w:sz w:val="24"/>
          <w:szCs w:val="24"/>
        </w:rPr>
        <w:tab/>
        <w:t xml:space="preserve">A. C. Miranda, H. </w:t>
      </w:r>
      <w:proofErr w:type="spellStart"/>
      <w:r>
        <w:rPr>
          <w:color w:val="000000"/>
          <w:sz w:val="24"/>
          <w:szCs w:val="24"/>
        </w:rPr>
        <w:t>Schielzeth</w:t>
      </w:r>
      <w:proofErr w:type="spellEnd"/>
      <w:r>
        <w:rPr>
          <w:color w:val="000000"/>
          <w:sz w:val="24"/>
          <w:szCs w:val="24"/>
        </w:rPr>
        <w:t xml:space="preserve">, T. Sonntag, J. Partecke, Urbanization and its effects on personality traits: a result of microevolution or phenotypic plasticity? </w:t>
      </w:r>
      <w:r>
        <w:rPr>
          <w:i/>
          <w:color w:val="000000"/>
          <w:sz w:val="24"/>
          <w:szCs w:val="24"/>
        </w:rPr>
        <w:t>Global change biology</w:t>
      </w:r>
      <w:r>
        <w:rPr>
          <w:color w:val="000000"/>
          <w:sz w:val="24"/>
          <w:szCs w:val="24"/>
        </w:rPr>
        <w:t xml:space="preserve"> </w:t>
      </w:r>
      <w:r>
        <w:rPr>
          <w:b/>
          <w:color w:val="000000"/>
          <w:sz w:val="24"/>
          <w:szCs w:val="24"/>
        </w:rPr>
        <w:t>19</w:t>
      </w:r>
      <w:r>
        <w:rPr>
          <w:color w:val="000000"/>
          <w:sz w:val="24"/>
          <w:szCs w:val="24"/>
        </w:rPr>
        <w:t>, 2634–2644 (2013).</w:t>
      </w:r>
    </w:p>
    <w:p w14:paraId="0000003D"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35. </w:t>
      </w:r>
      <w:r>
        <w:rPr>
          <w:color w:val="000000"/>
          <w:sz w:val="24"/>
          <w:szCs w:val="24"/>
        </w:rPr>
        <w:tab/>
        <w:t xml:space="preserve">R. B. Blair, Land use and avian species diversity along an urban gradient. </w:t>
      </w:r>
      <w:r>
        <w:rPr>
          <w:i/>
          <w:color w:val="000000"/>
          <w:sz w:val="24"/>
          <w:szCs w:val="24"/>
        </w:rPr>
        <w:t>ECOLOGICAL APPLICATIONS</w:t>
      </w:r>
      <w:r>
        <w:rPr>
          <w:color w:val="000000"/>
          <w:sz w:val="24"/>
          <w:szCs w:val="24"/>
        </w:rPr>
        <w:t xml:space="preserve"> </w:t>
      </w:r>
      <w:r>
        <w:rPr>
          <w:b/>
          <w:color w:val="000000"/>
          <w:sz w:val="24"/>
          <w:szCs w:val="24"/>
        </w:rPr>
        <w:t>6</w:t>
      </w:r>
      <w:r>
        <w:rPr>
          <w:color w:val="000000"/>
          <w:sz w:val="24"/>
          <w:szCs w:val="24"/>
        </w:rPr>
        <w:t>, 506–519 (1996).</w:t>
      </w:r>
    </w:p>
    <w:p w14:paraId="0000003E"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36. </w:t>
      </w:r>
      <w:r>
        <w:rPr>
          <w:color w:val="000000"/>
          <w:sz w:val="24"/>
          <w:szCs w:val="24"/>
        </w:rPr>
        <w:tab/>
        <w:t xml:space="preserve">S. D. Gehrt, J. L. Brown, C. Anchor, Is the urban coyote a misanthropic synanthrope? The case from Chicago. </w:t>
      </w:r>
      <w:r>
        <w:rPr>
          <w:i/>
          <w:color w:val="000000"/>
          <w:sz w:val="24"/>
          <w:szCs w:val="24"/>
        </w:rPr>
        <w:t>Cities and the Environment (CATE)</w:t>
      </w:r>
      <w:r>
        <w:rPr>
          <w:color w:val="000000"/>
          <w:sz w:val="24"/>
          <w:szCs w:val="24"/>
        </w:rPr>
        <w:t xml:space="preserve"> </w:t>
      </w:r>
      <w:r>
        <w:rPr>
          <w:b/>
          <w:color w:val="000000"/>
          <w:sz w:val="24"/>
          <w:szCs w:val="24"/>
        </w:rPr>
        <w:t>4</w:t>
      </w:r>
      <w:r>
        <w:rPr>
          <w:color w:val="000000"/>
          <w:sz w:val="24"/>
          <w:szCs w:val="24"/>
        </w:rPr>
        <w:t>, 3 (2011).</w:t>
      </w:r>
    </w:p>
    <w:p w14:paraId="0000003F"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37. </w:t>
      </w:r>
      <w:r>
        <w:rPr>
          <w:color w:val="000000"/>
          <w:sz w:val="24"/>
          <w:szCs w:val="24"/>
        </w:rPr>
        <w:tab/>
        <w:t xml:space="preserve">M. E. Gompper, Top carnivores in the suburbs? Ecological and conservation issues raised by colonization of north-eastern North America by coyotes. </w:t>
      </w:r>
      <w:r>
        <w:rPr>
          <w:i/>
          <w:color w:val="000000"/>
          <w:sz w:val="24"/>
          <w:szCs w:val="24"/>
        </w:rPr>
        <w:t>Bioscience</w:t>
      </w:r>
      <w:r>
        <w:rPr>
          <w:color w:val="000000"/>
          <w:sz w:val="24"/>
          <w:szCs w:val="24"/>
        </w:rPr>
        <w:t xml:space="preserve"> </w:t>
      </w:r>
      <w:r>
        <w:rPr>
          <w:b/>
          <w:color w:val="000000"/>
          <w:sz w:val="24"/>
          <w:szCs w:val="24"/>
        </w:rPr>
        <w:t>52</w:t>
      </w:r>
      <w:r>
        <w:rPr>
          <w:color w:val="000000"/>
          <w:sz w:val="24"/>
          <w:szCs w:val="24"/>
        </w:rPr>
        <w:t>, 185–190 (2002).</w:t>
      </w:r>
    </w:p>
    <w:p w14:paraId="00000040"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38. </w:t>
      </w:r>
      <w:r>
        <w:rPr>
          <w:color w:val="000000"/>
          <w:sz w:val="24"/>
          <w:szCs w:val="24"/>
        </w:rPr>
        <w:tab/>
        <w:t xml:space="preserve">S. Kark, A. Iwaniuk, A. Schalimtzek, E. Banker, </w:t>
      </w:r>
      <w:proofErr w:type="gramStart"/>
      <w:r>
        <w:rPr>
          <w:color w:val="000000"/>
          <w:sz w:val="24"/>
          <w:szCs w:val="24"/>
        </w:rPr>
        <w:t>Living</w:t>
      </w:r>
      <w:proofErr w:type="gramEnd"/>
      <w:r>
        <w:rPr>
          <w:color w:val="000000"/>
          <w:sz w:val="24"/>
          <w:szCs w:val="24"/>
        </w:rPr>
        <w:t xml:space="preserve"> in the city: can anyone become an “urban exploiter”? </w:t>
      </w:r>
      <w:r>
        <w:rPr>
          <w:i/>
          <w:color w:val="000000"/>
          <w:sz w:val="24"/>
          <w:szCs w:val="24"/>
        </w:rPr>
        <w:t>Journal of Biogeography</w:t>
      </w:r>
      <w:r>
        <w:rPr>
          <w:color w:val="000000"/>
          <w:sz w:val="24"/>
          <w:szCs w:val="24"/>
        </w:rPr>
        <w:t xml:space="preserve"> </w:t>
      </w:r>
      <w:r>
        <w:rPr>
          <w:b/>
          <w:color w:val="000000"/>
          <w:sz w:val="24"/>
          <w:szCs w:val="24"/>
        </w:rPr>
        <w:t>34</w:t>
      </w:r>
      <w:r>
        <w:rPr>
          <w:color w:val="000000"/>
          <w:sz w:val="24"/>
          <w:szCs w:val="24"/>
        </w:rPr>
        <w:t>, 638–651 (2007).</w:t>
      </w:r>
    </w:p>
    <w:p w14:paraId="00000041"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39. </w:t>
      </w:r>
      <w:r>
        <w:rPr>
          <w:color w:val="000000"/>
          <w:sz w:val="24"/>
          <w:szCs w:val="24"/>
        </w:rPr>
        <w:tab/>
        <w:t xml:space="preserve">K. M. Gaynor, C. E. Hojnowski, N. H. Carter, J. S. Brashares, The influence of human disturbance on wildlife nocturnality. </w:t>
      </w:r>
      <w:r>
        <w:rPr>
          <w:i/>
          <w:color w:val="000000"/>
          <w:sz w:val="24"/>
          <w:szCs w:val="24"/>
        </w:rPr>
        <w:t>Science</w:t>
      </w:r>
      <w:r>
        <w:rPr>
          <w:color w:val="000000"/>
          <w:sz w:val="24"/>
          <w:szCs w:val="24"/>
        </w:rPr>
        <w:t xml:space="preserve"> </w:t>
      </w:r>
      <w:r>
        <w:rPr>
          <w:b/>
          <w:color w:val="000000"/>
          <w:sz w:val="24"/>
          <w:szCs w:val="24"/>
        </w:rPr>
        <w:t>360</w:t>
      </w:r>
      <w:r>
        <w:rPr>
          <w:color w:val="000000"/>
          <w:sz w:val="24"/>
          <w:szCs w:val="24"/>
        </w:rPr>
        <w:t>, 1232-+ (2018).</w:t>
      </w:r>
    </w:p>
    <w:p w14:paraId="00000042"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40. </w:t>
      </w:r>
      <w:r>
        <w:rPr>
          <w:color w:val="000000"/>
          <w:sz w:val="24"/>
          <w:szCs w:val="24"/>
        </w:rPr>
        <w:tab/>
        <w:t xml:space="preserve">Murray, C. C. St. Clair, Individual flexibility in nocturnal activity reduces risk of road mortality for an urban carnivore. </w:t>
      </w:r>
      <w:r>
        <w:rPr>
          <w:i/>
          <w:color w:val="000000"/>
          <w:sz w:val="24"/>
          <w:szCs w:val="24"/>
        </w:rPr>
        <w:t>Behav. Ecol.</w:t>
      </w:r>
      <w:r>
        <w:rPr>
          <w:color w:val="000000"/>
          <w:sz w:val="24"/>
          <w:szCs w:val="24"/>
        </w:rPr>
        <w:t xml:space="preserve"> </w:t>
      </w:r>
      <w:r>
        <w:rPr>
          <w:b/>
          <w:color w:val="000000"/>
          <w:sz w:val="24"/>
          <w:szCs w:val="24"/>
        </w:rPr>
        <w:t>26</w:t>
      </w:r>
      <w:r>
        <w:rPr>
          <w:color w:val="000000"/>
          <w:sz w:val="24"/>
          <w:szCs w:val="24"/>
        </w:rPr>
        <w:t>, 1520–1527 (2015).</w:t>
      </w:r>
    </w:p>
    <w:p w14:paraId="00000043"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41. </w:t>
      </w:r>
      <w:r>
        <w:rPr>
          <w:color w:val="000000"/>
          <w:sz w:val="24"/>
          <w:szCs w:val="24"/>
        </w:rPr>
        <w:tab/>
        <w:t xml:space="preserve">S. Raymond, C. C. St Clair, Urban coyotes select cryptic den sites near human development where conflict rates increase. </w:t>
      </w:r>
      <w:r>
        <w:rPr>
          <w:i/>
          <w:color w:val="000000"/>
          <w:sz w:val="24"/>
          <w:szCs w:val="24"/>
        </w:rPr>
        <w:t>JOURNAL OF WILDLIFE MANAGEMENT</w:t>
      </w:r>
      <w:r>
        <w:rPr>
          <w:color w:val="000000"/>
          <w:sz w:val="24"/>
          <w:szCs w:val="24"/>
        </w:rPr>
        <w:t xml:space="preserve"> </w:t>
      </w:r>
      <w:r>
        <w:rPr>
          <w:b/>
          <w:color w:val="000000"/>
          <w:sz w:val="24"/>
          <w:szCs w:val="24"/>
        </w:rPr>
        <w:t>87</w:t>
      </w:r>
      <w:r>
        <w:rPr>
          <w:color w:val="000000"/>
          <w:sz w:val="24"/>
          <w:szCs w:val="24"/>
        </w:rPr>
        <w:t xml:space="preserve"> (2023).</w:t>
      </w:r>
    </w:p>
    <w:p w14:paraId="00000044"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42. </w:t>
      </w:r>
      <w:r>
        <w:rPr>
          <w:color w:val="000000"/>
          <w:sz w:val="24"/>
          <w:szCs w:val="24"/>
        </w:rPr>
        <w:tab/>
        <w:t xml:space="preserve">S. </w:t>
      </w:r>
      <w:proofErr w:type="spellStart"/>
      <w:r>
        <w:rPr>
          <w:color w:val="000000"/>
          <w:sz w:val="24"/>
          <w:szCs w:val="24"/>
        </w:rPr>
        <w:t>Sugden</w:t>
      </w:r>
      <w:proofErr w:type="spellEnd"/>
      <w:r>
        <w:rPr>
          <w:color w:val="000000"/>
          <w:sz w:val="24"/>
          <w:szCs w:val="24"/>
        </w:rPr>
        <w:t xml:space="preserve">, M. Murray, M. A. Edwards, C. C. St. Clair, Inter-population differences in coyote diet and niche width along an urban–suburban–rural gradient. </w:t>
      </w:r>
      <w:r>
        <w:rPr>
          <w:i/>
          <w:color w:val="000000"/>
          <w:sz w:val="24"/>
          <w:szCs w:val="24"/>
        </w:rPr>
        <w:t>Journal of Urban Ecology</w:t>
      </w:r>
      <w:r>
        <w:rPr>
          <w:color w:val="000000"/>
          <w:sz w:val="24"/>
          <w:szCs w:val="24"/>
        </w:rPr>
        <w:t xml:space="preserve"> </w:t>
      </w:r>
      <w:r>
        <w:rPr>
          <w:b/>
          <w:color w:val="000000"/>
          <w:sz w:val="24"/>
          <w:szCs w:val="24"/>
        </w:rPr>
        <w:t>7</w:t>
      </w:r>
      <w:r>
        <w:rPr>
          <w:color w:val="000000"/>
          <w:sz w:val="24"/>
          <w:szCs w:val="24"/>
        </w:rPr>
        <w:t>, 1–12 (2021).</w:t>
      </w:r>
    </w:p>
    <w:p w14:paraId="00000045"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43. </w:t>
      </w:r>
      <w:r>
        <w:rPr>
          <w:color w:val="000000"/>
          <w:sz w:val="24"/>
          <w:szCs w:val="24"/>
        </w:rPr>
        <w:tab/>
        <w:t xml:space="preserve">A. S. Griffin, D. Guez, Innovation and problem solving: a review of common mechanisms. </w:t>
      </w:r>
      <w:proofErr w:type="spellStart"/>
      <w:r>
        <w:rPr>
          <w:i/>
          <w:color w:val="000000"/>
          <w:sz w:val="24"/>
          <w:szCs w:val="24"/>
        </w:rPr>
        <w:t>Behavioural</w:t>
      </w:r>
      <w:proofErr w:type="spellEnd"/>
      <w:r>
        <w:rPr>
          <w:i/>
          <w:color w:val="000000"/>
          <w:sz w:val="24"/>
          <w:szCs w:val="24"/>
        </w:rPr>
        <w:t xml:space="preserve"> Processes</w:t>
      </w:r>
      <w:r>
        <w:rPr>
          <w:color w:val="000000"/>
          <w:sz w:val="24"/>
          <w:szCs w:val="24"/>
        </w:rPr>
        <w:t xml:space="preserve"> </w:t>
      </w:r>
      <w:r>
        <w:rPr>
          <w:b/>
          <w:color w:val="000000"/>
          <w:sz w:val="24"/>
          <w:szCs w:val="24"/>
        </w:rPr>
        <w:t>109</w:t>
      </w:r>
      <w:r>
        <w:rPr>
          <w:color w:val="000000"/>
          <w:sz w:val="24"/>
          <w:szCs w:val="24"/>
        </w:rPr>
        <w:t>, 121–134 (2014).</w:t>
      </w:r>
    </w:p>
    <w:p w14:paraId="00000046"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lastRenderedPageBreak/>
        <w:t xml:space="preserve">44. </w:t>
      </w:r>
      <w:r>
        <w:rPr>
          <w:color w:val="000000"/>
          <w:sz w:val="24"/>
          <w:szCs w:val="24"/>
        </w:rPr>
        <w:tab/>
        <w:t xml:space="preserve">S. Benson-Amram, K. E. Holekamp, Innovative problem solving by wild spotted hyenas. </w:t>
      </w:r>
      <w:r>
        <w:rPr>
          <w:i/>
          <w:color w:val="000000"/>
          <w:sz w:val="24"/>
          <w:szCs w:val="24"/>
        </w:rPr>
        <w:t>Proceedings of the Royal Society B: Biological Sciences</w:t>
      </w:r>
      <w:r>
        <w:rPr>
          <w:color w:val="000000"/>
          <w:sz w:val="24"/>
          <w:szCs w:val="24"/>
        </w:rPr>
        <w:t xml:space="preserve"> </w:t>
      </w:r>
      <w:r>
        <w:rPr>
          <w:b/>
          <w:color w:val="000000"/>
          <w:sz w:val="24"/>
          <w:szCs w:val="24"/>
        </w:rPr>
        <w:t>279</w:t>
      </w:r>
      <w:r>
        <w:rPr>
          <w:color w:val="000000"/>
          <w:sz w:val="24"/>
          <w:szCs w:val="24"/>
        </w:rPr>
        <w:t>, 4087–4095 (2012).</w:t>
      </w:r>
    </w:p>
    <w:p w14:paraId="00000047"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45. </w:t>
      </w:r>
      <w:r>
        <w:rPr>
          <w:color w:val="000000"/>
          <w:sz w:val="24"/>
          <w:szCs w:val="24"/>
        </w:rPr>
        <w:tab/>
        <w:t xml:space="preserve">L. Johnson-Ulrich, Z. Johnson-Ulrich, K. Holekamp, Proactive behavior, but not inhibitory control, predicts repeated innovation by spotted hyenas tested with a multi-access box. </w:t>
      </w:r>
      <w:r>
        <w:rPr>
          <w:i/>
          <w:color w:val="000000"/>
          <w:sz w:val="24"/>
          <w:szCs w:val="24"/>
        </w:rPr>
        <w:t>Animal Cognition</w:t>
      </w:r>
      <w:r>
        <w:rPr>
          <w:color w:val="000000"/>
          <w:sz w:val="24"/>
          <w:szCs w:val="24"/>
        </w:rPr>
        <w:t xml:space="preserve"> </w:t>
      </w:r>
      <w:r>
        <w:rPr>
          <w:b/>
          <w:color w:val="000000"/>
          <w:sz w:val="24"/>
          <w:szCs w:val="24"/>
        </w:rPr>
        <w:t>21</w:t>
      </w:r>
      <w:r>
        <w:rPr>
          <w:color w:val="000000"/>
          <w:sz w:val="24"/>
          <w:szCs w:val="24"/>
        </w:rPr>
        <w:t>, 379–392 (2018).</w:t>
      </w:r>
    </w:p>
    <w:p w14:paraId="00000048"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46. </w:t>
      </w:r>
      <w:r>
        <w:rPr>
          <w:color w:val="000000"/>
          <w:sz w:val="24"/>
          <w:szCs w:val="24"/>
        </w:rPr>
        <w:tab/>
        <w:t xml:space="preserve">L. A. Stanton, E. S. Bridge, J. Huizinga, S. R. Johnson, J. K. Young, S. Benson-Amram, Variation in reversal learning by three generalist </w:t>
      </w:r>
      <w:proofErr w:type="spellStart"/>
      <w:r>
        <w:rPr>
          <w:color w:val="000000"/>
          <w:sz w:val="24"/>
          <w:szCs w:val="24"/>
        </w:rPr>
        <w:t>mesocarnivores</w:t>
      </w:r>
      <w:proofErr w:type="spellEnd"/>
      <w:r>
        <w:rPr>
          <w:color w:val="000000"/>
          <w:sz w:val="24"/>
          <w:szCs w:val="24"/>
        </w:rPr>
        <w:t xml:space="preserve">. </w:t>
      </w:r>
      <w:r>
        <w:rPr>
          <w:i/>
          <w:color w:val="000000"/>
          <w:sz w:val="24"/>
          <w:szCs w:val="24"/>
        </w:rPr>
        <w:t>Animal Cognition</w:t>
      </w:r>
      <w:r>
        <w:rPr>
          <w:color w:val="000000"/>
          <w:sz w:val="24"/>
          <w:szCs w:val="24"/>
        </w:rPr>
        <w:t xml:space="preserve"> </w:t>
      </w:r>
      <w:r>
        <w:rPr>
          <w:b/>
          <w:color w:val="000000"/>
          <w:sz w:val="24"/>
          <w:szCs w:val="24"/>
        </w:rPr>
        <w:t>24</w:t>
      </w:r>
      <w:r>
        <w:rPr>
          <w:color w:val="000000"/>
          <w:sz w:val="24"/>
          <w:szCs w:val="24"/>
        </w:rPr>
        <w:t>, 555–568 (2021).</w:t>
      </w:r>
    </w:p>
    <w:p w14:paraId="00000049"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47. </w:t>
      </w:r>
      <w:r>
        <w:rPr>
          <w:color w:val="000000"/>
          <w:sz w:val="24"/>
          <w:szCs w:val="24"/>
        </w:rPr>
        <w:tab/>
        <w:t xml:space="preserve">A. C. Garcia, M. A. Parsons, J. K. Young, Effects of early-life experience on innovation and problem-solving in captive coyotes. </w:t>
      </w:r>
      <w:r>
        <w:rPr>
          <w:i/>
          <w:color w:val="000000"/>
          <w:sz w:val="24"/>
          <w:szCs w:val="24"/>
        </w:rPr>
        <w:t>Behavioral Ecology and Sociobiology</w:t>
      </w:r>
      <w:r>
        <w:rPr>
          <w:color w:val="000000"/>
          <w:sz w:val="24"/>
          <w:szCs w:val="24"/>
        </w:rPr>
        <w:t xml:space="preserve"> </w:t>
      </w:r>
      <w:r>
        <w:rPr>
          <w:b/>
          <w:color w:val="000000"/>
          <w:sz w:val="24"/>
          <w:szCs w:val="24"/>
        </w:rPr>
        <w:t>76</w:t>
      </w:r>
      <w:r>
        <w:rPr>
          <w:color w:val="000000"/>
          <w:sz w:val="24"/>
          <w:szCs w:val="24"/>
        </w:rPr>
        <w:t>, 141 (2022).</w:t>
      </w:r>
    </w:p>
    <w:p w14:paraId="0000004A"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48. </w:t>
      </w:r>
      <w:r>
        <w:rPr>
          <w:color w:val="000000"/>
          <w:sz w:val="24"/>
          <w:szCs w:val="24"/>
        </w:rPr>
        <w:tab/>
        <w:t xml:space="preserve">A. E. Mettler, J. A. Shivik, Dominance and neophobia in coyote (Canis latrans) breeding pairs. </w:t>
      </w:r>
      <w:r>
        <w:rPr>
          <w:i/>
          <w:color w:val="000000"/>
          <w:sz w:val="24"/>
          <w:szCs w:val="24"/>
        </w:rPr>
        <w:t>Applied Animal Behaviour Science</w:t>
      </w:r>
      <w:r>
        <w:rPr>
          <w:color w:val="000000"/>
          <w:sz w:val="24"/>
          <w:szCs w:val="24"/>
        </w:rPr>
        <w:t xml:space="preserve"> </w:t>
      </w:r>
      <w:r>
        <w:rPr>
          <w:b/>
          <w:color w:val="000000"/>
          <w:sz w:val="24"/>
          <w:szCs w:val="24"/>
        </w:rPr>
        <w:t>102</w:t>
      </w:r>
      <w:r>
        <w:rPr>
          <w:color w:val="000000"/>
          <w:sz w:val="24"/>
          <w:szCs w:val="24"/>
        </w:rPr>
        <w:t>, 85–94 (2007).</w:t>
      </w:r>
    </w:p>
    <w:p w14:paraId="0000004B"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49. </w:t>
      </w:r>
      <w:r>
        <w:rPr>
          <w:color w:val="000000"/>
          <w:sz w:val="24"/>
          <w:szCs w:val="24"/>
        </w:rPr>
        <w:tab/>
        <w:t xml:space="preserve">P. A. Darrow, J. A. Shivik, Bold, shy, and persistent: variable coyote response to light and sound stimuli. </w:t>
      </w:r>
      <w:r>
        <w:rPr>
          <w:i/>
          <w:color w:val="000000"/>
          <w:sz w:val="24"/>
          <w:szCs w:val="24"/>
        </w:rPr>
        <w:t>Applied Animal Behaviour Science</w:t>
      </w:r>
      <w:r>
        <w:rPr>
          <w:color w:val="000000"/>
          <w:sz w:val="24"/>
          <w:szCs w:val="24"/>
        </w:rPr>
        <w:t xml:space="preserve"> </w:t>
      </w:r>
      <w:r>
        <w:rPr>
          <w:b/>
          <w:color w:val="000000"/>
          <w:sz w:val="24"/>
          <w:szCs w:val="24"/>
        </w:rPr>
        <w:t>116</w:t>
      </w:r>
      <w:r>
        <w:rPr>
          <w:color w:val="000000"/>
          <w:sz w:val="24"/>
          <w:szCs w:val="24"/>
        </w:rPr>
        <w:t>, 82–87 (2009).</w:t>
      </w:r>
    </w:p>
    <w:p w14:paraId="0000004C"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50. </w:t>
      </w:r>
      <w:r>
        <w:rPr>
          <w:color w:val="000000"/>
          <w:sz w:val="24"/>
          <w:szCs w:val="24"/>
        </w:rPr>
        <w:tab/>
        <w:t xml:space="preserve">R. J. Moll, J. D. Cepek, P. D. Lorch, P. M. Dennis, E. Tans, T. Robison, J. J. Millspaugh, R. A. Montgomery, What does urbanization actually mean? A framework for urban metrics in wildlife research. </w:t>
      </w:r>
      <w:r>
        <w:rPr>
          <w:i/>
          <w:color w:val="000000"/>
          <w:sz w:val="24"/>
          <w:szCs w:val="24"/>
        </w:rPr>
        <w:t>Journal of Applied Ecology</w:t>
      </w:r>
      <w:r>
        <w:rPr>
          <w:color w:val="000000"/>
          <w:sz w:val="24"/>
          <w:szCs w:val="24"/>
        </w:rPr>
        <w:t xml:space="preserve"> </w:t>
      </w:r>
      <w:r>
        <w:rPr>
          <w:b/>
          <w:color w:val="000000"/>
          <w:sz w:val="24"/>
          <w:szCs w:val="24"/>
        </w:rPr>
        <w:t>56</w:t>
      </w:r>
      <w:r>
        <w:rPr>
          <w:color w:val="000000"/>
          <w:sz w:val="24"/>
          <w:szCs w:val="24"/>
        </w:rPr>
        <w:t>, 1289–1300 (2019).</w:t>
      </w:r>
    </w:p>
    <w:p w14:paraId="0000004D"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51. </w:t>
      </w:r>
      <w:r>
        <w:rPr>
          <w:color w:val="000000"/>
          <w:sz w:val="24"/>
          <w:szCs w:val="24"/>
        </w:rPr>
        <w:tab/>
        <w:t xml:space="preserve">J. B. Hopkins, S. Herrero, R. T. Shideler, K. A. Gunther, C. C. Schwartz, S. T. Kalinowski, A proposed lexicon of terms and concepts for human-bear management in North America. </w:t>
      </w:r>
      <w:r>
        <w:rPr>
          <w:i/>
          <w:color w:val="000000"/>
          <w:sz w:val="24"/>
          <w:szCs w:val="24"/>
        </w:rPr>
        <w:t>Ursus</w:t>
      </w:r>
      <w:r>
        <w:rPr>
          <w:color w:val="000000"/>
          <w:sz w:val="24"/>
          <w:szCs w:val="24"/>
        </w:rPr>
        <w:t xml:space="preserve"> </w:t>
      </w:r>
      <w:r>
        <w:rPr>
          <w:b/>
          <w:color w:val="000000"/>
          <w:sz w:val="24"/>
          <w:szCs w:val="24"/>
        </w:rPr>
        <w:t>21</w:t>
      </w:r>
      <w:r>
        <w:rPr>
          <w:color w:val="000000"/>
          <w:sz w:val="24"/>
          <w:szCs w:val="24"/>
        </w:rPr>
        <w:t>, 154–168 (2010).</w:t>
      </w:r>
    </w:p>
    <w:p w14:paraId="0000004E"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52. </w:t>
      </w:r>
      <w:r>
        <w:rPr>
          <w:color w:val="000000"/>
          <w:sz w:val="24"/>
          <w:szCs w:val="24"/>
        </w:rPr>
        <w:tab/>
        <w:t xml:space="preserve">S. Raymond, C. C. St Clair, Coyotes access diverse anthropogenic attractants at the ecotone between natural and residential urban areas. </w:t>
      </w:r>
      <w:r>
        <w:rPr>
          <w:i/>
          <w:color w:val="000000"/>
          <w:sz w:val="24"/>
          <w:szCs w:val="24"/>
        </w:rPr>
        <w:t>URBAN ECOSYSTEMS</w:t>
      </w:r>
      <w:r>
        <w:rPr>
          <w:color w:val="000000"/>
          <w:sz w:val="24"/>
          <w:szCs w:val="24"/>
        </w:rPr>
        <w:t xml:space="preserve"> </w:t>
      </w:r>
      <w:r>
        <w:rPr>
          <w:b/>
          <w:color w:val="000000"/>
          <w:sz w:val="24"/>
          <w:szCs w:val="24"/>
        </w:rPr>
        <w:t>26</w:t>
      </w:r>
      <w:r>
        <w:rPr>
          <w:color w:val="000000"/>
          <w:sz w:val="24"/>
          <w:szCs w:val="24"/>
        </w:rPr>
        <w:t>, 1589–1605 (2023).</w:t>
      </w:r>
    </w:p>
    <w:p w14:paraId="0000004F"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53. </w:t>
      </w:r>
      <w:r>
        <w:rPr>
          <w:color w:val="000000"/>
          <w:sz w:val="24"/>
          <w:szCs w:val="24"/>
        </w:rPr>
        <w:tab/>
        <w:t xml:space="preserve">A. M. Kitchen, E. M. Gese, E. R. </w:t>
      </w:r>
      <w:proofErr w:type="spellStart"/>
      <w:r>
        <w:rPr>
          <w:color w:val="000000"/>
          <w:sz w:val="24"/>
          <w:szCs w:val="24"/>
        </w:rPr>
        <w:t>Schauster</w:t>
      </w:r>
      <w:proofErr w:type="spellEnd"/>
      <w:r>
        <w:rPr>
          <w:color w:val="000000"/>
          <w:sz w:val="24"/>
          <w:szCs w:val="24"/>
        </w:rPr>
        <w:t xml:space="preserve">, Long-term spatial stability of coyote (Canis latrans) home ranges in southeastern Colorado. </w:t>
      </w:r>
      <w:r>
        <w:rPr>
          <w:i/>
          <w:color w:val="000000"/>
          <w:sz w:val="24"/>
          <w:szCs w:val="24"/>
        </w:rPr>
        <w:t>Canadian Journal of Zoology</w:t>
      </w:r>
      <w:r>
        <w:rPr>
          <w:color w:val="000000"/>
          <w:sz w:val="24"/>
          <w:szCs w:val="24"/>
        </w:rPr>
        <w:t xml:space="preserve"> </w:t>
      </w:r>
      <w:r>
        <w:rPr>
          <w:b/>
          <w:color w:val="000000"/>
          <w:sz w:val="24"/>
          <w:szCs w:val="24"/>
        </w:rPr>
        <w:t>78</w:t>
      </w:r>
      <w:r>
        <w:rPr>
          <w:color w:val="000000"/>
          <w:sz w:val="24"/>
          <w:szCs w:val="24"/>
        </w:rPr>
        <w:t>, 458–464 (2000).</w:t>
      </w:r>
    </w:p>
    <w:p w14:paraId="00000050"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54. </w:t>
      </w:r>
      <w:r>
        <w:rPr>
          <w:color w:val="000000"/>
          <w:sz w:val="24"/>
          <w:szCs w:val="24"/>
        </w:rPr>
        <w:tab/>
        <w:t xml:space="preserve">A. Whiten, J. Goodall, W. C. McGrew, T. Nishida, V. Reynolds, Y. Sugiyama, C. E. Tutin, R. W. Wrangham, C. Boesch, Cultures in chimpanzees. </w:t>
      </w:r>
      <w:r>
        <w:rPr>
          <w:i/>
          <w:color w:val="000000"/>
          <w:sz w:val="24"/>
          <w:szCs w:val="24"/>
        </w:rPr>
        <w:t>Nature</w:t>
      </w:r>
      <w:r>
        <w:rPr>
          <w:color w:val="000000"/>
          <w:sz w:val="24"/>
          <w:szCs w:val="24"/>
        </w:rPr>
        <w:t xml:space="preserve"> </w:t>
      </w:r>
      <w:r>
        <w:rPr>
          <w:b/>
          <w:color w:val="000000"/>
          <w:sz w:val="24"/>
          <w:szCs w:val="24"/>
        </w:rPr>
        <w:t>399</w:t>
      </w:r>
      <w:r>
        <w:rPr>
          <w:color w:val="000000"/>
          <w:sz w:val="24"/>
          <w:szCs w:val="24"/>
        </w:rPr>
        <w:t>, 682–685 (1999).</w:t>
      </w:r>
    </w:p>
    <w:p w14:paraId="00000051"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55. </w:t>
      </w:r>
      <w:r>
        <w:rPr>
          <w:color w:val="000000"/>
          <w:sz w:val="24"/>
          <w:szCs w:val="24"/>
        </w:rPr>
        <w:tab/>
        <w:t xml:space="preserve">J. S. Gutiérrez, T. </w:t>
      </w:r>
      <w:proofErr w:type="spellStart"/>
      <w:r>
        <w:rPr>
          <w:color w:val="000000"/>
          <w:sz w:val="24"/>
          <w:szCs w:val="24"/>
        </w:rPr>
        <w:t>Catry</w:t>
      </w:r>
      <w:proofErr w:type="spellEnd"/>
      <w:r>
        <w:rPr>
          <w:color w:val="000000"/>
          <w:sz w:val="24"/>
          <w:szCs w:val="24"/>
        </w:rPr>
        <w:t>, M. Espinosa-</w:t>
      </w:r>
      <w:proofErr w:type="spellStart"/>
      <w:r>
        <w:rPr>
          <w:color w:val="000000"/>
          <w:sz w:val="24"/>
          <w:szCs w:val="24"/>
        </w:rPr>
        <w:t>Colín</w:t>
      </w:r>
      <w:proofErr w:type="spellEnd"/>
      <w:r>
        <w:rPr>
          <w:color w:val="000000"/>
          <w:sz w:val="24"/>
          <w:szCs w:val="24"/>
        </w:rPr>
        <w:t xml:space="preserve">, J. A. Masero, J. P. </w:t>
      </w:r>
      <w:proofErr w:type="spellStart"/>
      <w:r>
        <w:rPr>
          <w:color w:val="000000"/>
          <w:sz w:val="24"/>
          <w:szCs w:val="24"/>
        </w:rPr>
        <w:t>Granadeiro</w:t>
      </w:r>
      <w:proofErr w:type="spellEnd"/>
      <w:r>
        <w:rPr>
          <w:color w:val="000000"/>
          <w:sz w:val="24"/>
          <w:szCs w:val="24"/>
        </w:rPr>
        <w:t xml:space="preserve">, Heat stress increases risk taking in foraging shorebirds. </w:t>
      </w:r>
      <w:r>
        <w:rPr>
          <w:i/>
          <w:color w:val="000000"/>
          <w:sz w:val="24"/>
          <w:szCs w:val="24"/>
        </w:rPr>
        <w:t>Functional Ecology</w:t>
      </w:r>
      <w:r>
        <w:rPr>
          <w:color w:val="000000"/>
          <w:sz w:val="24"/>
          <w:szCs w:val="24"/>
        </w:rPr>
        <w:t xml:space="preserve"> </w:t>
      </w:r>
      <w:r>
        <w:rPr>
          <w:b/>
          <w:color w:val="000000"/>
          <w:sz w:val="24"/>
          <w:szCs w:val="24"/>
        </w:rPr>
        <w:t>37</w:t>
      </w:r>
      <w:r>
        <w:rPr>
          <w:color w:val="000000"/>
          <w:sz w:val="24"/>
          <w:szCs w:val="24"/>
        </w:rPr>
        <w:t>, 1005–1019 (2023).</w:t>
      </w:r>
    </w:p>
    <w:p w14:paraId="00000052"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56. </w:t>
      </w:r>
      <w:r>
        <w:rPr>
          <w:color w:val="000000"/>
          <w:sz w:val="24"/>
          <w:szCs w:val="24"/>
        </w:rPr>
        <w:tab/>
        <w:t xml:space="preserve">M. Murray, A. </w:t>
      </w:r>
      <w:proofErr w:type="spellStart"/>
      <w:r>
        <w:rPr>
          <w:color w:val="000000"/>
          <w:sz w:val="24"/>
          <w:szCs w:val="24"/>
        </w:rPr>
        <w:t>Cembrowski</w:t>
      </w:r>
      <w:proofErr w:type="spellEnd"/>
      <w:r>
        <w:rPr>
          <w:color w:val="000000"/>
          <w:sz w:val="24"/>
          <w:szCs w:val="24"/>
        </w:rPr>
        <w:t xml:space="preserve">, A. D. M. Latham, V. M. Lukasik, S. Pruss, C. C. St. Clair, Greater consumption of protein-poor anthropogenic food by urban relative to rural coyotes increases diet breadth and potential for human-wildlife conflict. </w:t>
      </w:r>
      <w:proofErr w:type="spellStart"/>
      <w:r>
        <w:rPr>
          <w:i/>
          <w:color w:val="000000"/>
          <w:sz w:val="24"/>
          <w:szCs w:val="24"/>
        </w:rPr>
        <w:t>Ecography</w:t>
      </w:r>
      <w:proofErr w:type="spellEnd"/>
      <w:r>
        <w:rPr>
          <w:color w:val="000000"/>
          <w:sz w:val="24"/>
          <w:szCs w:val="24"/>
        </w:rPr>
        <w:t xml:space="preserve"> </w:t>
      </w:r>
      <w:r>
        <w:rPr>
          <w:b/>
          <w:color w:val="000000"/>
          <w:sz w:val="24"/>
          <w:szCs w:val="24"/>
        </w:rPr>
        <w:t>38</w:t>
      </w:r>
      <w:r>
        <w:rPr>
          <w:color w:val="000000"/>
          <w:sz w:val="24"/>
          <w:szCs w:val="24"/>
        </w:rPr>
        <w:t>, 1235–1242 (2015).</w:t>
      </w:r>
    </w:p>
    <w:p w14:paraId="00000053"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57. </w:t>
      </w:r>
      <w:r>
        <w:rPr>
          <w:color w:val="000000"/>
          <w:sz w:val="24"/>
          <w:szCs w:val="24"/>
        </w:rPr>
        <w:tab/>
        <w:t xml:space="preserve">A. S. Griffin, D. Guez, Innovative problem solving in nonhuman animals: the effects of group size revisited. </w:t>
      </w:r>
      <w:r>
        <w:rPr>
          <w:i/>
          <w:color w:val="000000"/>
          <w:sz w:val="24"/>
          <w:szCs w:val="24"/>
        </w:rPr>
        <w:t>Behavioral Ecology</w:t>
      </w:r>
      <w:r>
        <w:rPr>
          <w:color w:val="000000"/>
          <w:sz w:val="24"/>
          <w:szCs w:val="24"/>
        </w:rPr>
        <w:t xml:space="preserve"> </w:t>
      </w:r>
      <w:r>
        <w:rPr>
          <w:b/>
          <w:color w:val="000000"/>
          <w:sz w:val="24"/>
          <w:szCs w:val="24"/>
        </w:rPr>
        <w:t>26</w:t>
      </w:r>
      <w:r>
        <w:rPr>
          <w:color w:val="000000"/>
          <w:sz w:val="24"/>
          <w:szCs w:val="24"/>
        </w:rPr>
        <w:t>, 722–734 (2015).</w:t>
      </w:r>
    </w:p>
    <w:p w14:paraId="00000054"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lastRenderedPageBreak/>
        <w:t xml:space="preserve">58. </w:t>
      </w:r>
      <w:r>
        <w:rPr>
          <w:color w:val="000000"/>
          <w:sz w:val="24"/>
          <w:szCs w:val="24"/>
        </w:rPr>
        <w:tab/>
        <w:t xml:space="preserve">B. R. Smith, D. T. Blumstein, Fitness consequences of personality: a meta-analysis. </w:t>
      </w:r>
      <w:r>
        <w:rPr>
          <w:i/>
          <w:color w:val="000000"/>
          <w:sz w:val="24"/>
          <w:szCs w:val="24"/>
        </w:rPr>
        <w:t>Behavioral Ecology</w:t>
      </w:r>
      <w:r>
        <w:rPr>
          <w:color w:val="000000"/>
          <w:sz w:val="24"/>
          <w:szCs w:val="24"/>
        </w:rPr>
        <w:t xml:space="preserve"> </w:t>
      </w:r>
      <w:r>
        <w:rPr>
          <w:b/>
          <w:color w:val="000000"/>
          <w:sz w:val="24"/>
          <w:szCs w:val="24"/>
        </w:rPr>
        <w:t>19</w:t>
      </w:r>
      <w:r>
        <w:rPr>
          <w:color w:val="000000"/>
          <w:sz w:val="24"/>
          <w:szCs w:val="24"/>
        </w:rPr>
        <w:t>, 448–455 (2008).</w:t>
      </w:r>
    </w:p>
    <w:p w14:paraId="00000055" w14:textId="77777777" w:rsidR="00E70473" w:rsidRDefault="00000000">
      <w:pPr>
        <w:pBdr>
          <w:top w:val="nil"/>
          <w:left w:val="nil"/>
          <w:bottom w:val="nil"/>
          <w:right w:val="nil"/>
          <w:between w:val="nil"/>
        </w:pBdr>
        <w:tabs>
          <w:tab w:val="left" w:pos="504"/>
        </w:tabs>
        <w:spacing w:after="240"/>
        <w:ind w:left="504" w:hanging="504"/>
        <w:rPr>
          <w:color w:val="000000"/>
          <w:sz w:val="24"/>
          <w:szCs w:val="24"/>
        </w:rPr>
      </w:pPr>
      <w:r>
        <w:rPr>
          <w:color w:val="000000"/>
          <w:sz w:val="24"/>
          <w:szCs w:val="24"/>
        </w:rPr>
        <w:t xml:space="preserve">59. </w:t>
      </w:r>
      <w:r>
        <w:rPr>
          <w:color w:val="000000"/>
          <w:sz w:val="24"/>
          <w:szCs w:val="24"/>
        </w:rPr>
        <w:tab/>
        <w:t xml:space="preserve">R. Found, C. C. St Clair, Personality influences wildlife responses to aversive conditioning. </w:t>
      </w:r>
      <w:r>
        <w:rPr>
          <w:i/>
          <w:color w:val="000000"/>
          <w:sz w:val="24"/>
          <w:szCs w:val="24"/>
        </w:rPr>
        <w:t>Journal of Wildlife Management</w:t>
      </w:r>
      <w:r>
        <w:rPr>
          <w:color w:val="000000"/>
          <w:sz w:val="24"/>
          <w:szCs w:val="24"/>
        </w:rPr>
        <w:t xml:space="preserve"> </w:t>
      </w:r>
      <w:r>
        <w:rPr>
          <w:b/>
          <w:color w:val="000000"/>
          <w:sz w:val="24"/>
          <w:szCs w:val="24"/>
        </w:rPr>
        <w:t>82</w:t>
      </w:r>
      <w:r>
        <w:rPr>
          <w:color w:val="000000"/>
          <w:sz w:val="24"/>
          <w:szCs w:val="24"/>
        </w:rPr>
        <w:t>, 747–755 (2018).</w:t>
      </w:r>
    </w:p>
    <w:p w14:paraId="00000056" w14:textId="77777777" w:rsidR="00E70473" w:rsidRDefault="00E70473">
      <w:pPr>
        <w:pBdr>
          <w:top w:val="nil"/>
          <w:left w:val="nil"/>
          <w:bottom w:val="nil"/>
          <w:right w:val="nil"/>
          <w:between w:val="nil"/>
        </w:pBdr>
        <w:spacing w:before="120"/>
        <w:rPr>
          <w:b/>
          <w:color w:val="000000"/>
          <w:sz w:val="24"/>
          <w:szCs w:val="24"/>
        </w:rPr>
      </w:pPr>
    </w:p>
    <w:p w14:paraId="00000057" w14:textId="77777777" w:rsidR="00E70473" w:rsidRDefault="00000000">
      <w:pPr>
        <w:pBdr>
          <w:top w:val="nil"/>
          <w:left w:val="nil"/>
          <w:bottom w:val="nil"/>
          <w:right w:val="nil"/>
          <w:between w:val="nil"/>
        </w:pBdr>
        <w:spacing w:before="120"/>
        <w:rPr>
          <w:color w:val="000000"/>
          <w:sz w:val="24"/>
          <w:szCs w:val="24"/>
        </w:rPr>
      </w:pPr>
      <w:r>
        <w:rPr>
          <w:b/>
          <w:color w:val="000000"/>
          <w:sz w:val="24"/>
          <w:szCs w:val="24"/>
        </w:rPr>
        <w:t>Acknowledgments:</w:t>
      </w:r>
      <w:r>
        <w:rPr>
          <w:color w:val="000000"/>
          <w:sz w:val="24"/>
          <w:szCs w:val="24"/>
        </w:rPr>
        <w:t xml:space="preserve"> We thank Darcy Visscher for sharing equipment used for this study, Erick Lundgren for input on our statistical approach and execution, and Sam Kaviar for assistance designing assays. We thank Elk Island National Park staff for supporting this work. This work was approved by the University of Alberta Animal Care Committee (AUP00003950) and </w:t>
      </w:r>
      <w:r>
        <w:rPr>
          <w:sz w:val="24"/>
          <w:szCs w:val="24"/>
        </w:rPr>
        <w:t>Parks Canada (EINP-2023-45676)</w:t>
      </w:r>
      <w:r>
        <w:rPr>
          <w:color w:val="000000"/>
          <w:sz w:val="24"/>
          <w:szCs w:val="24"/>
        </w:rPr>
        <w:t>.</w:t>
      </w:r>
    </w:p>
    <w:p w14:paraId="00000058" w14:textId="77777777" w:rsidR="00E70473" w:rsidRDefault="00000000">
      <w:pPr>
        <w:pBdr>
          <w:top w:val="nil"/>
          <w:left w:val="nil"/>
          <w:bottom w:val="nil"/>
          <w:right w:val="nil"/>
          <w:between w:val="nil"/>
        </w:pBdr>
        <w:spacing w:before="120"/>
        <w:ind w:left="360"/>
        <w:rPr>
          <w:color w:val="000000"/>
          <w:sz w:val="24"/>
          <w:szCs w:val="24"/>
        </w:rPr>
      </w:pPr>
      <w:sdt>
        <w:sdtPr>
          <w:tag w:val="goog_rdk_5"/>
          <w:id w:val="-54546852"/>
        </w:sdtPr>
        <w:sdtContent>
          <w:commentRangeStart w:id="246"/>
        </w:sdtContent>
      </w:sdt>
      <w:r>
        <w:rPr>
          <w:b/>
          <w:color w:val="000000"/>
          <w:sz w:val="24"/>
          <w:szCs w:val="24"/>
        </w:rPr>
        <w:t>Funding</w:t>
      </w:r>
      <w:commentRangeEnd w:id="246"/>
      <w:r>
        <w:commentReference w:id="246"/>
      </w:r>
      <w:r>
        <w:rPr>
          <w:b/>
          <w:color w:val="000000"/>
          <w:sz w:val="24"/>
          <w:szCs w:val="24"/>
        </w:rPr>
        <w:t>:</w:t>
      </w:r>
      <w:r>
        <w:rPr>
          <w:color w:val="000000"/>
          <w:sz w:val="24"/>
          <w:szCs w:val="24"/>
        </w:rPr>
        <w:t xml:space="preserve"> </w:t>
      </w:r>
    </w:p>
    <w:p w14:paraId="00000059" w14:textId="77777777" w:rsidR="00E70473" w:rsidRDefault="00000000">
      <w:pPr>
        <w:pBdr>
          <w:top w:val="nil"/>
          <w:left w:val="nil"/>
          <w:bottom w:val="nil"/>
          <w:right w:val="nil"/>
          <w:between w:val="nil"/>
        </w:pBdr>
        <w:spacing w:before="120"/>
        <w:ind w:left="720"/>
        <w:rPr>
          <w:color w:val="000000"/>
          <w:sz w:val="24"/>
          <w:szCs w:val="24"/>
        </w:rPr>
      </w:pPr>
      <w:r>
        <w:rPr>
          <w:color w:val="000000"/>
          <w:sz w:val="24"/>
          <w:szCs w:val="24"/>
        </w:rPr>
        <w:t>Alberta Conservation Association Biodiversity Grant (SR)</w:t>
      </w:r>
    </w:p>
    <w:p w14:paraId="0000005A" w14:textId="77777777" w:rsidR="00E70473" w:rsidRDefault="00000000">
      <w:pPr>
        <w:pBdr>
          <w:top w:val="nil"/>
          <w:left w:val="nil"/>
          <w:bottom w:val="nil"/>
          <w:right w:val="nil"/>
          <w:between w:val="nil"/>
        </w:pBdr>
        <w:spacing w:before="120"/>
        <w:ind w:left="720"/>
        <w:rPr>
          <w:color w:val="000000"/>
          <w:sz w:val="24"/>
          <w:szCs w:val="24"/>
        </w:rPr>
      </w:pPr>
      <w:commentRangeStart w:id="247"/>
      <w:r>
        <w:rPr>
          <w:color w:val="000000"/>
          <w:sz w:val="24"/>
          <w:szCs w:val="24"/>
        </w:rPr>
        <w:t>Faculty</w:t>
      </w:r>
      <w:commentRangeEnd w:id="247"/>
      <w:r w:rsidR="00456976">
        <w:rPr>
          <w:rStyle w:val="CommentReference"/>
        </w:rPr>
        <w:commentReference w:id="247"/>
      </w:r>
      <w:r>
        <w:rPr>
          <w:color w:val="000000"/>
          <w:sz w:val="24"/>
          <w:szCs w:val="24"/>
        </w:rPr>
        <w:t xml:space="preserve"> of Science Research Fellowship, University of Alberta (CCSC)</w:t>
      </w:r>
    </w:p>
    <w:p w14:paraId="0000005B" w14:textId="77777777" w:rsidR="00E70473" w:rsidRDefault="00000000">
      <w:pPr>
        <w:pBdr>
          <w:top w:val="nil"/>
          <w:left w:val="nil"/>
          <w:bottom w:val="nil"/>
          <w:right w:val="nil"/>
          <w:between w:val="nil"/>
        </w:pBdr>
        <w:spacing w:before="120"/>
        <w:ind w:left="720"/>
        <w:rPr>
          <w:color w:val="000000"/>
          <w:sz w:val="24"/>
          <w:szCs w:val="24"/>
        </w:rPr>
      </w:pPr>
      <w:r>
        <w:rPr>
          <w:color w:val="000000"/>
          <w:sz w:val="24"/>
          <w:szCs w:val="24"/>
        </w:rPr>
        <w:t>Natural Sciences and Engineering Research Council of Canada Discovery Grant 2023-04892 (CCSC)</w:t>
      </w:r>
    </w:p>
    <w:p w14:paraId="0000005C" w14:textId="77777777" w:rsidR="00E70473" w:rsidRDefault="00000000">
      <w:pPr>
        <w:pBdr>
          <w:top w:val="nil"/>
          <w:left w:val="nil"/>
          <w:bottom w:val="nil"/>
          <w:right w:val="nil"/>
          <w:between w:val="nil"/>
        </w:pBdr>
        <w:spacing w:before="120"/>
        <w:ind w:left="720"/>
        <w:rPr>
          <w:color w:val="000000"/>
          <w:sz w:val="24"/>
          <w:szCs w:val="24"/>
        </w:rPr>
      </w:pPr>
      <w:r>
        <w:rPr>
          <w:color w:val="000000"/>
          <w:sz w:val="24"/>
          <w:szCs w:val="24"/>
        </w:rPr>
        <w:t>Natural Sciences and Engineering Research Council of Canada—Canada Graduate Scholarship-Doctoral. (SR)</w:t>
      </w:r>
    </w:p>
    <w:p w14:paraId="0000005D" w14:textId="77777777" w:rsidR="00E70473" w:rsidRDefault="00000000">
      <w:pPr>
        <w:pBdr>
          <w:top w:val="nil"/>
          <w:left w:val="nil"/>
          <w:bottom w:val="nil"/>
          <w:right w:val="nil"/>
          <w:between w:val="nil"/>
        </w:pBdr>
        <w:spacing w:before="120"/>
        <w:ind w:left="720"/>
        <w:rPr>
          <w:color w:val="000000"/>
          <w:sz w:val="24"/>
          <w:szCs w:val="24"/>
        </w:rPr>
      </w:pPr>
      <w:r>
        <w:rPr>
          <w:color w:val="000000"/>
          <w:sz w:val="24"/>
          <w:szCs w:val="24"/>
        </w:rPr>
        <w:t>President’s Doctoral Prize of Distinction, University of Alberta (SR)</w:t>
      </w:r>
    </w:p>
    <w:p w14:paraId="0000005E" w14:textId="77777777" w:rsidR="00E70473" w:rsidRDefault="00000000">
      <w:pPr>
        <w:pBdr>
          <w:top w:val="nil"/>
          <w:left w:val="nil"/>
          <w:bottom w:val="nil"/>
          <w:right w:val="nil"/>
          <w:between w:val="nil"/>
        </w:pBdr>
        <w:spacing w:before="120"/>
        <w:ind w:left="360"/>
        <w:rPr>
          <w:color w:val="000000"/>
          <w:sz w:val="24"/>
          <w:szCs w:val="24"/>
        </w:rPr>
      </w:pPr>
      <w:bookmarkStart w:id="248" w:name="_heading=h.xmeddfpb1d8i" w:colFirst="0" w:colLast="0"/>
      <w:bookmarkEnd w:id="248"/>
      <w:r>
        <w:rPr>
          <w:b/>
          <w:color w:val="000000"/>
          <w:sz w:val="24"/>
          <w:szCs w:val="24"/>
        </w:rPr>
        <w:t>Author contributions:</w:t>
      </w:r>
      <w:r>
        <w:rPr>
          <w:color w:val="000000"/>
          <w:sz w:val="24"/>
          <w:szCs w:val="24"/>
        </w:rPr>
        <w:t xml:space="preserve"> </w:t>
      </w:r>
    </w:p>
    <w:p w14:paraId="0000005F" w14:textId="77777777" w:rsidR="00E70473" w:rsidRDefault="00000000">
      <w:pPr>
        <w:pBdr>
          <w:top w:val="nil"/>
          <w:left w:val="nil"/>
          <w:bottom w:val="nil"/>
          <w:right w:val="nil"/>
          <w:between w:val="nil"/>
        </w:pBdr>
        <w:spacing w:before="120"/>
        <w:ind w:left="720"/>
        <w:jc w:val="both"/>
        <w:rPr>
          <w:color w:val="000000"/>
          <w:sz w:val="24"/>
          <w:szCs w:val="24"/>
        </w:rPr>
      </w:pPr>
      <w:r>
        <w:rPr>
          <w:color w:val="000000"/>
          <w:sz w:val="24"/>
          <w:szCs w:val="24"/>
        </w:rPr>
        <w:t>Conceptualization: SR, SBA, CCSC</w:t>
      </w:r>
    </w:p>
    <w:p w14:paraId="00000060" w14:textId="77777777" w:rsidR="00E70473" w:rsidRDefault="00000000">
      <w:pPr>
        <w:pBdr>
          <w:top w:val="nil"/>
          <w:left w:val="nil"/>
          <w:bottom w:val="nil"/>
          <w:right w:val="nil"/>
          <w:between w:val="nil"/>
        </w:pBdr>
        <w:spacing w:before="120"/>
        <w:ind w:left="720"/>
        <w:jc w:val="both"/>
        <w:rPr>
          <w:color w:val="000000"/>
          <w:sz w:val="24"/>
          <w:szCs w:val="24"/>
        </w:rPr>
      </w:pPr>
      <w:r>
        <w:rPr>
          <w:color w:val="000000"/>
          <w:sz w:val="24"/>
          <w:szCs w:val="24"/>
        </w:rPr>
        <w:t>Methodology: SR, SBA, CCSC</w:t>
      </w:r>
    </w:p>
    <w:p w14:paraId="00000061" w14:textId="77777777" w:rsidR="00E70473" w:rsidRDefault="00000000">
      <w:pPr>
        <w:pBdr>
          <w:top w:val="nil"/>
          <w:left w:val="nil"/>
          <w:bottom w:val="nil"/>
          <w:right w:val="nil"/>
          <w:between w:val="nil"/>
        </w:pBdr>
        <w:spacing w:before="120"/>
        <w:ind w:left="720"/>
        <w:jc w:val="both"/>
        <w:rPr>
          <w:color w:val="000000"/>
          <w:sz w:val="24"/>
          <w:szCs w:val="24"/>
        </w:rPr>
      </w:pPr>
      <w:r>
        <w:rPr>
          <w:color w:val="000000"/>
          <w:sz w:val="24"/>
          <w:szCs w:val="24"/>
        </w:rPr>
        <w:t>Investigation: SR</w:t>
      </w:r>
    </w:p>
    <w:p w14:paraId="00000062" w14:textId="77777777" w:rsidR="00E70473" w:rsidRDefault="00000000">
      <w:pPr>
        <w:pBdr>
          <w:top w:val="nil"/>
          <w:left w:val="nil"/>
          <w:bottom w:val="nil"/>
          <w:right w:val="nil"/>
          <w:between w:val="nil"/>
        </w:pBdr>
        <w:spacing w:before="120"/>
        <w:ind w:left="720"/>
        <w:jc w:val="both"/>
        <w:rPr>
          <w:color w:val="000000"/>
          <w:sz w:val="24"/>
          <w:szCs w:val="24"/>
        </w:rPr>
      </w:pPr>
      <w:r>
        <w:rPr>
          <w:color w:val="000000"/>
          <w:sz w:val="24"/>
          <w:szCs w:val="24"/>
        </w:rPr>
        <w:t>Visualization: SR</w:t>
      </w:r>
    </w:p>
    <w:p w14:paraId="00000063" w14:textId="77777777" w:rsidR="00E70473" w:rsidRDefault="00000000">
      <w:pPr>
        <w:pBdr>
          <w:top w:val="nil"/>
          <w:left w:val="nil"/>
          <w:bottom w:val="nil"/>
          <w:right w:val="nil"/>
          <w:between w:val="nil"/>
        </w:pBdr>
        <w:spacing w:before="120"/>
        <w:ind w:left="720"/>
        <w:jc w:val="both"/>
        <w:rPr>
          <w:color w:val="000000"/>
          <w:sz w:val="24"/>
          <w:szCs w:val="24"/>
        </w:rPr>
      </w:pPr>
      <w:r>
        <w:rPr>
          <w:color w:val="000000"/>
          <w:sz w:val="24"/>
          <w:szCs w:val="24"/>
        </w:rPr>
        <w:t>Funding acquisition: SR, CCSC</w:t>
      </w:r>
    </w:p>
    <w:p w14:paraId="00000064" w14:textId="77777777" w:rsidR="00E70473" w:rsidRDefault="00000000">
      <w:pPr>
        <w:pBdr>
          <w:top w:val="nil"/>
          <w:left w:val="nil"/>
          <w:bottom w:val="nil"/>
          <w:right w:val="nil"/>
          <w:between w:val="nil"/>
        </w:pBdr>
        <w:spacing w:before="120"/>
        <w:ind w:left="720"/>
        <w:jc w:val="both"/>
        <w:rPr>
          <w:color w:val="000000"/>
          <w:sz w:val="24"/>
          <w:szCs w:val="24"/>
        </w:rPr>
      </w:pPr>
      <w:r>
        <w:rPr>
          <w:color w:val="000000"/>
          <w:sz w:val="24"/>
          <w:szCs w:val="24"/>
        </w:rPr>
        <w:t>Project administration: SR, SBA, CCSC</w:t>
      </w:r>
    </w:p>
    <w:p w14:paraId="00000065" w14:textId="77777777" w:rsidR="00E70473" w:rsidRDefault="00000000">
      <w:pPr>
        <w:pBdr>
          <w:top w:val="nil"/>
          <w:left w:val="nil"/>
          <w:bottom w:val="nil"/>
          <w:right w:val="nil"/>
          <w:between w:val="nil"/>
        </w:pBdr>
        <w:spacing w:before="120"/>
        <w:ind w:left="720"/>
        <w:jc w:val="both"/>
        <w:rPr>
          <w:color w:val="000000"/>
          <w:sz w:val="24"/>
          <w:szCs w:val="24"/>
        </w:rPr>
      </w:pPr>
      <w:r>
        <w:rPr>
          <w:color w:val="000000"/>
          <w:sz w:val="24"/>
          <w:szCs w:val="24"/>
        </w:rPr>
        <w:t>Supervision: SBA, CCSC</w:t>
      </w:r>
    </w:p>
    <w:p w14:paraId="00000066" w14:textId="77777777" w:rsidR="00E70473" w:rsidRDefault="00000000">
      <w:pPr>
        <w:pBdr>
          <w:top w:val="nil"/>
          <w:left w:val="nil"/>
          <w:bottom w:val="nil"/>
          <w:right w:val="nil"/>
          <w:between w:val="nil"/>
        </w:pBdr>
        <w:spacing w:before="120"/>
        <w:ind w:left="720"/>
        <w:jc w:val="both"/>
        <w:rPr>
          <w:color w:val="000000"/>
          <w:sz w:val="24"/>
          <w:szCs w:val="24"/>
        </w:rPr>
      </w:pPr>
      <w:r>
        <w:rPr>
          <w:color w:val="000000"/>
          <w:sz w:val="24"/>
          <w:szCs w:val="24"/>
        </w:rPr>
        <w:t>Writing – original draft: SR</w:t>
      </w:r>
    </w:p>
    <w:p w14:paraId="00000067" w14:textId="77777777" w:rsidR="00E70473" w:rsidRDefault="00000000">
      <w:pPr>
        <w:pBdr>
          <w:top w:val="nil"/>
          <w:left w:val="nil"/>
          <w:bottom w:val="nil"/>
          <w:right w:val="nil"/>
          <w:between w:val="nil"/>
        </w:pBdr>
        <w:spacing w:before="120"/>
        <w:ind w:left="720"/>
        <w:jc w:val="both"/>
        <w:rPr>
          <w:color w:val="000000"/>
          <w:sz w:val="24"/>
          <w:szCs w:val="24"/>
        </w:rPr>
      </w:pPr>
      <w:r>
        <w:rPr>
          <w:color w:val="000000"/>
          <w:sz w:val="24"/>
          <w:szCs w:val="24"/>
        </w:rPr>
        <w:t>Writing – review &amp; editing: SR, SBA, CCSC</w:t>
      </w:r>
    </w:p>
    <w:p w14:paraId="00000068" w14:textId="77777777" w:rsidR="00E70473" w:rsidRDefault="00000000">
      <w:pPr>
        <w:pBdr>
          <w:top w:val="nil"/>
          <w:left w:val="nil"/>
          <w:bottom w:val="nil"/>
          <w:right w:val="nil"/>
          <w:between w:val="nil"/>
        </w:pBdr>
        <w:spacing w:before="120"/>
        <w:ind w:left="360"/>
        <w:rPr>
          <w:color w:val="000000"/>
          <w:sz w:val="24"/>
          <w:szCs w:val="24"/>
        </w:rPr>
      </w:pPr>
      <w:bookmarkStart w:id="249" w:name="_heading=h.mwg7riovm0zf" w:colFirst="0" w:colLast="0"/>
      <w:bookmarkEnd w:id="249"/>
      <w:r>
        <w:rPr>
          <w:b/>
          <w:color w:val="000000"/>
          <w:sz w:val="24"/>
          <w:szCs w:val="24"/>
        </w:rPr>
        <w:t>Competing interests:</w:t>
      </w:r>
      <w:r>
        <w:rPr>
          <w:color w:val="000000"/>
          <w:sz w:val="24"/>
          <w:szCs w:val="24"/>
        </w:rPr>
        <w:t xml:space="preserve"> Authors declare that they have no competing interests.</w:t>
      </w:r>
    </w:p>
    <w:p w14:paraId="00000069" w14:textId="77777777" w:rsidR="00E70473" w:rsidRDefault="00000000">
      <w:pPr>
        <w:pBdr>
          <w:top w:val="nil"/>
          <w:left w:val="nil"/>
          <w:bottom w:val="nil"/>
          <w:right w:val="nil"/>
          <w:between w:val="nil"/>
        </w:pBdr>
        <w:spacing w:before="120"/>
        <w:ind w:left="360"/>
        <w:rPr>
          <w:color w:val="000000"/>
          <w:sz w:val="24"/>
          <w:szCs w:val="24"/>
        </w:rPr>
      </w:pPr>
      <w:bookmarkStart w:id="250" w:name="_heading=h.4l0sru6smol4" w:colFirst="0" w:colLast="0"/>
      <w:bookmarkEnd w:id="250"/>
      <w:r>
        <w:rPr>
          <w:b/>
          <w:color w:val="000000"/>
          <w:sz w:val="24"/>
          <w:szCs w:val="24"/>
          <w:highlight w:val="yellow"/>
        </w:rPr>
        <w:t>Data and materials availability:</w:t>
      </w:r>
      <w:r>
        <w:rPr>
          <w:color w:val="000000"/>
          <w:sz w:val="24"/>
          <w:szCs w:val="24"/>
          <w:highlight w:val="yellow"/>
        </w:rPr>
        <w:t xml:space="preserve"> All data, code, and materials used in the analysis must be available in some form to any researcher for purposes of reproducing or extending the analysis. Include a note explaining any restrictions on materials, such as materials transfer agreements (MTAs). Note accession numbers to any data relating to the paper and deposited in a public database; include a brief description of the data set or model with the number. If all data are in the paper and supplementary materials, include the sentence “All data are available in the main text or the supplementary materials.”</w:t>
      </w:r>
      <w:r>
        <w:rPr>
          <w:color w:val="000000"/>
          <w:sz w:val="24"/>
          <w:szCs w:val="24"/>
        </w:rPr>
        <w:t xml:space="preserve"> </w:t>
      </w:r>
    </w:p>
    <w:p w14:paraId="0000006A" w14:textId="77777777" w:rsidR="00E70473" w:rsidRDefault="00000000">
      <w:pPr>
        <w:keepNext/>
        <w:pBdr>
          <w:top w:val="nil"/>
          <w:left w:val="nil"/>
          <w:bottom w:val="nil"/>
          <w:right w:val="nil"/>
          <w:between w:val="nil"/>
        </w:pBdr>
        <w:spacing w:before="240"/>
        <w:rPr>
          <w:b/>
          <w:color w:val="000000"/>
          <w:sz w:val="24"/>
          <w:szCs w:val="24"/>
        </w:rPr>
      </w:pPr>
      <w:r>
        <w:rPr>
          <w:b/>
          <w:color w:val="000000"/>
          <w:sz w:val="24"/>
          <w:szCs w:val="24"/>
        </w:rPr>
        <w:lastRenderedPageBreak/>
        <w:t>Supplementary Materials</w:t>
      </w:r>
    </w:p>
    <w:p w14:paraId="0000006B" w14:textId="77777777" w:rsidR="00E70473" w:rsidRDefault="00000000">
      <w:pPr>
        <w:pBdr>
          <w:top w:val="nil"/>
          <w:left w:val="nil"/>
          <w:bottom w:val="nil"/>
          <w:right w:val="nil"/>
          <w:between w:val="nil"/>
        </w:pBdr>
        <w:spacing w:before="120"/>
        <w:rPr>
          <w:color w:val="000000"/>
          <w:sz w:val="24"/>
          <w:szCs w:val="24"/>
        </w:rPr>
      </w:pPr>
      <w:r>
        <w:rPr>
          <w:color w:val="000000"/>
          <w:sz w:val="24"/>
          <w:szCs w:val="24"/>
        </w:rPr>
        <w:t>Materials and Methods</w:t>
      </w:r>
    </w:p>
    <w:p w14:paraId="0000006C" w14:textId="77777777" w:rsidR="00E70473" w:rsidRDefault="00000000">
      <w:pPr>
        <w:pBdr>
          <w:top w:val="nil"/>
          <w:left w:val="nil"/>
          <w:bottom w:val="nil"/>
          <w:right w:val="nil"/>
          <w:between w:val="nil"/>
        </w:pBdr>
        <w:spacing w:before="120"/>
        <w:rPr>
          <w:color w:val="000000"/>
          <w:sz w:val="24"/>
          <w:szCs w:val="24"/>
        </w:rPr>
      </w:pPr>
      <w:r>
        <w:rPr>
          <w:color w:val="000000"/>
          <w:sz w:val="24"/>
          <w:szCs w:val="24"/>
        </w:rPr>
        <w:t>Figs. S1 to S2</w:t>
      </w:r>
    </w:p>
    <w:p w14:paraId="0000006D" w14:textId="77777777" w:rsidR="00E70473" w:rsidRDefault="00000000">
      <w:pPr>
        <w:pBdr>
          <w:top w:val="nil"/>
          <w:left w:val="nil"/>
          <w:bottom w:val="nil"/>
          <w:right w:val="nil"/>
          <w:between w:val="nil"/>
        </w:pBdr>
        <w:spacing w:before="120"/>
        <w:rPr>
          <w:color w:val="000000"/>
          <w:sz w:val="24"/>
          <w:szCs w:val="24"/>
        </w:rPr>
      </w:pPr>
      <w:r>
        <w:rPr>
          <w:color w:val="000000"/>
          <w:sz w:val="24"/>
          <w:szCs w:val="24"/>
        </w:rPr>
        <w:t>Tables S1 to S</w:t>
      </w:r>
      <w:r>
        <w:rPr>
          <w:sz w:val="24"/>
          <w:szCs w:val="24"/>
        </w:rPr>
        <w:t>6</w:t>
      </w:r>
    </w:p>
    <w:p w14:paraId="0000006E" w14:textId="77777777" w:rsidR="00E70473" w:rsidRDefault="00000000">
      <w:pPr>
        <w:pBdr>
          <w:top w:val="nil"/>
          <w:left w:val="nil"/>
          <w:bottom w:val="nil"/>
          <w:right w:val="nil"/>
          <w:between w:val="nil"/>
        </w:pBdr>
        <w:spacing w:before="120"/>
        <w:rPr>
          <w:color w:val="000000"/>
          <w:sz w:val="24"/>
          <w:szCs w:val="24"/>
        </w:rPr>
      </w:pPr>
      <w:r>
        <w:rPr>
          <w:color w:val="000000"/>
          <w:sz w:val="24"/>
          <w:szCs w:val="24"/>
        </w:rPr>
        <w:t xml:space="preserve">References </w:t>
      </w:r>
      <w:sdt>
        <w:sdtPr>
          <w:tag w:val="goog_rdk_6"/>
          <w:id w:val="814697182"/>
        </w:sdtPr>
        <w:sdtContent>
          <w:commentRangeStart w:id="251"/>
        </w:sdtContent>
      </w:sdt>
      <w:r>
        <w:rPr>
          <w:color w:val="000000"/>
          <w:sz w:val="24"/>
          <w:szCs w:val="24"/>
        </w:rPr>
        <w:t>(</w:t>
      </w:r>
      <w:r>
        <w:rPr>
          <w:i/>
          <w:color w:val="000000"/>
          <w:sz w:val="24"/>
          <w:szCs w:val="24"/>
        </w:rPr>
        <w:t>##</w:t>
      </w:r>
      <w:r>
        <w:rPr>
          <w:color w:val="000000"/>
          <w:sz w:val="24"/>
          <w:szCs w:val="24"/>
        </w:rPr>
        <w:t>–</w:t>
      </w:r>
      <w:r>
        <w:rPr>
          <w:i/>
          <w:color w:val="000000"/>
          <w:sz w:val="24"/>
          <w:szCs w:val="24"/>
        </w:rPr>
        <w:t>##</w:t>
      </w:r>
      <w:r>
        <w:rPr>
          <w:color w:val="000000"/>
          <w:sz w:val="24"/>
          <w:szCs w:val="24"/>
        </w:rPr>
        <w:t>)</w:t>
      </w:r>
      <w:commentRangeEnd w:id="251"/>
      <w:r>
        <w:commentReference w:id="251"/>
      </w:r>
    </w:p>
    <w:p w14:paraId="0000006F" w14:textId="77777777" w:rsidR="00E70473" w:rsidRDefault="00000000">
      <w:pPr>
        <w:pBdr>
          <w:top w:val="nil"/>
          <w:left w:val="nil"/>
          <w:bottom w:val="nil"/>
          <w:right w:val="nil"/>
          <w:between w:val="nil"/>
        </w:pBdr>
        <w:spacing w:before="120"/>
        <w:rPr>
          <w:color w:val="000000"/>
          <w:sz w:val="24"/>
          <w:szCs w:val="24"/>
        </w:rPr>
      </w:pPr>
      <w:r>
        <w:rPr>
          <w:color w:val="000000"/>
          <w:sz w:val="24"/>
          <w:szCs w:val="24"/>
        </w:rPr>
        <w:t>Movies S1 to S5</w:t>
      </w:r>
    </w:p>
    <w:p w14:paraId="00000070" w14:textId="77777777" w:rsidR="00E70473" w:rsidRDefault="00000000">
      <w:pPr>
        <w:pBdr>
          <w:top w:val="nil"/>
          <w:left w:val="nil"/>
          <w:bottom w:val="nil"/>
          <w:right w:val="nil"/>
          <w:between w:val="nil"/>
        </w:pBdr>
        <w:spacing w:before="120"/>
        <w:rPr>
          <w:color w:val="000000"/>
          <w:sz w:val="24"/>
          <w:szCs w:val="24"/>
        </w:rPr>
      </w:pPr>
      <w:r>
        <w:rPr>
          <w:color w:val="000000"/>
          <w:sz w:val="24"/>
          <w:szCs w:val="24"/>
          <w:highlight w:val="yellow"/>
        </w:rPr>
        <w:t>DATA</w:t>
      </w:r>
    </w:p>
    <w:p w14:paraId="00000071" w14:textId="77777777" w:rsidR="00E70473" w:rsidRDefault="00000000">
      <w:pPr>
        <w:rPr>
          <w:b/>
          <w:sz w:val="24"/>
          <w:szCs w:val="24"/>
        </w:rPr>
      </w:pPr>
      <w:r>
        <w:br w:type="page"/>
      </w:r>
    </w:p>
    <w:p w14:paraId="00000072" w14:textId="77777777" w:rsidR="00E70473" w:rsidRDefault="00000000">
      <w:pPr>
        <w:keepNext/>
        <w:pBdr>
          <w:top w:val="nil"/>
          <w:left w:val="nil"/>
          <w:bottom w:val="nil"/>
          <w:right w:val="nil"/>
          <w:between w:val="nil"/>
        </w:pBdr>
        <w:spacing w:before="240"/>
        <w:rPr>
          <w:color w:val="000000"/>
          <w:sz w:val="24"/>
          <w:szCs w:val="24"/>
        </w:rPr>
      </w:pPr>
      <w:r>
        <w:rPr>
          <w:noProof/>
          <w:color w:val="000000"/>
          <w:sz w:val="24"/>
          <w:szCs w:val="24"/>
        </w:rPr>
        <w:lastRenderedPageBreak/>
        <w:drawing>
          <wp:inline distT="0" distB="0" distL="0" distR="0" wp14:anchorId="7CBDA2C3" wp14:editId="121A15E4">
            <wp:extent cx="5943600" cy="4457700"/>
            <wp:effectExtent l="0" t="0" r="0" b="0"/>
            <wp:docPr id="1279712469" name="Picture 1" descr="A collage of different images of a wolf&#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collage of different images of a wolf&#10;&#10;AI-generated content may be incorrect."/>
                    <pic:cNvPicPr preferRelativeResize="0"/>
                  </pic:nvPicPr>
                  <pic:blipFill>
                    <a:blip r:embed="rId11"/>
                    <a:srcRect/>
                    <a:stretch>
                      <a:fillRect/>
                    </a:stretch>
                  </pic:blipFill>
                  <pic:spPr>
                    <a:xfrm>
                      <a:off x="0" y="0"/>
                      <a:ext cx="5943600" cy="4457700"/>
                    </a:xfrm>
                    <a:prstGeom prst="rect">
                      <a:avLst/>
                    </a:prstGeom>
                    <a:ln/>
                  </pic:spPr>
                </pic:pic>
              </a:graphicData>
            </a:graphic>
          </wp:inline>
        </w:drawing>
      </w:r>
    </w:p>
    <w:p w14:paraId="00000073" w14:textId="77777777" w:rsidR="00E70473" w:rsidRDefault="00000000">
      <w:pPr>
        <w:keepNext/>
        <w:pBdr>
          <w:top w:val="nil"/>
          <w:left w:val="nil"/>
          <w:bottom w:val="nil"/>
          <w:right w:val="nil"/>
          <w:between w:val="nil"/>
        </w:pBdr>
        <w:spacing w:before="240"/>
        <w:rPr>
          <w:color w:val="000000"/>
          <w:sz w:val="24"/>
          <w:szCs w:val="24"/>
        </w:rPr>
      </w:pPr>
      <w:commentRangeStart w:id="252"/>
      <w:r>
        <w:rPr>
          <w:b/>
          <w:color w:val="000000"/>
          <w:sz w:val="24"/>
          <w:szCs w:val="24"/>
        </w:rPr>
        <w:t>Fig</w:t>
      </w:r>
      <w:commentRangeEnd w:id="252"/>
      <w:r w:rsidR="00456976">
        <w:rPr>
          <w:rStyle w:val="CommentReference"/>
        </w:rPr>
        <w:commentReference w:id="252"/>
      </w:r>
      <w:r>
        <w:rPr>
          <w:b/>
          <w:color w:val="000000"/>
          <w:sz w:val="24"/>
          <w:szCs w:val="24"/>
        </w:rPr>
        <w:t>. 1.</w:t>
      </w:r>
      <w:r>
        <w:rPr>
          <w:color w:val="000000"/>
          <w:sz w:val="24"/>
          <w:szCs w:val="24"/>
        </w:rPr>
        <w:t xml:space="preserve"> </w:t>
      </w:r>
      <w:r>
        <w:rPr>
          <w:b/>
          <w:color w:val="000000"/>
          <w:sz w:val="24"/>
          <w:szCs w:val="24"/>
        </w:rPr>
        <w:t xml:space="preserve">Wild-living coyotes used various </w:t>
      </w:r>
      <w:proofErr w:type="spellStart"/>
      <w:r>
        <w:rPr>
          <w:b/>
          <w:color w:val="000000"/>
          <w:sz w:val="24"/>
          <w:szCs w:val="24"/>
        </w:rPr>
        <w:t>behaviours</w:t>
      </w:r>
      <w:proofErr w:type="spellEnd"/>
      <w:r>
        <w:rPr>
          <w:b/>
          <w:color w:val="000000"/>
          <w:sz w:val="24"/>
          <w:szCs w:val="24"/>
        </w:rPr>
        <w:t xml:space="preserve"> to solve puzzles. </w:t>
      </w:r>
      <w:r>
        <w:rPr>
          <w:color w:val="000000"/>
          <w:sz w:val="24"/>
          <w:szCs w:val="24"/>
        </w:rPr>
        <w:t xml:space="preserve">(A) We defined investigation as coyotes being oriented towards and within one head length of puzzles. Examples of contact </w:t>
      </w:r>
      <w:proofErr w:type="spellStart"/>
      <w:r>
        <w:rPr>
          <w:color w:val="000000"/>
          <w:sz w:val="24"/>
          <w:szCs w:val="24"/>
        </w:rPr>
        <w:t>behaviours</w:t>
      </w:r>
      <w:proofErr w:type="spellEnd"/>
      <w:r>
        <w:rPr>
          <w:color w:val="000000"/>
          <w:sz w:val="24"/>
          <w:szCs w:val="24"/>
        </w:rPr>
        <w:t xml:space="preserve"> included pulling at the bungee that attached the puzzle to the tree (B), biting the top of the puzzle (C), spinning the puzzle with a paw (C) and biting the bottom of the puzzle (D).</w:t>
      </w:r>
    </w:p>
    <w:p w14:paraId="00000074" w14:textId="77777777" w:rsidR="00E70473" w:rsidRDefault="00E70473">
      <w:pPr>
        <w:keepNext/>
        <w:pBdr>
          <w:top w:val="nil"/>
          <w:left w:val="nil"/>
          <w:bottom w:val="nil"/>
          <w:right w:val="nil"/>
          <w:between w:val="nil"/>
        </w:pBdr>
        <w:spacing w:before="240"/>
        <w:rPr>
          <w:color w:val="000000"/>
          <w:sz w:val="24"/>
          <w:szCs w:val="24"/>
        </w:rPr>
      </w:pPr>
    </w:p>
    <w:p w14:paraId="00000075" w14:textId="77777777" w:rsidR="00E70473" w:rsidRDefault="00E70473">
      <w:pPr>
        <w:keepNext/>
        <w:pBdr>
          <w:top w:val="nil"/>
          <w:left w:val="nil"/>
          <w:bottom w:val="nil"/>
          <w:right w:val="nil"/>
          <w:between w:val="nil"/>
        </w:pBdr>
        <w:spacing w:before="240"/>
        <w:rPr>
          <w:color w:val="000000"/>
          <w:sz w:val="24"/>
          <w:szCs w:val="24"/>
        </w:rPr>
      </w:pPr>
    </w:p>
    <w:p w14:paraId="00000076" w14:textId="77777777" w:rsidR="00E70473" w:rsidRDefault="00000000">
      <w:pPr>
        <w:rPr>
          <w:b/>
          <w:sz w:val="24"/>
          <w:szCs w:val="24"/>
        </w:rPr>
      </w:pPr>
      <w:r>
        <w:br w:type="page"/>
      </w:r>
    </w:p>
    <w:p w14:paraId="00000077" w14:textId="77777777" w:rsidR="00E70473" w:rsidRDefault="00000000">
      <w:pPr>
        <w:keepNext/>
        <w:pBdr>
          <w:top w:val="nil"/>
          <w:left w:val="nil"/>
          <w:bottom w:val="nil"/>
          <w:right w:val="nil"/>
          <w:between w:val="nil"/>
        </w:pBdr>
        <w:spacing w:before="240"/>
        <w:rPr>
          <w:b/>
          <w:color w:val="000000"/>
          <w:sz w:val="24"/>
          <w:szCs w:val="24"/>
        </w:rPr>
      </w:pPr>
      <w:r>
        <w:rPr>
          <w:noProof/>
          <w:color w:val="000000"/>
          <w:sz w:val="24"/>
          <w:szCs w:val="24"/>
        </w:rPr>
        <w:lastRenderedPageBreak/>
        <w:drawing>
          <wp:inline distT="0" distB="0" distL="0" distR="0" wp14:anchorId="0DC699D5" wp14:editId="1708373B">
            <wp:extent cx="4434184" cy="6651276"/>
            <wp:effectExtent l="0" t="0" r="0" b="0"/>
            <wp:docPr id="1279712471" name="Picture 2" descr="A group of blue and white graph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group of blue and white graphs&#10;&#10;AI-generated content may be incorrect."/>
                    <pic:cNvPicPr preferRelativeResize="0"/>
                  </pic:nvPicPr>
                  <pic:blipFill>
                    <a:blip r:embed="rId12"/>
                    <a:srcRect/>
                    <a:stretch>
                      <a:fillRect/>
                    </a:stretch>
                  </pic:blipFill>
                  <pic:spPr>
                    <a:xfrm>
                      <a:off x="0" y="0"/>
                      <a:ext cx="4434184" cy="6651276"/>
                    </a:xfrm>
                    <a:prstGeom prst="rect">
                      <a:avLst/>
                    </a:prstGeom>
                    <a:ln/>
                  </pic:spPr>
                </pic:pic>
              </a:graphicData>
            </a:graphic>
          </wp:inline>
        </w:drawing>
      </w:r>
    </w:p>
    <w:p w14:paraId="00000078" w14:textId="78D15522" w:rsidR="00E70473" w:rsidRDefault="00000000">
      <w:pPr>
        <w:keepNext/>
        <w:pBdr>
          <w:top w:val="nil"/>
          <w:left w:val="nil"/>
          <w:bottom w:val="nil"/>
          <w:right w:val="nil"/>
          <w:between w:val="nil"/>
        </w:pBdr>
        <w:spacing w:before="240"/>
        <w:rPr>
          <w:b/>
          <w:color w:val="000000"/>
          <w:sz w:val="24"/>
          <w:szCs w:val="24"/>
        </w:rPr>
      </w:pPr>
      <w:commentRangeStart w:id="253"/>
      <w:r>
        <w:rPr>
          <w:b/>
          <w:color w:val="000000"/>
          <w:sz w:val="24"/>
          <w:szCs w:val="24"/>
        </w:rPr>
        <w:t>Fig</w:t>
      </w:r>
      <w:commentRangeEnd w:id="253"/>
      <w:r w:rsidR="009868D3">
        <w:rPr>
          <w:rStyle w:val="CommentReference"/>
        </w:rPr>
        <w:commentReference w:id="253"/>
      </w:r>
      <w:r>
        <w:rPr>
          <w:b/>
          <w:color w:val="000000"/>
          <w:sz w:val="24"/>
          <w:szCs w:val="24"/>
        </w:rPr>
        <w:t>. 2.</w:t>
      </w:r>
      <w:r>
        <w:rPr>
          <w:color w:val="000000"/>
          <w:sz w:val="24"/>
          <w:szCs w:val="24"/>
        </w:rPr>
        <w:t xml:space="preserve"> </w:t>
      </w:r>
      <w:r>
        <w:rPr>
          <w:b/>
          <w:color w:val="000000"/>
          <w:sz w:val="24"/>
          <w:szCs w:val="24"/>
        </w:rPr>
        <w:t xml:space="preserve">Urbanization increases problem-solving and related </w:t>
      </w:r>
      <w:proofErr w:type="spellStart"/>
      <w:r>
        <w:rPr>
          <w:b/>
          <w:color w:val="000000"/>
          <w:sz w:val="24"/>
          <w:szCs w:val="24"/>
        </w:rPr>
        <w:t>behaviours</w:t>
      </w:r>
      <w:proofErr w:type="spellEnd"/>
      <w:r>
        <w:rPr>
          <w:b/>
          <w:color w:val="000000"/>
          <w:sz w:val="24"/>
          <w:szCs w:val="24"/>
        </w:rPr>
        <w:t xml:space="preserve"> in wild-living coyotes.</w:t>
      </w:r>
      <w:r>
        <w:rPr>
          <w:color w:val="000000"/>
          <w:sz w:val="24"/>
          <w:szCs w:val="24"/>
        </w:rPr>
        <w:t xml:space="preserve"> </w:t>
      </w:r>
      <w:commentRangeStart w:id="254"/>
      <w:r>
        <w:rPr>
          <w:color w:val="000000"/>
          <w:sz w:val="24"/>
          <w:szCs w:val="24"/>
        </w:rPr>
        <w:t>Predicted</w:t>
      </w:r>
      <w:commentRangeEnd w:id="254"/>
      <w:r w:rsidR="00456976">
        <w:rPr>
          <w:rStyle w:val="CommentReference"/>
        </w:rPr>
        <w:commentReference w:id="254"/>
      </w:r>
      <w:r>
        <w:rPr>
          <w:color w:val="000000"/>
          <w:sz w:val="24"/>
          <w:szCs w:val="24"/>
        </w:rPr>
        <w:t xml:space="preserve"> counts for a </w:t>
      </w:r>
      <w:commentRangeStart w:id="255"/>
      <w:r>
        <w:rPr>
          <w:color w:val="000000"/>
          <w:sz w:val="24"/>
          <w:szCs w:val="24"/>
        </w:rPr>
        <w:t xml:space="preserve">suite of </w:t>
      </w:r>
      <w:proofErr w:type="spellStart"/>
      <w:r>
        <w:rPr>
          <w:color w:val="000000"/>
          <w:sz w:val="24"/>
          <w:szCs w:val="24"/>
        </w:rPr>
        <w:t>behaviours</w:t>
      </w:r>
      <w:proofErr w:type="spellEnd"/>
      <w:r>
        <w:rPr>
          <w:color w:val="000000"/>
          <w:sz w:val="24"/>
          <w:szCs w:val="24"/>
        </w:rPr>
        <w:t xml:space="preserve"> </w:t>
      </w:r>
      <w:commentRangeEnd w:id="255"/>
      <w:r w:rsidR="00456976">
        <w:rPr>
          <w:rStyle w:val="CommentReference"/>
        </w:rPr>
        <w:commentReference w:id="255"/>
      </w:r>
      <w:r>
        <w:rPr>
          <w:color w:val="000000"/>
          <w:sz w:val="24"/>
          <w:szCs w:val="24"/>
        </w:rPr>
        <w:t xml:space="preserve">related to problem solving in wild-living coyotes at different levels of urbanization, 2024 - 2025. Panels on the left </w:t>
      </w:r>
      <w:del w:id="256" w:author="Colleen Cassady St. Clair" w:date="2025-08-28T11:41:00Z">
        <w:r w:rsidDel="00456976">
          <w:rPr>
            <w:color w:val="000000"/>
            <w:sz w:val="24"/>
            <w:szCs w:val="24"/>
          </w:rPr>
          <w:delText xml:space="preserve">side </w:delText>
        </w:r>
      </w:del>
      <w:r>
        <w:rPr>
          <w:color w:val="000000"/>
          <w:sz w:val="24"/>
          <w:szCs w:val="24"/>
        </w:rPr>
        <w:t xml:space="preserve">show the predicted counts for wild sites and city sites, and panels on the right </w:t>
      </w:r>
      <w:del w:id="257" w:author="Colleen Cassady St. Clair" w:date="2025-08-28T11:41:00Z">
        <w:r w:rsidDel="00456976">
          <w:rPr>
            <w:color w:val="000000"/>
            <w:sz w:val="24"/>
            <w:szCs w:val="24"/>
          </w:rPr>
          <w:delText xml:space="preserve">side </w:delText>
        </w:r>
      </w:del>
      <w:r>
        <w:rPr>
          <w:color w:val="000000"/>
          <w:sz w:val="24"/>
          <w:szCs w:val="24"/>
        </w:rPr>
        <w:t xml:space="preserve">show predictions for sites within the city along an urbanization gradient. </w:t>
      </w:r>
      <w:r>
        <w:br w:type="page"/>
      </w:r>
    </w:p>
    <w:p w14:paraId="00000079" w14:textId="77777777" w:rsidR="00E70473" w:rsidRDefault="00000000">
      <w:pPr>
        <w:keepNext/>
        <w:pBdr>
          <w:top w:val="nil"/>
          <w:left w:val="nil"/>
          <w:bottom w:val="nil"/>
          <w:right w:val="nil"/>
          <w:between w:val="nil"/>
        </w:pBdr>
        <w:spacing w:before="240"/>
        <w:rPr>
          <w:b/>
          <w:color w:val="000000"/>
          <w:sz w:val="24"/>
          <w:szCs w:val="24"/>
        </w:rPr>
      </w:pPr>
      <w:r>
        <w:rPr>
          <w:noProof/>
          <w:color w:val="000000"/>
          <w:sz w:val="24"/>
          <w:szCs w:val="24"/>
        </w:rPr>
        <w:lastRenderedPageBreak/>
        <w:drawing>
          <wp:inline distT="0" distB="0" distL="0" distR="0" wp14:anchorId="313B8469" wp14:editId="53538FE7">
            <wp:extent cx="5691135" cy="6402527"/>
            <wp:effectExtent l="0" t="0" r="0" b="0"/>
            <wp:docPr id="1279712470" name="Picture 3"/>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691135" cy="6402527"/>
                    </a:xfrm>
                    <a:prstGeom prst="rect">
                      <a:avLst/>
                    </a:prstGeom>
                    <a:ln/>
                  </pic:spPr>
                </pic:pic>
              </a:graphicData>
            </a:graphic>
          </wp:inline>
        </w:drawing>
      </w:r>
    </w:p>
    <w:p w14:paraId="0000007A" w14:textId="1D1EB80A" w:rsidR="00E70473" w:rsidRDefault="00000000">
      <w:pPr>
        <w:keepNext/>
        <w:pBdr>
          <w:top w:val="nil"/>
          <w:left w:val="nil"/>
          <w:bottom w:val="nil"/>
          <w:right w:val="nil"/>
          <w:between w:val="nil"/>
        </w:pBdr>
        <w:spacing w:before="240"/>
        <w:rPr>
          <w:color w:val="000000"/>
          <w:sz w:val="24"/>
          <w:szCs w:val="24"/>
        </w:rPr>
      </w:pPr>
      <w:bookmarkStart w:id="258" w:name="_Hlk209433044"/>
      <w:r>
        <w:rPr>
          <w:b/>
          <w:color w:val="000000"/>
          <w:sz w:val="24"/>
          <w:szCs w:val="24"/>
        </w:rPr>
        <w:t>Fig. 3.</w:t>
      </w:r>
      <w:r>
        <w:rPr>
          <w:color w:val="000000"/>
          <w:sz w:val="24"/>
          <w:szCs w:val="24"/>
        </w:rPr>
        <w:t xml:space="preserve"> </w:t>
      </w:r>
      <w:r>
        <w:rPr>
          <w:b/>
          <w:color w:val="000000"/>
          <w:sz w:val="24"/>
          <w:szCs w:val="24"/>
        </w:rPr>
        <w:t xml:space="preserve">Urbanization metrics had the strongest influence on problem-solving and related </w:t>
      </w:r>
      <w:proofErr w:type="spellStart"/>
      <w:r>
        <w:rPr>
          <w:b/>
          <w:color w:val="000000"/>
          <w:sz w:val="24"/>
          <w:szCs w:val="24"/>
        </w:rPr>
        <w:t>behaviours</w:t>
      </w:r>
      <w:proofErr w:type="spellEnd"/>
      <w:r>
        <w:rPr>
          <w:b/>
          <w:color w:val="000000"/>
          <w:sz w:val="24"/>
          <w:szCs w:val="24"/>
        </w:rPr>
        <w:t xml:space="preserve">, even when other environmental and intrinsic factors were considered. </w:t>
      </w:r>
      <w:r>
        <w:rPr>
          <w:color w:val="000000"/>
          <w:sz w:val="24"/>
          <w:szCs w:val="24"/>
        </w:rPr>
        <w:t xml:space="preserve">Standardized coefficient estimates for top models explaining variation in problem solving and constituent </w:t>
      </w:r>
      <w:proofErr w:type="spellStart"/>
      <w:r>
        <w:rPr>
          <w:color w:val="000000"/>
          <w:sz w:val="24"/>
          <w:szCs w:val="24"/>
        </w:rPr>
        <w:t>behaviours</w:t>
      </w:r>
      <w:proofErr w:type="spellEnd"/>
      <w:r>
        <w:rPr>
          <w:color w:val="000000"/>
          <w:sz w:val="24"/>
          <w:szCs w:val="24"/>
        </w:rPr>
        <w:t xml:space="preserve"> during events in wild-living coyotes, 2024-2025. Coefficients related to urbanization are in blue, and those related to intrinsic and environmental event characteristics are in red. The zero inflation components indicate the chances of a structural zero </w:t>
      </w:r>
      <w:r w:rsidR="00456976">
        <w:rPr>
          <w:color w:val="000000"/>
          <w:sz w:val="24"/>
          <w:szCs w:val="24"/>
        </w:rPr>
        <w:t xml:space="preserve">(no record of the behavior) </w:t>
      </w:r>
      <w:commentRangeStart w:id="259"/>
      <w:r>
        <w:rPr>
          <w:color w:val="000000"/>
          <w:sz w:val="24"/>
          <w:szCs w:val="24"/>
        </w:rPr>
        <w:t>occurring</w:t>
      </w:r>
      <w:commentRangeEnd w:id="259"/>
      <w:r w:rsidR="00456976">
        <w:rPr>
          <w:rStyle w:val="CommentReference"/>
        </w:rPr>
        <w:commentReference w:id="259"/>
      </w:r>
      <w:r>
        <w:rPr>
          <w:color w:val="000000"/>
          <w:sz w:val="24"/>
          <w:szCs w:val="24"/>
        </w:rPr>
        <w:t>.</w:t>
      </w:r>
    </w:p>
    <w:bookmarkEnd w:id="258"/>
    <w:p w14:paraId="0000007B" w14:textId="77777777" w:rsidR="00E70473" w:rsidRDefault="00E70473">
      <w:pPr>
        <w:keepNext/>
        <w:pBdr>
          <w:top w:val="nil"/>
          <w:left w:val="nil"/>
          <w:bottom w:val="nil"/>
          <w:right w:val="nil"/>
          <w:between w:val="nil"/>
        </w:pBdr>
        <w:spacing w:before="240"/>
        <w:rPr>
          <w:color w:val="000000"/>
          <w:sz w:val="24"/>
          <w:szCs w:val="24"/>
        </w:rPr>
      </w:pPr>
    </w:p>
    <w:p w14:paraId="0000007C" w14:textId="77777777" w:rsidR="00E70473" w:rsidRDefault="00000000">
      <w:pPr>
        <w:rPr>
          <w:b/>
          <w:sz w:val="24"/>
          <w:szCs w:val="24"/>
        </w:rPr>
        <w:sectPr w:rsidR="00E70473">
          <w:headerReference w:type="default" r:id="rId14"/>
          <w:footerReference w:type="default" r:id="rId15"/>
          <w:headerReference w:type="first" r:id="rId16"/>
          <w:footerReference w:type="first" r:id="rId17"/>
          <w:pgSz w:w="12240" w:h="15840"/>
          <w:pgMar w:top="1296" w:right="1440" w:bottom="1296" w:left="1440" w:header="432" w:footer="720" w:gutter="0"/>
          <w:lnNumType w:countBy="1"/>
          <w:pgNumType w:start="1"/>
          <w:cols w:space="720"/>
        </w:sectPr>
      </w:pPr>
      <w:r>
        <w:br w:type="page"/>
      </w:r>
    </w:p>
    <w:p w14:paraId="0000007D" w14:textId="77777777" w:rsidR="00E70473" w:rsidRDefault="00000000">
      <w:pPr>
        <w:keepNext/>
        <w:pBdr>
          <w:top w:val="nil"/>
          <w:left w:val="nil"/>
          <w:bottom w:val="nil"/>
          <w:right w:val="nil"/>
          <w:between w:val="nil"/>
        </w:pBdr>
        <w:spacing w:before="240"/>
        <w:rPr>
          <w:color w:val="000000"/>
          <w:sz w:val="24"/>
          <w:szCs w:val="24"/>
        </w:rPr>
      </w:pPr>
      <w:sdt>
        <w:sdtPr>
          <w:tag w:val="goog_rdk_7"/>
          <w:id w:val="409400490"/>
        </w:sdtPr>
        <w:sdtContent>
          <w:commentRangeStart w:id="261"/>
          <w:commentRangeStart w:id="262"/>
        </w:sdtContent>
      </w:sdt>
      <w:r>
        <w:rPr>
          <w:b/>
          <w:color w:val="000000"/>
          <w:sz w:val="24"/>
          <w:szCs w:val="24"/>
        </w:rPr>
        <w:t xml:space="preserve">Table </w:t>
      </w:r>
      <w:commentRangeEnd w:id="262"/>
      <w:r>
        <w:commentReference w:id="262"/>
      </w:r>
      <w:commentRangeEnd w:id="261"/>
      <w:r w:rsidR="00456976">
        <w:rPr>
          <w:rStyle w:val="CommentReference"/>
        </w:rPr>
        <w:commentReference w:id="261"/>
      </w:r>
      <w:r>
        <w:rPr>
          <w:b/>
          <w:color w:val="000000"/>
          <w:sz w:val="24"/>
          <w:szCs w:val="24"/>
        </w:rPr>
        <w:t xml:space="preserve">1. Influence of urbanization on problem solving and related </w:t>
      </w:r>
      <w:proofErr w:type="spellStart"/>
      <w:r>
        <w:rPr>
          <w:b/>
          <w:color w:val="000000"/>
          <w:sz w:val="24"/>
          <w:szCs w:val="24"/>
        </w:rPr>
        <w:t>behaviours</w:t>
      </w:r>
      <w:proofErr w:type="spellEnd"/>
      <w:r>
        <w:rPr>
          <w:b/>
          <w:color w:val="000000"/>
          <w:sz w:val="24"/>
          <w:szCs w:val="24"/>
        </w:rPr>
        <w:t>.</w:t>
      </w:r>
      <w:r>
        <w:rPr>
          <w:color w:val="000000"/>
          <w:sz w:val="24"/>
          <w:szCs w:val="24"/>
        </w:rPr>
        <w:t xml:space="preserve"> Results for models explaining variation in problem solving and constituent </w:t>
      </w:r>
      <w:proofErr w:type="spellStart"/>
      <w:r>
        <w:rPr>
          <w:color w:val="000000"/>
          <w:sz w:val="24"/>
          <w:szCs w:val="24"/>
        </w:rPr>
        <w:t>behaviours</w:t>
      </w:r>
      <w:proofErr w:type="spellEnd"/>
      <w:r>
        <w:rPr>
          <w:color w:val="000000"/>
          <w:sz w:val="24"/>
          <w:szCs w:val="24"/>
        </w:rPr>
        <w:t xml:space="preserve"> during events at sites with various levels of urbanization in wild-living coyotes, 2024-2025. Metrics reported include sample size (N), Akaike Information Criterion (AIC), beta coefficient (B), P-value (P), effect size (ES), upper and lower confidence intervals (CI) for beta coefficients and effect sizes, marginal (M) and conditional (C) R2, and the </w:t>
      </w:r>
      <w:commentRangeStart w:id="263"/>
      <w:commentRangeStart w:id="264"/>
      <w:r>
        <w:rPr>
          <w:color w:val="000000"/>
          <w:sz w:val="24"/>
          <w:szCs w:val="24"/>
        </w:rPr>
        <w:t>P</w:t>
      </w:r>
      <w:commentRangeEnd w:id="263"/>
      <w:r w:rsidR="00456976">
        <w:rPr>
          <w:rStyle w:val="CommentReference"/>
        </w:rPr>
        <w:commentReference w:id="263"/>
      </w:r>
      <w:commentRangeEnd w:id="264"/>
      <w:r w:rsidR="00FC62FD">
        <w:rPr>
          <w:rStyle w:val="CommentReference"/>
        </w:rPr>
        <w:commentReference w:id="264"/>
      </w:r>
      <w:r>
        <w:rPr>
          <w:color w:val="000000"/>
          <w:sz w:val="24"/>
          <w:szCs w:val="24"/>
        </w:rPr>
        <w:t>-value for a likelihood ratio test comparing the focal univariate model to a null (LRT).</w:t>
      </w:r>
    </w:p>
    <w:tbl>
      <w:tblPr>
        <w:tblStyle w:val="a"/>
        <w:tblW w:w="12856" w:type="dxa"/>
        <w:tblBorders>
          <w:top w:val="single" w:sz="4" w:space="0" w:color="000000"/>
          <w:bottom w:val="single" w:sz="4" w:space="0" w:color="000000"/>
        </w:tblBorders>
        <w:tblLayout w:type="fixed"/>
        <w:tblLook w:val="0400" w:firstRow="0" w:lastRow="0" w:firstColumn="0" w:lastColumn="0" w:noHBand="0" w:noVBand="1"/>
      </w:tblPr>
      <w:tblGrid>
        <w:gridCol w:w="1365"/>
        <w:gridCol w:w="1470"/>
        <w:gridCol w:w="709"/>
        <w:gridCol w:w="851"/>
        <w:gridCol w:w="820"/>
        <w:gridCol w:w="835"/>
        <w:gridCol w:w="893"/>
        <w:gridCol w:w="850"/>
        <w:gridCol w:w="753"/>
        <w:gridCol w:w="710"/>
        <w:gridCol w:w="710"/>
        <w:gridCol w:w="710"/>
        <w:gridCol w:w="797"/>
        <w:gridCol w:w="1133"/>
        <w:gridCol w:w="250"/>
      </w:tblGrid>
      <w:tr w:rsidR="00E70473" w14:paraId="07EAA919" w14:textId="77777777">
        <w:trPr>
          <w:trHeight w:val="290"/>
        </w:trPr>
        <w:tc>
          <w:tcPr>
            <w:tcW w:w="1365" w:type="dxa"/>
            <w:tcBorders>
              <w:bottom w:val="single" w:sz="4" w:space="0" w:color="000000"/>
            </w:tcBorders>
            <w:vAlign w:val="bottom"/>
          </w:tcPr>
          <w:p w14:paraId="0000007E" w14:textId="77777777" w:rsidR="00E70473" w:rsidRDefault="00000000">
            <w:pPr>
              <w:jc w:val="center"/>
              <w:rPr>
                <w:color w:val="000000"/>
                <w:sz w:val="22"/>
                <w:szCs w:val="22"/>
              </w:rPr>
            </w:pPr>
            <w:r>
              <w:rPr>
                <w:color w:val="000000"/>
                <w:sz w:val="22"/>
                <w:szCs w:val="22"/>
              </w:rPr>
              <w:t>Predictor</w:t>
            </w:r>
          </w:p>
        </w:tc>
        <w:tc>
          <w:tcPr>
            <w:tcW w:w="1470" w:type="dxa"/>
            <w:tcBorders>
              <w:bottom w:val="single" w:sz="4" w:space="0" w:color="000000"/>
            </w:tcBorders>
            <w:vAlign w:val="bottom"/>
          </w:tcPr>
          <w:p w14:paraId="0000007F" w14:textId="77777777" w:rsidR="00E70473" w:rsidRDefault="00000000">
            <w:pPr>
              <w:jc w:val="center"/>
              <w:rPr>
                <w:color w:val="000000"/>
                <w:sz w:val="22"/>
                <w:szCs w:val="22"/>
              </w:rPr>
            </w:pPr>
            <w:r>
              <w:rPr>
                <w:color w:val="000000"/>
                <w:sz w:val="22"/>
                <w:szCs w:val="22"/>
              </w:rPr>
              <w:t>Outcome</w:t>
            </w:r>
          </w:p>
        </w:tc>
        <w:tc>
          <w:tcPr>
            <w:tcW w:w="709" w:type="dxa"/>
            <w:tcBorders>
              <w:bottom w:val="single" w:sz="4" w:space="0" w:color="000000"/>
            </w:tcBorders>
            <w:vAlign w:val="bottom"/>
          </w:tcPr>
          <w:p w14:paraId="00000080" w14:textId="77777777" w:rsidR="00E70473" w:rsidRDefault="00000000">
            <w:pPr>
              <w:jc w:val="center"/>
              <w:rPr>
                <w:color w:val="000000"/>
                <w:sz w:val="22"/>
                <w:szCs w:val="22"/>
              </w:rPr>
            </w:pPr>
            <w:r>
              <w:rPr>
                <w:color w:val="000000"/>
                <w:sz w:val="22"/>
                <w:szCs w:val="22"/>
              </w:rPr>
              <w:t>N</w:t>
            </w:r>
          </w:p>
        </w:tc>
        <w:tc>
          <w:tcPr>
            <w:tcW w:w="851" w:type="dxa"/>
            <w:tcBorders>
              <w:bottom w:val="single" w:sz="4" w:space="0" w:color="000000"/>
            </w:tcBorders>
            <w:vAlign w:val="bottom"/>
          </w:tcPr>
          <w:p w14:paraId="00000081" w14:textId="77777777" w:rsidR="00E70473" w:rsidRDefault="00000000">
            <w:pPr>
              <w:jc w:val="center"/>
              <w:rPr>
                <w:color w:val="000000"/>
                <w:sz w:val="22"/>
                <w:szCs w:val="22"/>
              </w:rPr>
            </w:pPr>
            <w:r>
              <w:rPr>
                <w:color w:val="000000"/>
                <w:sz w:val="22"/>
                <w:szCs w:val="22"/>
              </w:rPr>
              <w:t>AIC</w:t>
            </w:r>
          </w:p>
        </w:tc>
        <w:tc>
          <w:tcPr>
            <w:tcW w:w="821" w:type="dxa"/>
            <w:tcBorders>
              <w:bottom w:val="single" w:sz="4" w:space="0" w:color="000000"/>
            </w:tcBorders>
            <w:vAlign w:val="bottom"/>
          </w:tcPr>
          <w:p w14:paraId="00000082" w14:textId="77777777" w:rsidR="00E70473" w:rsidRDefault="00000000">
            <w:pPr>
              <w:jc w:val="center"/>
              <w:rPr>
                <w:color w:val="000000"/>
                <w:sz w:val="22"/>
                <w:szCs w:val="22"/>
              </w:rPr>
            </w:pPr>
            <w:r>
              <w:rPr>
                <w:color w:val="000000"/>
                <w:sz w:val="22"/>
                <w:szCs w:val="22"/>
              </w:rPr>
              <w:t>B</w:t>
            </w:r>
          </w:p>
        </w:tc>
        <w:tc>
          <w:tcPr>
            <w:tcW w:w="836" w:type="dxa"/>
            <w:tcBorders>
              <w:bottom w:val="single" w:sz="4" w:space="0" w:color="000000"/>
            </w:tcBorders>
            <w:vAlign w:val="bottom"/>
          </w:tcPr>
          <w:p w14:paraId="00000083" w14:textId="77777777" w:rsidR="00E70473" w:rsidRDefault="00000000">
            <w:pPr>
              <w:jc w:val="center"/>
              <w:rPr>
                <w:color w:val="000000"/>
                <w:sz w:val="22"/>
                <w:szCs w:val="22"/>
              </w:rPr>
            </w:pPr>
            <w:r>
              <w:rPr>
                <w:color w:val="000000"/>
                <w:sz w:val="22"/>
                <w:szCs w:val="22"/>
              </w:rPr>
              <w:t>P</w:t>
            </w:r>
          </w:p>
        </w:tc>
        <w:tc>
          <w:tcPr>
            <w:tcW w:w="894" w:type="dxa"/>
            <w:tcBorders>
              <w:bottom w:val="single" w:sz="4" w:space="0" w:color="000000"/>
            </w:tcBorders>
            <w:vAlign w:val="bottom"/>
          </w:tcPr>
          <w:p w14:paraId="00000084" w14:textId="77777777" w:rsidR="00E70473" w:rsidRDefault="00000000">
            <w:pPr>
              <w:jc w:val="center"/>
              <w:rPr>
                <w:color w:val="000000"/>
                <w:sz w:val="22"/>
                <w:szCs w:val="22"/>
              </w:rPr>
            </w:pPr>
            <w:r>
              <w:rPr>
                <w:color w:val="000000"/>
                <w:sz w:val="22"/>
                <w:szCs w:val="22"/>
              </w:rPr>
              <w:t>Low CI</w:t>
            </w:r>
          </w:p>
        </w:tc>
        <w:tc>
          <w:tcPr>
            <w:tcW w:w="851" w:type="dxa"/>
            <w:tcBorders>
              <w:bottom w:val="single" w:sz="4" w:space="0" w:color="000000"/>
            </w:tcBorders>
            <w:vAlign w:val="bottom"/>
          </w:tcPr>
          <w:p w14:paraId="00000085" w14:textId="77777777" w:rsidR="00E70473" w:rsidRDefault="00000000">
            <w:pPr>
              <w:jc w:val="center"/>
              <w:rPr>
                <w:color w:val="000000"/>
                <w:sz w:val="22"/>
                <w:szCs w:val="22"/>
              </w:rPr>
            </w:pPr>
            <w:proofErr w:type="spellStart"/>
            <w:r>
              <w:rPr>
                <w:color w:val="000000"/>
                <w:sz w:val="22"/>
                <w:szCs w:val="22"/>
              </w:rPr>
              <w:t>Upp</w:t>
            </w:r>
            <w:proofErr w:type="spellEnd"/>
            <w:r>
              <w:rPr>
                <w:color w:val="000000"/>
                <w:sz w:val="22"/>
                <w:szCs w:val="22"/>
              </w:rPr>
              <w:t xml:space="preserve"> CI</w:t>
            </w:r>
          </w:p>
        </w:tc>
        <w:tc>
          <w:tcPr>
            <w:tcW w:w="754" w:type="dxa"/>
            <w:tcBorders>
              <w:bottom w:val="single" w:sz="4" w:space="0" w:color="000000"/>
            </w:tcBorders>
            <w:vAlign w:val="bottom"/>
          </w:tcPr>
          <w:p w14:paraId="00000086" w14:textId="77777777" w:rsidR="00E70473" w:rsidRDefault="00000000">
            <w:pPr>
              <w:jc w:val="center"/>
              <w:rPr>
                <w:color w:val="000000"/>
                <w:sz w:val="22"/>
                <w:szCs w:val="22"/>
              </w:rPr>
            </w:pPr>
            <w:r>
              <w:rPr>
                <w:color w:val="000000"/>
                <w:sz w:val="22"/>
                <w:szCs w:val="22"/>
              </w:rPr>
              <w:t>Effect Size</w:t>
            </w:r>
          </w:p>
        </w:tc>
        <w:tc>
          <w:tcPr>
            <w:tcW w:w="711" w:type="dxa"/>
            <w:tcBorders>
              <w:bottom w:val="single" w:sz="4" w:space="0" w:color="000000"/>
            </w:tcBorders>
            <w:vAlign w:val="bottom"/>
          </w:tcPr>
          <w:p w14:paraId="00000087" w14:textId="77777777" w:rsidR="00E70473" w:rsidRDefault="00000000">
            <w:pPr>
              <w:jc w:val="center"/>
              <w:rPr>
                <w:color w:val="000000"/>
                <w:sz w:val="22"/>
                <w:szCs w:val="22"/>
              </w:rPr>
            </w:pPr>
            <w:r>
              <w:rPr>
                <w:color w:val="000000"/>
                <w:sz w:val="22"/>
                <w:szCs w:val="22"/>
              </w:rPr>
              <w:t>Low CI</w:t>
            </w:r>
          </w:p>
        </w:tc>
        <w:tc>
          <w:tcPr>
            <w:tcW w:w="711" w:type="dxa"/>
            <w:tcBorders>
              <w:bottom w:val="single" w:sz="4" w:space="0" w:color="000000"/>
            </w:tcBorders>
            <w:vAlign w:val="bottom"/>
          </w:tcPr>
          <w:p w14:paraId="00000088" w14:textId="77777777" w:rsidR="00E70473" w:rsidRDefault="00000000">
            <w:pPr>
              <w:jc w:val="center"/>
              <w:rPr>
                <w:color w:val="000000"/>
                <w:sz w:val="22"/>
                <w:szCs w:val="22"/>
              </w:rPr>
            </w:pPr>
            <w:proofErr w:type="spellStart"/>
            <w:r>
              <w:rPr>
                <w:color w:val="000000"/>
                <w:sz w:val="22"/>
                <w:szCs w:val="22"/>
              </w:rPr>
              <w:t>Upp</w:t>
            </w:r>
            <w:proofErr w:type="spellEnd"/>
            <w:r>
              <w:rPr>
                <w:color w:val="000000"/>
                <w:sz w:val="22"/>
                <w:szCs w:val="22"/>
              </w:rPr>
              <w:t xml:space="preserve"> CI</w:t>
            </w:r>
          </w:p>
        </w:tc>
        <w:tc>
          <w:tcPr>
            <w:tcW w:w="711" w:type="dxa"/>
            <w:tcBorders>
              <w:bottom w:val="single" w:sz="4" w:space="0" w:color="000000"/>
            </w:tcBorders>
            <w:vAlign w:val="bottom"/>
          </w:tcPr>
          <w:p w14:paraId="00000089" w14:textId="77777777" w:rsidR="00E70473" w:rsidRDefault="00000000">
            <w:pPr>
              <w:jc w:val="center"/>
              <w:rPr>
                <w:color w:val="000000"/>
                <w:sz w:val="22"/>
                <w:szCs w:val="22"/>
              </w:rPr>
            </w:pPr>
            <w:r>
              <w:rPr>
                <w:color w:val="000000"/>
                <w:sz w:val="22"/>
                <w:szCs w:val="22"/>
              </w:rPr>
              <w:t>M. R</w:t>
            </w:r>
            <w:r>
              <w:rPr>
                <w:color w:val="000000"/>
                <w:sz w:val="22"/>
                <w:szCs w:val="22"/>
                <w:vertAlign w:val="superscript"/>
              </w:rPr>
              <w:t>2</w:t>
            </w:r>
          </w:p>
        </w:tc>
        <w:tc>
          <w:tcPr>
            <w:tcW w:w="798" w:type="dxa"/>
            <w:tcBorders>
              <w:bottom w:val="single" w:sz="4" w:space="0" w:color="000000"/>
            </w:tcBorders>
            <w:vAlign w:val="bottom"/>
          </w:tcPr>
          <w:p w14:paraId="0000008A" w14:textId="77777777" w:rsidR="00E70473" w:rsidRDefault="00000000">
            <w:pPr>
              <w:jc w:val="center"/>
              <w:rPr>
                <w:color w:val="000000"/>
                <w:sz w:val="22"/>
                <w:szCs w:val="22"/>
              </w:rPr>
            </w:pPr>
            <w:r>
              <w:rPr>
                <w:color w:val="000000"/>
                <w:sz w:val="22"/>
                <w:szCs w:val="22"/>
              </w:rPr>
              <w:t>C R</w:t>
            </w:r>
            <w:r>
              <w:rPr>
                <w:color w:val="000000"/>
                <w:sz w:val="22"/>
                <w:szCs w:val="22"/>
                <w:vertAlign w:val="superscript"/>
              </w:rPr>
              <w:t>2</w:t>
            </w:r>
          </w:p>
        </w:tc>
        <w:tc>
          <w:tcPr>
            <w:tcW w:w="1134" w:type="dxa"/>
            <w:tcBorders>
              <w:bottom w:val="single" w:sz="4" w:space="0" w:color="000000"/>
            </w:tcBorders>
            <w:vAlign w:val="bottom"/>
          </w:tcPr>
          <w:p w14:paraId="0000008B" w14:textId="77777777" w:rsidR="00E70473" w:rsidRDefault="00000000">
            <w:pPr>
              <w:jc w:val="center"/>
              <w:rPr>
                <w:color w:val="000000"/>
                <w:sz w:val="22"/>
                <w:szCs w:val="22"/>
              </w:rPr>
            </w:pPr>
            <w:r>
              <w:rPr>
                <w:color w:val="000000"/>
                <w:sz w:val="22"/>
                <w:szCs w:val="22"/>
              </w:rPr>
              <w:t>LRT</w:t>
            </w:r>
          </w:p>
        </w:tc>
        <w:tc>
          <w:tcPr>
            <w:tcW w:w="240" w:type="dxa"/>
            <w:tcBorders>
              <w:bottom w:val="single" w:sz="4" w:space="0" w:color="000000"/>
            </w:tcBorders>
          </w:tcPr>
          <w:p w14:paraId="0000008C" w14:textId="77777777" w:rsidR="00E70473" w:rsidRDefault="00E70473">
            <w:pPr>
              <w:rPr>
                <w:color w:val="000000"/>
                <w:sz w:val="22"/>
                <w:szCs w:val="22"/>
              </w:rPr>
            </w:pPr>
          </w:p>
        </w:tc>
      </w:tr>
      <w:tr w:rsidR="00E70473" w14:paraId="5065D323" w14:textId="77777777">
        <w:trPr>
          <w:trHeight w:val="290"/>
        </w:trPr>
        <w:tc>
          <w:tcPr>
            <w:tcW w:w="1365" w:type="dxa"/>
            <w:vMerge w:val="restart"/>
            <w:tcBorders>
              <w:top w:val="single" w:sz="4" w:space="0" w:color="000000"/>
            </w:tcBorders>
            <w:vAlign w:val="bottom"/>
          </w:tcPr>
          <w:p w14:paraId="0000008D" w14:textId="77777777" w:rsidR="00E70473" w:rsidRDefault="00000000">
            <w:pPr>
              <w:rPr>
                <w:color w:val="000000"/>
                <w:sz w:val="22"/>
                <w:szCs w:val="22"/>
              </w:rPr>
            </w:pPr>
            <w:r>
              <w:rPr>
                <w:color w:val="000000"/>
                <w:sz w:val="22"/>
                <w:szCs w:val="22"/>
              </w:rPr>
              <w:t>City (vs. Wild)</w:t>
            </w:r>
          </w:p>
        </w:tc>
        <w:tc>
          <w:tcPr>
            <w:tcW w:w="1470" w:type="dxa"/>
            <w:tcBorders>
              <w:top w:val="single" w:sz="4" w:space="0" w:color="000000"/>
              <w:bottom w:val="nil"/>
            </w:tcBorders>
            <w:vAlign w:val="bottom"/>
          </w:tcPr>
          <w:p w14:paraId="0000008E" w14:textId="77777777" w:rsidR="00E70473" w:rsidRDefault="00000000">
            <w:pPr>
              <w:rPr>
                <w:color w:val="000000"/>
                <w:sz w:val="22"/>
                <w:szCs w:val="22"/>
              </w:rPr>
            </w:pPr>
            <w:r>
              <w:rPr>
                <w:color w:val="000000"/>
                <w:sz w:val="22"/>
                <w:szCs w:val="22"/>
              </w:rPr>
              <w:t>Investigate Duration</w:t>
            </w:r>
          </w:p>
        </w:tc>
        <w:tc>
          <w:tcPr>
            <w:tcW w:w="709" w:type="dxa"/>
            <w:vMerge w:val="restart"/>
            <w:tcBorders>
              <w:top w:val="single" w:sz="4" w:space="0" w:color="000000"/>
            </w:tcBorders>
            <w:vAlign w:val="bottom"/>
          </w:tcPr>
          <w:p w14:paraId="0000008F" w14:textId="77777777" w:rsidR="00E70473" w:rsidRDefault="00000000">
            <w:pPr>
              <w:jc w:val="center"/>
              <w:rPr>
                <w:color w:val="000000"/>
                <w:sz w:val="22"/>
                <w:szCs w:val="22"/>
              </w:rPr>
            </w:pPr>
            <w:r>
              <w:rPr>
                <w:color w:val="000000"/>
                <w:sz w:val="22"/>
                <w:szCs w:val="22"/>
              </w:rPr>
              <w:t>1156</w:t>
            </w:r>
          </w:p>
        </w:tc>
        <w:tc>
          <w:tcPr>
            <w:tcW w:w="851" w:type="dxa"/>
            <w:vMerge w:val="restart"/>
            <w:tcBorders>
              <w:top w:val="single" w:sz="4" w:space="0" w:color="000000"/>
            </w:tcBorders>
            <w:vAlign w:val="bottom"/>
          </w:tcPr>
          <w:p w14:paraId="00000090" w14:textId="77777777" w:rsidR="00E70473" w:rsidRDefault="00000000">
            <w:pPr>
              <w:jc w:val="center"/>
              <w:rPr>
                <w:color w:val="000000"/>
                <w:sz w:val="22"/>
                <w:szCs w:val="22"/>
              </w:rPr>
            </w:pPr>
            <w:r>
              <w:rPr>
                <w:color w:val="000000"/>
                <w:sz w:val="22"/>
                <w:szCs w:val="22"/>
              </w:rPr>
              <w:t>4986.3</w:t>
            </w:r>
          </w:p>
        </w:tc>
        <w:tc>
          <w:tcPr>
            <w:tcW w:w="821" w:type="dxa"/>
            <w:tcBorders>
              <w:top w:val="single" w:sz="4" w:space="0" w:color="000000"/>
              <w:bottom w:val="nil"/>
            </w:tcBorders>
            <w:vAlign w:val="bottom"/>
          </w:tcPr>
          <w:p w14:paraId="00000091" w14:textId="77777777" w:rsidR="00E70473" w:rsidRDefault="00000000">
            <w:pPr>
              <w:jc w:val="center"/>
              <w:rPr>
                <w:color w:val="000000"/>
                <w:sz w:val="22"/>
                <w:szCs w:val="22"/>
              </w:rPr>
            </w:pPr>
            <w:r>
              <w:rPr>
                <w:color w:val="000000"/>
                <w:sz w:val="22"/>
                <w:szCs w:val="22"/>
              </w:rPr>
              <w:t>0.090</w:t>
            </w:r>
          </w:p>
        </w:tc>
        <w:tc>
          <w:tcPr>
            <w:tcW w:w="836" w:type="dxa"/>
            <w:tcBorders>
              <w:top w:val="single" w:sz="4" w:space="0" w:color="000000"/>
              <w:bottom w:val="nil"/>
            </w:tcBorders>
            <w:vAlign w:val="bottom"/>
          </w:tcPr>
          <w:p w14:paraId="00000092" w14:textId="77777777" w:rsidR="00E70473" w:rsidRDefault="00000000">
            <w:pPr>
              <w:jc w:val="center"/>
              <w:rPr>
                <w:color w:val="000000"/>
                <w:sz w:val="22"/>
                <w:szCs w:val="22"/>
              </w:rPr>
            </w:pPr>
            <w:r>
              <w:rPr>
                <w:color w:val="000000"/>
                <w:sz w:val="22"/>
                <w:szCs w:val="22"/>
              </w:rPr>
              <w:t>0.606</w:t>
            </w:r>
          </w:p>
        </w:tc>
        <w:tc>
          <w:tcPr>
            <w:tcW w:w="894" w:type="dxa"/>
            <w:tcBorders>
              <w:top w:val="single" w:sz="4" w:space="0" w:color="000000"/>
              <w:bottom w:val="nil"/>
            </w:tcBorders>
            <w:vAlign w:val="bottom"/>
          </w:tcPr>
          <w:p w14:paraId="00000093" w14:textId="77777777" w:rsidR="00E70473" w:rsidRDefault="00000000">
            <w:pPr>
              <w:jc w:val="center"/>
              <w:rPr>
                <w:color w:val="000000"/>
                <w:sz w:val="22"/>
                <w:szCs w:val="22"/>
              </w:rPr>
            </w:pPr>
            <w:r>
              <w:rPr>
                <w:color w:val="000000"/>
                <w:sz w:val="22"/>
                <w:szCs w:val="22"/>
              </w:rPr>
              <w:t>-0.251</w:t>
            </w:r>
          </w:p>
        </w:tc>
        <w:tc>
          <w:tcPr>
            <w:tcW w:w="851" w:type="dxa"/>
            <w:tcBorders>
              <w:top w:val="single" w:sz="4" w:space="0" w:color="000000"/>
              <w:bottom w:val="nil"/>
            </w:tcBorders>
            <w:vAlign w:val="bottom"/>
          </w:tcPr>
          <w:p w14:paraId="00000094" w14:textId="77777777" w:rsidR="00E70473" w:rsidRDefault="00000000">
            <w:pPr>
              <w:jc w:val="center"/>
              <w:rPr>
                <w:color w:val="000000"/>
                <w:sz w:val="22"/>
                <w:szCs w:val="22"/>
              </w:rPr>
            </w:pPr>
            <w:r>
              <w:rPr>
                <w:color w:val="000000"/>
                <w:sz w:val="22"/>
                <w:szCs w:val="22"/>
              </w:rPr>
              <w:t>0.431</w:t>
            </w:r>
          </w:p>
        </w:tc>
        <w:tc>
          <w:tcPr>
            <w:tcW w:w="754" w:type="dxa"/>
            <w:tcBorders>
              <w:top w:val="single" w:sz="4" w:space="0" w:color="000000"/>
              <w:bottom w:val="nil"/>
            </w:tcBorders>
            <w:vAlign w:val="bottom"/>
          </w:tcPr>
          <w:p w14:paraId="00000095" w14:textId="77777777" w:rsidR="00E70473" w:rsidRDefault="00000000">
            <w:pPr>
              <w:jc w:val="center"/>
              <w:rPr>
                <w:color w:val="000000"/>
                <w:sz w:val="22"/>
                <w:szCs w:val="22"/>
              </w:rPr>
            </w:pPr>
            <w:r>
              <w:rPr>
                <w:color w:val="000000"/>
                <w:sz w:val="22"/>
                <w:szCs w:val="22"/>
              </w:rPr>
              <w:t>1.094</w:t>
            </w:r>
          </w:p>
        </w:tc>
        <w:tc>
          <w:tcPr>
            <w:tcW w:w="711" w:type="dxa"/>
            <w:tcBorders>
              <w:top w:val="single" w:sz="4" w:space="0" w:color="000000"/>
              <w:bottom w:val="nil"/>
            </w:tcBorders>
            <w:vAlign w:val="bottom"/>
          </w:tcPr>
          <w:p w14:paraId="00000096" w14:textId="77777777" w:rsidR="00E70473" w:rsidRDefault="00000000">
            <w:pPr>
              <w:jc w:val="center"/>
              <w:rPr>
                <w:color w:val="000000"/>
                <w:sz w:val="22"/>
                <w:szCs w:val="22"/>
              </w:rPr>
            </w:pPr>
            <w:r>
              <w:rPr>
                <w:color w:val="000000"/>
                <w:sz w:val="22"/>
                <w:szCs w:val="22"/>
              </w:rPr>
              <w:t>0.778</w:t>
            </w:r>
          </w:p>
        </w:tc>
        <w:tc>
          <w:tcPr>
            <w:tcW w:w="711" w:type="dxa"/>
            <w:tcBorders>
              <w:top w:val="single" w:sz="4" w:space="0" w:color="000000"/>
              <w:bottom w:val="nil"/>
            </w:tcBorders>
            <w:vAlign w:val="bottom"/>
          </w:tcPr>
          <w:p w14:paraId="00000097" w14:textId="77777777" w:rsidR="00E70473" w:rsidRDefault="00000000">
            <w:pPr>
              <w:jc w:val="center"/>
              <w:rPr>
                <w:color w:val="000000"/>
                <w:sz w:val="22"/>
                <w:szCs w:val="22"/>
              </w:rPr>
            </w:pPr>
            <w:r>
              <w:rPr>
                <w:color w:val="000000"/>
                <w:sz w:val="22"/>
                <w:szCs w:val="22"/>
              </w:rPr>
              <w:t>1.538</w:t>
            </w:r>
          </w:p>
        </w:tc>
        <w:tc>
          <w:tcPr>
            <w:tcW w:w="711" w:type="dxa"/>
            <w:vMerge w:val="restart"/>
            <w:tcBorders>
              <w:top w:val="single" w:sz="4" w:space="0" w:color="000000"/>
            </w:tcBorders>
            <w:vAlign w:val="bottom"/>
          </w:tcPr>
          <w:p w14:paraId="00000098" w14:textId="77777777" w:rsidR="00E70473" w:rsidRDefault="00000000">
            <w:pPr>
              <w:jc w:val="center"/>
              <w:rPr>
                <w:sz w:val="22"/>
                <w:szCs w:val="22"/>
              </w:rPr>
            </w:pPr>
            <w:r>
              <w:rPr>
                <w:sz w:val="22"/>
                <w:szCs w:val="22"/>
              </w:rPr>
              <w:t>0.000</w:t>
            </w:r>
          </w:p>
        </w:tc>
        <w:tc>
          <w:tcPr>
            <w:tcW w:w="798" w:type="dxa"/>
            <w:vMerge w:val="restart"/>
            <w:tcBorders>
              <w:top w:val="single" w:sz="4" w:space="0" w:color="000000"/>
            </w:tcBorders>
            <w:vAlign w:val="bottom"/>
          </w:tcPr>
          <w:p w14:paraId="00000099" w14:textId="77777777" w:rsidR="00E70473" w:rsidRDefault="00000000">
            <w:pPr>
              <w:jc w:val="center"/>
              <w:rPr>
                <w:sz w:val="22"/>
                <w:szCs w:val="22"/>
              </w:rPr>
            </w:pPr>
            <w:r>
              <w:rPr>
                <w:sz w:val="22"/>
                <w:szCs w:val="22"/>
              </w:rPr>
              <w:t>0.001</w:t>
            </w:r>
          </w:p>
        </w:tc>
        <w:tc>
          <w:tcPr>
            <w:tcW w:w="1134" w:type="dxa"/>
            <w:vMerge w:val="restart"/>
            <w:tcBorders>
              <w:top w:val="single" w:sz="4" w:space="0" w:color="000000"/>
            </w:tcBorders>
            <w:vAlign w:val="bottom"/>
          </w:tcPr>
          <w:p w14:paraId="0000009A" w14:textId="77777777" w:rsidR="00E70473" w:rsidRDefault="00000000">
            <w:pPr>
              <w:jc w:val="center"/>
              <w:rPr>
                <w:sz w:val="22"/>
                <w:szCs w:val="22"/>
              </w:rPr>
            </w:pPr>
            <w:r>
              <w:rPr>
                <w:color w:val="000000"/>
                <w:sz w:val="22"/>
                <w:szCs w:val="22"/>
              </w:rPr>
              <w:t>0.006</w:t>
            </w:r>
          </w:p>
        </w:tc>
        <w:tc>
          <w:tcPr>
            <w:tcW w:w="240" w:type="dxa"/>
            <w:tcBorders>
              <w:top w:val="single" w:sz="4" w:space="0" w:color="000000"/>
              <w:bottom w:val="nil"/>
            </w:tcBorders>
          </w:tcPr>
          <w:p w14:paraId="0000009B" w14:textId="77777777" w:rsidR="00E70473" w:rsidRDefault="00E70473">
            <w:pPr>
              <w:rPr>
                <w:sz w:val="22"/>
                <w:szCs w:val="22"/>
              </w:rPr>
            </w:pPr>
          </w:p>
        </w:tc>
      </w:tr>
      <w:tr w:rsidR="00E70473" w14:paraId="6D61C240" w14:textId="77777777">
        <w:trPr>
          <w:trHeight w:val="290"/>
        </w:trPr>
        <w:tc>
          <w:tcPr>
            <w:tcW w:w="1365" w:type="dxa"/>
            <w:vMerge/>
            <w:tcBorders>
              <w:top w:val="single" w:sz="4" w:space="0" w:color="000000"/>
            </w:tcBorders>
            <w:vAlign w:val="bottom"/>
          </w:tcPr>
          <w:p w14:paraId="0000009C" w14:textId="77777777" w:rsidR="00E70473" w:rsidRDefault="00E70473">
            <w:pPr>
              <w:widowControl w:val="0"/>
              <w:pBdr>
                <w:top w:val="nil"/>
                <w:left w:val="nil"/>
                <w:bottom w:val="nil"/>
                <w:right w:val="nil"/>
                <w:between w:val="nil"/>
              </w:pBdr>
              <w:spacing w:line="276" w:lineRule="auto"/>
              <w:rPr>
                <w:sz w:val="22"/>
                <w:szCs w:val="22"/>
              </w:rPr>
            </w:pPr>
          </w:p>
        </w:tc>
        <w:tc>
          <w:tcPr>
            <w:tcW w:w="1470" w:type="dxa"/>
            <w:tcBorders>
              <w:top w:val="nil"/>
              <w:bottom w:val="single" w:sz="4" w:space="0" w:color="000000"/>
            </w:tcBorders>
            <w:vAlign w:val="bottom"/>
          </w:tcPr>
          <w:p w14:paraId="0000009D" w14:textId="77777777" w:rsidR="00E70473" w:rsidRDefault="00000000">
            <w:pPr>
              <w:rPr>
                <w:color w:val="000000"/>
                <w:sz w:val="22"/>
                <w:szCs w:val="22"/>
              </w:rPr>
            </w:pPr>
            <w:r>
              <w:rPr>
                <w:color w:val="000000"/>
                <w:sz w:val="22"/>
                <w:szCs w:val="22"/>
              </w:rPr>
              <w:t>Zero Inflation</w:t>
            </w:r>
          </w:p>
        </w:tc>
        <w:tc>
          <w:tcPr>
            <w:tcW w:w="709" w:type="dxa"/>
            <w:vMerge/>
            <w:tcBorders>
              <w:top w:val="single" w:sz="4" w:space="0" w:color="000000"/>
            </w:tcBorders>
            <w:vAlign w:val="bottom"/>
          </w:tcPr>
          <w:p w14:paraId="0000009E"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tcBorders>
            <w:vAlign w:val="bottom"/>
          </w:tcPr>
          <w:p w14:paraId="0000009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21" w:type="dxa"/>
            <w:tcBorders>
              <w:top w:val="nil"/>
              <w:bottom w:val="single" w:sz="4" w:space="0" w:color="000000"/>
            </w:tcBorders>
            <w:vAlign w:val="bottom"/>
          </w:tcPr>
          <w:p w14:paraId="000000A0" w14:textId="77777777" w:rsidR="00E70473" w:rsidRDefault="00000000">
            <w:pPr>
              <w:jc w:val="center"/>
              <w:rPr>
                <w:sz w:val="22"/>
                <w:szCs w:val="22"/>
              </w:rPr>
            </w:pPr>
            <w:r>
              <w:rPr>
                <w:sz w:val="22"/>
                <w:szCs w:val="22"/>
              </w:rPr>
              <w:t>-1.419</w:t>
            </w:r>
          </w:p>
        </w:tc>
        <w:tc>
          <w:tcPr>
            <w:tcW w:w="836" w:type="dxa"/>
            <w:tcBorders>
              <w:top w:val="nil"/>
              <w:bottom w:val="single" w:sz="4" w:space="0" w:color="000000"/>
            </w:tcBorders>
            <w:vAlign w:val="bottom"/>
          </w:tcPr>
          <w:p w14:paraId="000000A1" w14:textId="77777777" w:rsidR="00E70473" w:rsidRDefault="00000000">
            <w:pPr>
              <w:jc w:val="center"/>
              <w:rPr>
                <w:sz w:val="22"/>
                <w:szCs w:val="22"/>
              </w:rPr>
            </w:pPr>
            <w:r>
              <w:rPr>
                <w:sz w:val="22"/>
                <w:szCs w:val="22"/>
              </w:rPr>
              <w:t>&lt;0.001</w:t>
            </w:r>
          </w:p>
        </w:tc>
        <w:tc>
          <w:tcPr>
            <w:tcW w:w="894" w:type="dxa"/>
            <w:tcBorders>
              <w:top w:val="nil"/>
              <w:bottom w:val="single" w:sz="4" w:space="0" w:color="000000"/>
            </w:tcBorders>
            <w:vAlign w:val="bottom"/>
          </w:tcPr>
          <w:p w14:paraId="000000A2" w14:textId="77777777" w:rsidR="00E70473" w:rsidRDefault="00000000">
            <w:pPr>
              <w:jc w:val="center"/>
              <w:rPr>
                <w:sz w:val="22"/>
                <w:szCs w:val="22"/>
              </w:rPr>
            </w:pPr>
            <w:r>
              <w:rPr>
                <w:sz w:val="22"/>
                <w:szCs w:val="22"/>
              </w:rPr>
              <w:t>-2.118</w:t>
            </w:r>
          </w:p>
        </w:tc>
        <w:tc>
          <w:tcPr>
            <w:tcW w:w="851" w:type="dxa"/>
            <w:tcBorders>
              <w:top w:val="nil"/>
              <w:bottom w:val="single" w:sz="4" w:space="0" w:color="000000"/>
            </w:tcBorders>
            <w:vAlign w:val="bottom"/>
          </w:tcPr>
          <w:p w14:paraId="000000A3" w14:textId="77777777" w:rsidR="00E70473" w:rsidRDefault="00000000">
            <w:pPr>
              <w:jc w:val="center"/>
              <w:rPr>
                <w:sz w:val="22"/>
                <w:szCs w:val="22"/>
              </w:rPr>
            </w:pPr>
            <w:r>
              <w:rPr>
                <w:sz w:val="22"/>
                <w:szCs w:val="22"/>
              </w:rPr>
              <w:t>-0.720</w:t>
            </w:r>
          </w:p>
        </w:tc>
        <w:tc>
          <w:tcPr>
            <w:tcW w:w="754" w:type="dxa"/>
            <w:tcBorders>
              <w:top w:val="nil"/>
              <w:bottom w:val="single" w:sz="4" w:space="0" w:color="000000"/>
            </w:tcBorders>
            <w:vAlign w:val="bottom"/>
          </w:tcPr>
          <w:p w14:paraId="000000A4" w14:textId="77777777" w:rsidR="00E70473" w:rsidRDefault="00000000">
            <w:pPr>
              <w:jc w:val="center"/>
              <w:rPr>
                <w:sz w:val="22"/>
                <w:szCs w:val="22"/>
              </w:rPr>
            </w:pPr>
            <w:r>
              <w:rPr>
                <w:sz w:val="22"/>
                <w:szCs w:val="22"/>
              </w:rPr>
              <w:t>0.248</w:t>
            </w:r>
          </w:p>
        </w:tc>
        <w:tc>
          <w:tcPr>
            <w:tcW w:w="711" w:type="dxa"/>
            <w:tcBorders>
              <w:top w:val="nil"/>
              <w:bottom w:val="single" w:sz="4" w:space="0" w:color="000000"/>
            </w:tcBorders>
            <w:vAlign w:val="bottom"/>
          </w:tcPr>
          <w:p w14:paraId="000000A5" w14:textId="77777777" w:rsidR="00E70473" w:rsidRDefault="00000000">
            <w:pPr>
              <w:jc w:val="center"/>
              <w:rPr>
                <w:sz w:val="22"/>
                <w:szCs w:val="22"/>
              </w:rPr>
            </w:pPr>
            <w:r>
              <w:rPr>
                <w:sz w:val="22"/>
                <w:szCs w:val="22"/>
              </w:rPr>
              <w:t>0.120</w:t>
            </w:r>
          </w:p>
        </w:tc>
        <w:tc>
          <w:tcPr>
            <w:tcW w:w="711" w:type="dxa"/>
            <w:tcBorders>
              <w:top w:val="nil"/>
              <w:bottom w:val="single" w:sz="4" w:space="0" w:color="000000"/>
            </w:tcBorders>
            <w:vAlign w:val="bottom"/>
          </w:tcPr>
          <w:p w14:paraId="000000A6" w14:textId="77777777" w:rsidR="00E70473" w:rsidRDefault="00000000">
            <w:pPr>
              <w:jc w:val="center"/>
              <w:rPr>
                <w:sz w:val="22"/>
                <w:szCs w:val="22"/>
              </w:rPr>
            </w:pPr>
            <w:r>
              <w:rPr>
                <w:sz w:val="22"/>
                <w:szCs w:val="22"/>
              </w:rPr>
              <w:t>0.487</w:t>
            </w:r>
          </w:p>
        </w:tc>
        <w:tc>
          <w:tcPr>
            <w:tcW w:w="711" w:type="dxa"/>
            <w:vMerge/>
            <w:tcBorders>
              <w:top w:val="single" w:sz="4" w:space="0" w:color="000000"/>
            </w:tcBorders>
            <w:vAlign w:val="bottom"/>
          </w:tcPr>
          <w:p w14:paraId="000000A7" w14:textId="77777777" w:rsidR="00E70473" w:rsidRDefault="00E70473">
            <w:pPr>
              <w:widowControl w:val="0"/>
              <w:pBdr>
                <w:top w:val="nil"/>
                <w:left w:val="nil"/>
                <w:bottom w:val="nil"/>
                <w:right w:val="nil"/>
                <w:between w:val="nil"/>
              </w:pBdr>
              <w:spacing w:line="276" w:lineRule="auto"/>
              <w:rPr>
                <w:sz w:val="22"/>
                <w:szCs w:val="22"/>
              </w:rPr>
            </w:pPr>
          </w:p>
        </w:tc>
        <w:tc>
          <w:tcPr>
            <w:tcW w:w="798" w:type="dxa"/>
            <w:vMerge/>
            <w:tcBorders>
              <w:top w:val="single" w:sz="4" w:space="0" w:color="000000"/>
            </w:tcBorders>
            <w:vAlign w:val="bottom"/>
          </w:tcPr>
          <w:p w14:paraId="000000A8" w14:textId="77777777" w:rsidR="00E70473" w:rsidRDefault="00E70473">
            <w:pPr>
              <w:widowControl w:val="0"/>
              <w:pBdr>
                <w:top w:val="nil"/>
                <w:left w:val="nil"/>
                <w:bottom w:val="nil"/>
                <w:right w:val="nil"/>
                <w:between w:val="nil"/>
              </w:pBdr>
              <w:spacing w:line="276" w:lineRule="auto"/>
              <w:rPr>
                <w:sz w:val="22"/>
                <w:szCs w:val="22"/>
              </w:rPr>
            </w:pPr>
          </w:p>
        </w:tc>
        <w:tc>
          <w:tcPr>
            <w:tcW w:w="1134" w:type="dxa"/>
            <w:vMerge/>
            <w:tcBorders>
              <w:top w:val="single" w:sz="4" w:space="0" w:color="000000"/>
            </w:tcBorders>
            <w:vAlign w:val="bottom"/>
          </w:tcPr>
          <w:p w14:paraId="000000A9" w14:textId="77777777" w:rsidR="00E70473" w:rsidRDefault="00E70473">
            <w:pPr>
              <w:widowControl w:val="0"/>
              <w:pBdr>
                <w:top w:val="nil"/>
                <w:left w:val="nil"/>
                <w:bottom w:val="nil"/>
                <w:right w:val="nil"/>
                <w:between w:val="nil"/>
              </w:pBdr>
              <w:spacing w:line="276" w:lineRule="auto"/>
              <w:rPr>
                <w:sz w:val="22"/>
                <w:szCs w:val="22"/>
              </w:rPr>
            </w:pPr>
          </w:p>
        </w:tc>
        <w:tc>
          <w:tcPr>
            <w:tcW w:w="240" w:type="dxa"/>
            <w:tcBorders>
              <w:top w:val="nil"/>
              <w:bottom w:val="nil"/>
            </w:tcBorders>
          </w:tcPr>
          <w:p w14:paraId="000000AA" w14:textId="77777777" w:rsidR="00E70473" w:rsidRDefault="00E70473">
            <w:pPr>
              <w:rPr>
                <w:sz w:val="22"/>
                <w:szCs w:val="22"/>
              </w:rPr>
            </w:pPr>
          </w:p>
        </w:tc>
      </w:tr>
      <w:tr w:rsidR="00E70473" w14:paraId="5A65F79A" w14:textId="77777777">
        <w:trPr>
          <w:trHeight w:val="290"/>
        </w:trPr>
        <w:tc>
          <w:tcPr>
            <w:tcW w:w="1365" w:type="dxa"/>
            <w:vMerge w:val="restart"/>
            <w:tcBorders>
              <w:top w:val="single" w:sz="4" w:space="0" w:color="000000"/>
              <w:bottom w:val="nil"/>
            </w:tcBorders>
            <w:vAlign w:val="bottom"/>
          </w:tcPr>
          <w:p w14:paraId="000000AB" w14:textId="77777777" w:rsidR="00E70473" w:rsidRDefault="00000000">
            <w:pPr>
              <w:rPr>
                <w:color w:val="000000"/>
                <w:sz w:val="22"/>
                <w:szCs w:val="22"/>
              </w:rPr>
            </w:pPr>
            <w:r>
              <w:rPr>
                <w:color w:val="000000"/>
                <w:sz w:val="22"/>
                <w:szCs w:val="22"/>
              </w:rPr>
              <w:t>City (vs. Wild)</w:t>
            </w:r>
          </w:p>
        </w:tc>
        <w:tc>
          <w:tcPr>
            <w:tcW w:w="1470" w:type="dxa"/>
            <w:tcBorders>
              <w:top w:val="single" w:sz="4" w:space="0" w:color="000000"/>
              <w:bottom w:val="nil"/>
            </w:tcBorders>
            <w:vAlign w:val="bottom"/>
          </w:tcPr>
          <w:p w14:paraId="000000AC" w14:textId="77777777" w:rsidR="00E70473" w:rsidRDefault="00000000">
            <w:pPr>
              <w:rPr>
                <w:color w:val="000000"/>
                <w:sz w:val="22"/>
                <w:szCs w:val="22"/>
              </w:rPr>
            </w:pPr>
            <w:r>
              <w:rPr>
                <w:color w:val="000000"/>
                <w:sz w:val="22"/>
                <w:szCs w:val="22"/>
              </w:rPr>
              <w:t>Contact Duration</w:t>
            </w:r>
          </w:p>
        </w:tc>
        <w:tc>
          <w:tcPr>
            <w:tcW w:w="709" w:type="dxa"/>
            <w:vMerge w:val="restart"/>
            <w:tcBorders>
              <w:top w:val="single" w:sz="4" w:space="0" w:color="000000"/>
              <w:bottom w:val="nil"/>
            </w:tcBorders>
            <w:vAlign w:val="bottom"/>
          </w:tcPr>
          <w:p w14:paraId="000000AD" w14:textId="77777777" w:rsidR="00E70473" w:rsidRDefault="00000000">
            <w:pPr>
              <w:jc w:val="center"/>
              <w:rPr>
                <w:color w:val="000000"/>
                <w:sz w:val="22"/>
                <w:szCs w:val="22"/>
              </w:rPr>
            </w:pPr>
            <w:r>
              <w:rPr>
                <w:color w:val="000000"/>
                <w:sz w:val="22"/>
                <w:szCs w:val="22"/>
              </w:rPr>
              <w:t>1156</w:t>
            </w:r>
          </w:p>
        </w:tc>
        <w:tc>
          <w:tcPr>
            <w:tcW w:w="851" w:type="dxa"/>
            <w:vMerge w:val="restart"/>
            <w:tcBorders>
              <w:top w:val="single" w:sz="4" w:space="0" w:color="000000"/>
              <w:bottom w:val="nil"/>
            </w:tcBorders>
            <w:vAlign w:val="bottom"/>
          </w:tcPr>
          <w:p w14:paraId="000000AE" w14:textId="77777777" w:rsidR="00E70473" w:rsidRDefault="00000000">
            <w:pPr>
              <w:jc w:val="center"/>
              <w:rPr>
                <w:color w:val="000000"/>
                <w:sz w:val="22"/>
                <w:szCs w:val="22"/>
              </w:rPr>
            </w:pPr>
            <w:r>
              <w:rPr>
                <w:color w:val="000000"/>
                <w:sz w:val="22"/>
                <w:szCs w:val="22"/>
              </w:rPr>
              <w:t>2523.8</w:t>
            </w:r>
          </w:p>
        </w:tc>
        <w:tc>
          <w:tcPr>
            <w:tcW w:w="821" w:type="dxa"/>
            <w:tcBorders>
              <w:top w:val="single" w:sz="4" w:space="0" w:color="000000"/>
              <w:bottom w:val="nil"/>
            </w:tcBorders>
            <w:vAlign w:val="bottom"/>
          </w:tcPr>
          <w:p w14:paraId="000000AF" w14:textId="77777777" w:rsidR="00E70473" w:rsidRDefault="00000000">
            <w:pPr>
              <w:jc w:val="center"/>
              <w:rPr>
                <w:color w:val="000000"/>
                <w:sz w:val="22"/>
                <w:szCs w:val="22"/>
              </w:rPr>
            </w:pPr>
            <w:r>
              <w:rPr>
                <w:color w:val="000000"/>
                <w:sz w:val="22"/>
                <w:szCs w:val="22"/>
              </w:rPr>
              <w:t>0.224</w:t>
            </w:r>
          </w:p>
        </w:tc>
        <w:tc>
          <w:tcPr>
            <w:tcW w:w="836" w:type="dxa"/>
            <w:tcBorders>
              <w:top w:val="single" w:sz="4" w:space="0" w:color="000000"/>
              <w:bottom w:val="nil"/>
            </w:tcBorders>
            <w:vAlign w:val="bottom"/>
          </w:tcPr>
          <w:p w14:paraId="000000B0" w14:textId="77777777" w:rsidR="00E70473" w:rsidRDefault="00000000">
            <w:pPr>
              <w:jc w:val="center"/>
              <w:rPr>
                <w:color w:val="000000"/>
                <w:sz w:val="22"/>
                <w:szCs w:val="22"/>
              </w:rPr>
            </w:pPr>
            <w:r>
              <w:rPr>
                <w:color w:val="000000"/>
                <w:sz w:val="22"/>
                <w:szCs w:val="22"/>
              </w:rPr>
              <w:t>0.401</w:t>
            </w:r>
          </w:p>
        </w:tc>
        <w:tc>
          <w:tcPr>
            <w:tcW w:w="894" w:type="dxa"/>
            <w:tcBorders>
              <w:top w:val="single" w:sz="4" w:space="0" w:color="000000"/>
              <w:bottom w:val="nil"/>
            </w:tcBorders>
            <w:vAlign w:val="bottom"/>
          </w:tcPr>
          <w:p w14:paraId="000000B1" w14:textId="77777777" w:rsidR="00E70473" w:rsidRDefault="00000000">
            <w:pPr>
              <w:jc w:val="center"/>
              <w:rPr>
                <w:color w:val="000000"/>
                <w:sz w:val="22"/>
                <w:szCs w:val="22"/>
              </w:rPr>
            </w:pPr>
            <w:r>
              <w:rPr>
                <w:color w:val="000000"/>
                <w:sz w:val="22"/>
                <w:szCs w:val="22"/>
              </w:rPr>
              <w:t>-0.300</w:t>
            </w:r>
          </w:p>
        </w:tc>
        <w:tc>
          <w:tcPr>
            <w:tcW w:w="851" w:type="dxa"/>
            <w:tcBorders>
              <w:top w:val="single" w:sz="4" w:space="0" w:color="000000"/>
              <w:bottom w:val="nil"/>
            </w:tcBorders>
            <w:vAlign w:val="bottom"/>
          </w:tcPr>
          <w:p w14:paraId="000000B2" w14:textId="77777777" w:rsidR="00E70473" w:rsidRDefault="00000000">
            <w:pPr>
              <w:jc w:val="center"/>
              <w:rPr>
                <w:color w:val="000000"/>
                <w:sz w:val="22"/>
                <w:szCs w:val="22"/>
              </w:rPr>
            </w:pPr>
            <w:r>
              <w:rPr>
                <w:color w:val="000000"/>
                <w:sz w:val="22"/>
                <w:szCs w:val="22"/>
              </w:rPr>
              <w:t>0.749</w:t>
            </w:r>
          </w:p>
        </w:tc>
        <w:tc>
          <w:tcPr>
            <w:tcW w:w="754" w:type="dxa"/>
            <w:tcBorders>
              <w:top w:val="single" w:sz="4" w:space="0" w:color="000000"/>
              <w:bottom w:val="nil"/>
            </w:tcBorders>
            <w:vAlign w:val="bottom"/>
          </w:tcPr>
          <w:p w14:paraId="000000B3" w14:textId="77777777" w:rsidR="00E70473" w:rsidRDefault="00000000">
            <w:pPr>
              <w:jc w:val="center"/>
              <w:rPr>
                <w:color w:val="000000"/>
                <w:sz w:val="22"/>
                <w:szCs w:val="22"/>
              </w:rPr>
            </w:pPr>
            <w:r>
              <w:rPr>
                <w:color w:val="000000"/>
                <w:sz w:val="22"/>
                <w:szCs w:val="22"/>
              </w:rPr>
              <w:t>1.252</w:t>
            </w:r>
          </w:p>
        </w:tc>
        <w:tc>
          <w:tcPr>
            <w:tcW w:w="711" w:type="dxa"/>
            <w:tcBorders>
              <w:top w:val="single" w:sz="4" w:space="0" w:color="000000"/>
              <w:bottom w:val="nil"/>
            </w:tcBorders>
            <w:vAlign w:val="bottom"/>
          </w:tcPr>
          <w:p w14:paraId="000000B4" w14:textId="77777777" w:rsidR="00E70473" w:rsidRDefault="00000000">
            <w:pPr>
              <w:jc w:val="center"/>
              <w:rPr>
                <w:color w:val="000000"/>
                <w:sz w:val="22"/>
                <w:szCs w:val="22"/>
              </w:rPr>
            </w:pPr>
            <w:r>
              <w:rPr>
                <w:color w:val="000000"/>
                <w:sz w:val="22"/>
                <w:szCs w:val="22"/>
              </w:rPr>
              <w:t>0.741</w:t>
            </w:r>
          </w:p>
        </w:tc>
        <w:tc>
          <w:tcPr>
            <w:tcW w:w="711" w:type="dxa"/>
            <w:tcBorders>
              <w:top w:val="single" w:sz="4" w:space="0" w:color="000000"/>
              <w:bottom w:val="nil"/>
            </w:tcBorders>
            <w:vAlign w:val="bottom"/>
          </w:tcPr>
          <w:p w14:paraId="000000B5" w14:textId="77777777" w:rsidR="00E70473" w:rsidRDefault="00000000">
            <w:pPr>
              <w:jc w:val="center"/>
              <w:rPr>
                <w:color w:val="000000"/>
                <w:sz w:val="22"/>
                <w:szCs w:val="22"/>
              </w:rPr>
            </w:pPr>
            <w:r>
              <w:rPr>
                <w:color w:val="000000"/>
                <w:sz w:val="22"/>
                <w:szCs w:val="22"/>
              </w:rPr>
              <w:t>2.114</w:t>
            </w:r>
          </w:p>
        </w:tc>
        <w:tc>
          <w:tcPr>
            <w:tcW w:w="711" w:type="dxa"/>
            <w:vMerge w:val="restart"/>
            <w:tcBorders>
              <w:top w:val="single" w:sz="4" w:space="0" w:color="000000"/>
              <w:bottom w:val="nil"/>
            </w:tcBorders>
            <w:vAlign w:val="bottom"/>
          </w:tcPr>
          <w:p w14:paraId="000000B6" w14:textId="77777777" w:rsidR="00E70473" w:rsidRDefault="00000000">
            <w:pPr>
              <w:jc w:val="center"/>
              <w:rPr>
                <w:sz w:val="22"/>
                <w:szCs w:val="22"/>
              </w:rPr>
            </w:pPr>
            <w:r>
              <w:rPr>
                <w:sz w:val="22"/>
                <w:szCs w:val="22"/>
              </w:rPr>
              <w:t>0.000</w:t>
            </w:r>
          </w:p>
        </w:tc>
        <w:tc>
          <w:tcPr>
            <w:tcW w:w="798" w:type="dxa"/>
            <w:vMerge w:val="restart"/>
            <w:tcBorders>
              <w:top w:val="single" w:sz="4" w:space="0" w:color="000000"/>
              <w:bottom w:val="nil"/>
            </w:tcBorders>
            <w:vAlign w:val="bottom"/>
          </w:tcPr>
          <w:p w14:paraId="000000B7" w14:textId="77777777" w:rsidR="00E70473" w:rsidRDefault="00000000">
            <w:pPr>
              <w:jc w:val="center"/>
              <w:rPr>
                <w:sz w:val="22"/>
                <w:szCs w:val="22"/>
              </w:rPr>
            </w:pPr>
            <w:r>
              <w:rPr>
                <w:sz w:val="22"/>
                <w:szCs w:val="22"/>
              </w:rPr>
              <w:t>0.001</w:t>
            </w:r>
          </w:p>
        </w:tc>
        <w:tc>
          <w:tcPr>
            <w:tcW w:w="1134" w:type="dxa"/>
            <w:vMerge w:val="restart"/>
            <w:tcBorders>
              <w:top w:val="single" w:sz="4" w:space="0" w:color="000000"/>
              <w:bottom w:val="nil"/>
            </w:tcBorders>
            <w:vAlign w:val="bottom"/>
          </w:tcPr>
          <w:p w14:paraId="000000B8" w14:textId="77777777" w:rsidR="00E70473" w:rsidRDefault="00000000">
            <w:pPr>
              <w:jc w:val="center"/>
              <w:rPr>
                <w:sz w:val="22"/>
                <w:szCs w:val="22"/>
              </w:rPr>
            </w:pPr>
            <w:r>
              <w:rPr>
                <w:color w:val="000000"/>
                <w:sz w:val="22"/>
                <w:szCs w:val="22"/>
              </w:rPr>
              <w:t>0.001</w:t>
            </w:r>
          </w:p>
        </w:tc>
        <w:tc>
          <w:tcPr>
            <w:tcW w:w="240" w:type="dxa"/>
            <w:tcBorders>
              <w:top w:val="nil"/>
            </w:tcBorders>
          </w:tcPr>
          <w:p w14:paraId="000000B9" w14:textId="77777777" w:rsidR="00E70473" w:rsidRDefault="00E70473">
            <w:pPr>
              <w:rPr>
                <w:sz w:val="22"/>
                <w:szCs w:val="22"/>
              </w:rPr>
            </w:pPr>
          </w:p>
        </w:tc>
      </w:tr>
      <w:tr w:rsidR="00E70473" w14:paraId="14D8AD95" w14:textId="77777777">
        <w:trPr>
          <w:trHeight w:val="290"/>
        </w:trPr>
        <w:tc>
          <w:tcPr>
            <w:tcW w:w="1365" w:type="dxa"/>
            <w:vMerge/>
            <w:tcBorders>
              <w:top w:val="single" w:sz="4" w:space="0" w:color="000000"/>
              <w:bottom w:val="nil"/>
            </w:tcBorders>
            <w:vAlign w:val="bottom"/>
          </w:tcPr>
          <w:p w14:paraId="000000BA" w14:textId="77777777" w:rsidR="00E70473" w:rsidRDefault="00E70473">
            <w:pPr>
              <w:widowControl w:val="0"/>
              <w:pBdr>
                <w:top w:val="nil"/>
                <w:left w:val="nil"/>
                <w:bottom w:val="nil"/>
                <w:right w:val="nil"/>
                <w:between w:val="nil"/>
              </w:pBdr>
              <w:spacing w:line="276" w:lineRule="auto"/>
              <w:rPr>
                <w:sz w:val="22"/>
                <w:szCs w:val="22"/>
              </w:rPr>
            </w:pPr>
          </w:p>
        </w:tc>
        <w:tc>
          <w:tcPr>
            <w:tcW w:w="1470" w:type="dxa"/>
            <w:tcBorders>
              <w:top w:val="nil"/>
              <w:bottom w:val="single" w:sz="4" w:space="0" w:color="000000"/>
            </w:tcBorders>
            <w:vAlign w:val="bottom"/>
          </w:tcPr>
          <w:p w14:paraId="000000BB" w14:textId="77777777" w:rsidR="00E70473" w:rsidRDefault="00000000">
            <w:pPr>
              <w:rPr>
                <w:color w:val="000000"/>
                <w:sz w:val="22"/>
                <w:szCs w:val="22"/>
              </w:rPr>
            </w:pPr>
            <w:r>
              <w:rPr>
                <w:color w:val="000000"/>
                <w:sz w:val="22"/>
                <w:szCs w:val="22"/>
              </w:rPr>
              <w:t>Zero Inflation</w:t>
            </w:r>
          </w:p>
        </w:tc>
        <w:tc>
          <w:tcPr>
            <w:tcW w:w="709" w:type="dxa"/>
            <w:vMerge/>
            <w:tcBorders>
              <w:top w:val="single" w:sz="4" w:space="0" w:color="000000"/>
              <w:bottom w:val="nil"/>
            </w:tcBorders>
            <w:vAlign w:val="bottom"/>
          </w:tcPr>
          <w:p w14:paraId="000000BC"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0BD"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21" w:type="dxa"/>
            <w:tcBorders>
              <w:top w:val="nil"/>
              <w:bottom w:val="single" w:sz="4" w:space="0" w:color="000000"/>
            </w:tcBorders>
            <w:vAlign w:val="bottom"/>
          </w:tcPr>
          <w:p w14:paraId="000000BE" w14:textId="77777777" w:rsidR="00E70473" w:rsidRDefault="00000000">
            <w:pPr>
              <w:jc w:val="center"/>
              <w:rPr>
                <w:sz w:val="22"/>
                <w:szCs w:val="22"/>
              </w:rPr>
            </w:pPr>
            <w:r>
              <w:rPr>
                <w:sz w:val="22"/>
                <w:szCs w:val="22"/>
              </w:rPr>
              <w:t>-1.396</w:t>
            </w:r>
          </w:p>
        </w:tc>
        <w:tc>
          <w:tcPr>
            <w:tcW w:w="836" w:type="dxa"/>
            <w:tcBorders>
              <w:top w:val="nil"/>
              <w:bottom w:val="single" w:sz="4" w:space="0" w:color="000000"/>
            </w:tcBorders>
            <w:vAlign w:val="bottom"/>
          </w:tcPr>
          <w:p w14:paraId="000000BF" w14:textId="77777777" w:rsidR="00E70473" w:rsidRDefault="00000000">
            <w:pPr>
              <w:jc w:val="center"/>
              <w:rPr>
                <w:sz w:val="22"/>
                <w:szCs w:val="22"/>
              </w:rPr>
            </w:pPr>
            <w:r>
              <w:rPr>
                <w:sz w:val="22"/>
                <w:szCs w:val="22"/>
              </w:rPr>
              <w:t>0.003</w:t>
            </w:r>
          </w:p>
        </w:tc>
        <w:tc>
          <w:tcPr>
            <w:tcW w:w="894" w:type="dxa"/>
            <w:tcBorders>
              <w:top w:val="nil"/>
              <w:bottom w:val="single" w:sz="4" w:space="0" w:color="000000"/>
            </w:tcBorders>
            <w:vAlign w:val="bottom"/>
          </w:tcPr>
          <w:p w14:paraId="000000C0" w14:textId="77777777" w:rsidR="00E70473" w:rsidRDefault="00000000">
            <w:pPr>
              <w:jc w:val="center"/>
              <w:rPr>
                <w:sz w:val="22"/>
                <w:szCs w:val="22"/>
              </w:rPr>
            </w:pPr>
            <w:r>
              <w:rPr>
                <w:sz w:val="22"/>
                <w:szCs w:val="22"/>
              </w:rPr>
              <w:t>-2.304</w:t>
            </w:r>
          </w:p>
        </w:tc>
        <w:tc>
          <w:tcPr>
            <w:tcW w:w="851" w:type="dxa"/>
            <w:tcBorders>
              <w:top w:val="nil"/>
              <w:bottom w:val="single" w:sz="4" w:space="0" w:color="000000"/>
            </w:tcBorders>
            <w:vAlign w:val="bottom"/>
          </w:tcPr>
          <w:p w14:paraId="000000C1" w14:textId="77777777" w:rsidR="00E70473" w:rsidRDefault="00000000">
            <w:pPr>
              <w:jc w:val="center"/>
              <w:rPr>
                <w:sz w:val="22"/>
                <w:szCs w:val="22"/>
              </w:rPr>
            </w:pPr>
            <w:r>
              <w:rPr>
                <w:sz w:val="22"/>
                <w:szCs w:val="22"/>
              </w:rPr>
              <w:t>-0.487</w:t>
            </w:r>
          </w:p>
        </w:tc>
        <w:tc>
          <w:tcPr>
            <w:tcW w:w="754" w:type="dxa"/>
            <w:tcBorders>
              <w:top w:val="nil"/>
              <w:bottom w:val="single" w:sz="4" w:space="0" w:color="000000"/>
            </w:tcBorders>
            <w:vAlign w:val="bottom"/>
          </w:tcPr>
          <w:p w14:paraId="000000C2" w14:textId="77777777" w:rsidR="00E70473" w:rsidRDefault="00000000">
            <w:pPr>
              <w:jc w:val="center"/>
              <w:rPr>
                <w:sz w:val="22"/>
                <w:szCs w:val="22"/>
              </w:rPr>
            </w:pPr>
            <w:r>
              <w:rPr>
                <w:sz w:val="22"/>
                <w:szCs w:val="22"/>
              </w:rPr>
              <w:t>0.248</w:t>
            </w:r>
          </w:p>
        </w:tc>
        <w:tc>
          <w:tcPr>
            <w:tcW w:w="711" w:type="dxa"/>
            <w:tcBorders>
              <w:top w:val="nil"/>
              <w:bottom w:val="single" w:sz="4" w:space="0" w:color="000000"/>
            </w:tcBorders>
            <w:vAlign w:val="bottom"/>
          </w:tcPr>
          <w:p w14:paraId="000000C3" w14:textId="77777777" w:rsidR="00E70473" w:rsidRDefault="00000000">
            <w:pPr>
              <w:jc w:val="center"/>
              <w:rPr>
                <w:sz w:val="22"/>
                <w:szCs w:val="22"/>
              </w:rPr>
            </w:pPr>
            <w:r>
              <w:rPr>
                <w:sz w:val="22"/>
                <w:szCs w:val="22"/>
              </w:rPr>
              <w:t>0.100</w:t>
            </w:r>
          </w:p>
        </w:tc>
        <w:tc>
          <w:tcPr>
            <w:tcW w:w="711" w:type="dxa"/>
            <w:tcBorders>
              <w:top w:val="nil"/>
              <w:bottom w:val="single" w:sz="4" w:space="0" w:color="000000"/>
            </w:tcBorders>
            <w:vAlign w:val="bottom"/>
          </w:tcPr>
          <w:p w14:paraId="000000C4" w14:textId="77777777" w:rsidR="00E70473" w:rsidRDefault="00000000">
            <w:pPr>
              <w:jc w:val="center"/>
              <w:rPr>
                <w:sz w:val="22"/>
                <w:szCs w:val="22"/>
              </w:rPr>
            </w:pPr>
            <w:r>
              <w:rPr>
                <w:sz w:val="22"/>
                <w:szCs w:val="22"/>
              </w:rPr>
              <w:t>0.614</w:t>
            </w:r>
          </w:p>
        </w:tc>
        <w:tc>
          <w:tcPr>
            <w:tcW w:w="711" w:type="dxa"/>
            <w:vMerge/>
            <w:tcBorders>
              <w:top w:val="single" w:sz="4" w:space="0" w:color="000000"/>
              <w:bottom w:val="nil"/>
            </w:tcBorders>
            <w:vAlign w:val="bottom"/>
          </w:tcPr>
          <w:p w14:paraId="000000C5" w14:textId="77777777" w:rsidR="00E70473" w:rsidRDefault="00E70473">
            <w:pPr>
              <w:widowControl w:val="0"/>
              <w:pBdr>
                <w:top w:val="nil"/>
                <w:left w:val="nil"/>
                <w:bottom w:val="nil"/>
                <w:right w:val="nil"/>
                <w:between w:val="nil"/>
              </w:pBdr>
              <w:spacing w:line="276" w:lineRule="auto"/>
              <w:rPr>
                <w:sz w:val="22"/>
                <w:szCs w:val="22"/>
              </w:rPr>
            </w:pPr>
          </w:p>
        </w:tc>
        <w:tc>
          <w:tcPr>
            <w:tcW w:w="798" w:type="dxa"/>
            <w:vMerge/>
            <w:tcBorders>
              <w:top w:val="single" w:sz="4" w:space="0" w:color="000000"/>
              <w:bottom w:val="nil"/>
            </w:tcBorders>
            <w:vAlign w:val="bottom"/>
          </w:tcPr>
          <w:p w14:paraId="000000C6" w14:textId="77777777" w:rsidR="00E70473" w:rsidRDefault="00E70473">
            <w:pPr>
              <w:widowControl w:val="0"/>
              <w:pBdr>
                <w:top w:val="nil"/>
                <w:left w:val="nil"/>
                <w:bottom w:val="nil"/>
                <w:right w:val="nil"/>
                <w:between w:val="nil"/>
              </w:pBdr>
              <w:spacing w:line="276" w:lineRule="auto"/>
              <w:rPr>
                <w:sz w:val="22"/>
                <w:szCs w:val="22"/>
              </w:rPr>
            </w:pPr>
          </w:p>
        </w:tc>
        <w:tc>
          <w:tcPr>
            <w:tcW w:w="1134" w:type="dxa"/>
            <w:vMerge/>
            <w:tcBorders>
              <w:top w:val="single" w:sz="4" w:space="0" w:color="000000"/>
              <w:bottom w:val="nil"/>
            </w:tcBorders>
            <w:vAlign w:val="bottom"/>
          </w:tcPr>
          <w:p w14:paraId="000000C7" w14:textId="77777777" w:rsidR="00E70473" w:rsidRDefault="00E70473">
            <w:pPr>
              <w:widowControl w:val="0"/>
              <w:pBdr>
                <w:top w:val="nil"/>
                <w:left w:val="nil"/>
                <w:bottom w:val="nil"/>
                <w:right w:val="nil"/>
                <w:between w:val="nil"/>
              </w:pBdr>
              <w:spacing w:line="276" w:lineRule="auto"/>
              <w:rPr>
                <w:sz w:val="22"/>
                <w:szCs w:val="22"/>
              </w:rPr>
            </w:pPr>
          </w:p>
        </w:tc>
        <w:tc>
          <w:tcPr>
            <w:tcW w:w="240" w:type="dxa"/>
          </w:tcPr>
          <w:p w14:paraId="000000C8" w14:textId="77777777" w:rsidR="00E70473" w:rsidRDefault="00E70473">
            <w:pPr>
              <w:rPr>
                <w:sz w:val="22"/>
                <w:szCs w:val="22"/>
              </w:rPr>
            </w:pPr>
          </w:p>
        </w:tc>
      </w:tr>
      <w:tr w:rsidR="00E70473" w14:paraId="5787F06A" w14:textId="77777777">
        <w:trPr>
          <w:trHeight w:val="290"/>
        </w:trPr>
        <w:tc>
          <w:tcPr>
            <w:tcW w:w="1365" w:type="dxa"/>
            <w:tcBorders>
              <w:top w:val="single" w:sz="4" w:space="0" w:color="000000"/>
              <w:bottom w:val="single" w:sz="4" w:space="0" w:color="000000"/>
            </w:tcBorders>
            <w:vAlign w:val="bottom"/>
          </w:tcPr>
          <w:p w14:paraId="000000C9" w14:textId="77777777" w:rsidR="00E70473" w:rsidRDefault="00000000">
            <w:pPr>
              <w:rPr>
                <w:color w:val="000000"/>
                <w:sz w:val="22"/>
                <w:szCs w:val="22"/>
              </w:rPr>
            </w:pPr>
            <w:r>
              <w:rPr>
                <w:color w:val="000000"/>
                <w:sz w:val="22"/>
                <w:szCs w:val="22"/>
              </w:rPr>
              <w:t>City (vs. Wild)</w:t>
            </w:r>
          </w:p>
        </w:tc>
        <w:tc>
          <w:tcPr>
            <w:tcW w:w="1470" w:type="dxa"/>
            <w:tcBorders>
              <w:top w:val="single" w:sz="4" w:space="0" w:color="000000"/>
              <w:bottom w:val="single" w:sz="4" w:space="0" w:color="000000"/>
            </w:tcBorders>
            <w:vAlign w:val="bottom"/>
          </w:tcPr>
          <w:p w14:paraId="000000CA" w14:textId="77777777" w:rsidR="00E70473" w:rsidRDefault="00000000">
            <w:pPr>
              <w:rPr>
                <w:color w:val="000000"/>
                <w:sz w:val="22"/>
                <w:szCs w:val="22"/>
              </w:rPr>
            </w:pPr>
            <w:r>
              <w:rPr>
                <w:color w:val="000000"/>
                <w:sz w:val="22"/>
                <w:szCs w:val="22"/>
              </w:rPr>
              <w:t xml:space="preserve">No. </w:t>
            </w:r>
            <w:proofErr w:type="spellStart"/>
            <w:r>
              <w:rPr>
                <w:color w:val="000000"/>
                <w:sz w:val="22"/>
                <w:szCs w:val="22"/>
              </w:rPr>
              <w:t>Behaviours</w:t>
            </w:r>
            <w:proofErr w:type="spellEnd"/>
          </w:p>
        </w:tc>
        <w:tc>
          <w:tcPr>
            <w:tcW w:w="709" w:type="dxa"/>
            <w:tcBorders>
              <w:top w:val="single" w:sz="4" w:space="0" w:color="000000"/>
              <w:bottom w:val="single" w:sz="4" w:space="0" w:color="000000"/>
            </w:tcBorders>
            <w:vAlign w:val="bottom"/>
          </w:tcPr>
          <w:p w14:paraId="000000CB" w14:textId="77777777" w:rsidR="00E70473" w:rsidRDefault="00000000">
            <w:pPr>
              <w:jc w:val="center"/>
              <w:rPr>
                <w:color w:val="000000"/>
                <w:sz w:val="22"/>
                <w:szCs w:val="22"/>
              </w:rPr>
            </w:pPr>
            <w:r>
              <w:rPr>
                <w:color w:val="000000"/>
                <w:sz w:val="22"/>
                <w:szCs w:val="22"/>
              </w:rPr>
              <w:t>231</w:t>
            </w:r>
          </w:p>
        </w:tc>
        <w:tc>
          <w:tcPr>
            <w:tcW w:w="851" w:type="dxa"/>
            <w:tcBorders>
              <w:top w:val="single" w:sz="4" w:space="0" w:color="000000"/>
              <w:bottom w:val="single" w:sz="4" w:space="0" w:color="000000"/>
            </w:tcBorders>
            <w:vAlign w:val="bottom"/>
          </w:tcPr>
          <w:p w14:paraId="000000CC" w14:textId="77777777" w:rsidR="00E70473" w:rsidRDefault="00000000">
            <w:pPr>
              <w:jc w:val="center"/>
              <w:rPr>
                <w:color w:val="000000"/>
                <w:sz w:val="22"/>
                <w:szCs w:val="22"/>
              </w:rPr>
            </w:pPr>
            <w:r>
              <w:rPr>
                <w:color w:val="000000"/>
                <w:sz w:val="22"/>
                <w:szCs w:val="22"/>
              </w:rPr>
              <w:t>733.0</w:t>
            </w:r>
          </w:p>
        </w:tc>
        <w:tc>
          <w:tcPr>
            <w:tcW w:w="821" w:type="dxa"/>
            <w:tcBorders>
              <w:top w:val="single" w:sz="4" w:space="0" w:color="000000"/>
              <w:bottom w:val="single" w:sz="4" w:space="0" w:color="000000"/>
            </w:tcBorders>
            <w:vAlign w:val="bottom"/>
          </w:tcPr>
          <w:p w14:paraId="000000CD" w14:textId="77777777" w:rsidR="00E70473" w:rsidRDefault="00000000">
            <w:pPr>
              <w:jc w:val="center"/>
              <w:rPr>
                <w:color w:val="000000"/>
                <w:sz w:val="22"/>
                <w:szCs w:val="22"/>
              </w:rPr>
            </w:pPr>
            <w:r>
              <w:rPr>
                <w:color w:val="000000"/>
                <w:sz w:val="22"/>
                <w:szCs w:val="22"/>
              </w:rPr>
              <w:t>0.074</w:t>
            </w:r>
          </w:p>
        </w:tc>
        <w:tc>
          <w:tcPr>
            <w:tcW w:w="836" w:type="dxa"/>
            <w:tcBorders>
              <w:top w:val="single" w:sz="4" w:space="0" w:color="000000"/>
              <w:bottom w:val="single" w:sz="4" w:space="0" w:color="000000"/>
            </w:tcBorders>
            <w:vAlign w:val="bottom"/>
          </w:tcPr>
          <w:p w14:paraId="000000CE" w14:textId="77777777" w:rsidR="00E70473" w:rsidRDefault="00000000">
            <w:pPr>
              <w:jc w:val="center"/>
              <w:rPr>
                <w:color w:val="000000"/>
                <w:sz w:val="22"/>
                <w:szCs w:val="22"/>
              </w:rPr>
            </w:pPr>
            <w:r>
              <w:rPr>
                <w:color w:val="000000"/>
                <w:sz w:val="22"/>
                <w:szCs w:val="22"/>
              </w:rPr>
              <w:t>0.745</w:t>
            </w:r>
          </w:p>
        </w:tc>
        <w:tc>
          <w:tcPr>
            <w:tcW w:w="894" w:type="dxa"/>
            <w:tcBorders>
              <w:top w:val="single" w:sz="4" w:space="0" w:color="000000"/>
              <w:bottom w:val="single" w:sz="4" w:space="0" w:color="000000"/>
            </w:tcBorders>
            <w:vAlign w:val="bottom"/>
          </w:tcPr>
          <w:p w14:paraId="000000CF" w14:textId="77777777" w:rsidR="00E70473" w:rsidRDefault="00000000">
            <w:pPr>
              <w:jc w:val="center"/>
              <w:rPr>
                <w:color w:val="000000"/>
                <w:sz w:val="22"/>
                <w:szCs w:val="22"/>
              </w:rPr>
            </w:pPr>
            <w:r>
              <w:rPr>
                <w:color w:val="000000"/>
                <w:sz w:val="22"/>
                <w:szCs w:val="22"/>
              </w:rPr>
              <w:t>-0.369</w:t>
            </w:r>
          </w:p>
        </w:tc>
        <w:tc>
          <w:tcPr>
            <w:tcW w:w="851" w:type="dxa"/>
            <w:tcBorders>
              <w:top w:val="single" w:sz="4" w:space="0" w:color="000000"/>
              <w:bottom w:val="single" w:sz="4" w:space="0" w:color="000000"/>
            </w:tcBorders>
            <w:vAlign w:val="bottom"/>
          </w:tcPr>
          <w:p w14:paraId="000000D0" w14:textId="77777777" w:rsidR="00E70473" w:rsidRDefault="00000000">
            <w:pPr>
              <w:jc w:val="center"/>
              <w:rPr>
                <w:color w:val="000000"/>
                <w:sz w:val="22"/>
                <w:szCs w:val="22"/>
              </w:rPr>
            </w:pPr>
            <w:r>
              <w:rPr>
                <w:color w:val="000000"/>
                <w:sz w:val="22"/>
                <w:szCs w:val="22"/>
              </w:rPr>
              <w:t>0.517</w:t>
            </w:r>
          </w:p>
        </w:tc>
        <w:tc>
          <w:tcPr>
            <w:tcW w:w="754" w:type="dxa"/>
            <w:tcBorders>
              <w:top w:val="single" w:sz="4" w:space="0" w:color="000000"/>
              <w:bottom w:val="single" w:sz="4" w:space="0" w:color="000000"/>
            </w:tcBorders>
            <w:vAlign w:val="bottom"/>
          </w:tcPr>
          <w:p w14:paraId="000000D1" w14:textId="77777777" w:rsidR="00E70473" w:rsidRDefault="00000000">
            <w:pPr>
              <w:jc w:val="center"/>
              <w:rPr>
                <w:color w:val="000000"/>
                <w:sz w:val="22"/>
                <w:szCs w:val="22"/>
              </w:rPr>
            </w:pPr>
            <w:r>
              <w:rPr>
                <w:color w:val="000000"/>
                <w:sz w:val="22"/>
                <w:szCs w:val="22"/>
              </w:rPr>
              <w:t>1.076</w:t>
            </w:r>
          </w:p>
        </w:tc>
        <w:tc>
          <w:tcPr>
            <w:tcW w:w="711" w:type="dxa"/>
            <w:tcBorders>
              <w:top w:val="single" w:sz="4" w:space="0" w:color="000000"/>
              <w:bottom w:val="single" w:sz="4" w:space="0" w:color="000000"/>
            </w:tcBorders>
            <w:vAlign w:val="bottom"/>
          </w:tcPr>
          <w:p w14:paraId="000000D2" w14:textId="77777777" w:rsidR="00E70473" w:rsidRDefault="00000000">
            <w:pPr>
              <w:jc w:val="center"/>
              <w:rPr>
                <w:color w:val="000000"/>
                <w:sz w:val="22"/>
                <w:szCs w:val="22"/>
              </w:rPr>
            </w:pPr>
            <w:r>
              <w:rPr>
                <w:color w:val="000000"/>
                <w:sz w:val="22"/>
                <w:szCs w:val="22"/>
              </w:rPr>
              <w:t>0.691</w:t>
            </w:r>
          </w:p>
        </w:tc>
        <w:tc>
          <w:tcPr>
            <w:tcW w:w="711" w:type="dxa"/>
            <w:tcBorders>
              <w:top w:val="single" w:sz="4" w:space="0" w:color="000000"/>
              <w:bottom w:val="single" w:sz="4" w:space="0" w:color="000000"/>
            </w:tcBorders>
            <w:vAlign w:val="bottom"/>
          </w:tcPr>
          <w:p w14:paraId="000000D3" w14:textId="77777777" w:rsidR="00E70473" w:rsidRDefault="00000000">
            <w:pPr>
              <w:jc w:val="center"/>
              <w:rPr>
                <w:color w:val="000000"/>
                <w:sz w:val="22"/>
                <w:szCs w:val="22"/>
              </w:rPr>
            </w:pPr>
            <w:r>
              <w:rPr>
                <w:color w:val="000000"/>
                <w:sz w:val="22"/>
                <w:szCs w:val="22"/>
              </w:rPr>
              <w:t>1.676</w:t>
            </w:r>
          </w:p>
        </w:tc>
        <w:tc>
          <w:tcPr>
            <w:tcW w:w="711" w:type="dxa"/>
            <w:tcBorders>
              <w:top w:val="single" w:sz="4" w:space="0" w:color="000000"/>
              <w:bottom w:val="single" w:sz="4" w:space="0" w:color="000000"/>
            </w:tcBorders>
            <w:vAlign w:val="bottom"/>
          </w:tcPr>
          <w:p w14:paraId="000000D4" w14:textId="77777777" w:rsidR="00E70473" w:rsidRDefault="00000000">
            <w:pPr>
              <w:jc w:val="center"/>
              <w:rPr>
                <w:sz w:val="22"/>
                <w:szCs w:val="22"/>
              </w:rPr>
            </w:pPr>
            <w:r>
              <w:rPr>
                <w:sz w:val="22"/>
                <w:szCs w:val="22"/>
              </w:rPr>
              <w:t>0.001</w:t>
            </w:r>
          </w:p>
        </w:tc>
        <w:tc>
          <w:tcPr>
            <w:tcW w:w="798" w:type="dxa"/>
            <w:tcBorders>
              <w:top w:val="single" w:sz="4" w:space="0" w:color="000000"/>
              <w:bottom w:val="single" w:sz="4" w:space="0" w:color="000000"/>
            </w:tcBorders>
            <w:vAlign w:val="bottom"/>
          </w:tcPr>
          <w:p w14:paraId="000000D5" w14:textId="77777777" w:rsidR="00E70473" w:rsidRDefault="00000000">
            <w:pPr>
              <w:jc w:val="center"/>
              <w:rPr>
                <w:sz w:val="22"/>
                <w:szCs w:val="22"/>
              </w:rPr>
            </w:pPr>
            <w:r>
              <w:rPr>
                <w:sz w:val="22"/>
                <w:szCs w:val="22"/>
              </w:rPr>
              <w:t>0.012</w:t>
            </w:r>
          </w:p>
        </w:tc>
        <w:tc>
          <w:tcPr>
            <w:tcW w:w="1134" w:type="dxa"/>
            <w:tcBorders>
              <w:top w:val="single" w:sz="4" w:space="0" w:color="000000"/>
              <w:bottom w:val="single" w:sz="4" w:space="0" w:color="000000"/>
            </w:tcBorders>
            <w:vAlign w:val="bottom"/>
          </w:tcPr>
          <w:p w14:paraId="000000D6" w14:textId="77777777" w:rsidR="00E70473" w:rsidRDefault="00000000">
            <w:pPr>
              <w:jc w:val="center"/>
              <w:rPr>
                <w:sz w:val="22"/>
                <w:szCs w:val="22"/>
              </w:rPr>
            </w:pPr>
            <w:r>
              <w:rPr>
                <w:color w:val="000000"/>
                <w:sz w:val="22"/>
                <w:szCs w:val="22"/>
              </w:rPr>
              <w:t>0.742</w:t>
            </w:r>
          </w:p>
        </w:tc>
        <w:tc>
          <w:tcPr>
            <w:tcW w:w="240" w:type="dxa"/>
          </w:tcPr>
          <w:p w14:paraId="000000D7" w14:textId="77777777" w:rsidR="00E70473" w:rsidRDefault="00E70473">
            <w:pPr>
              <w:rPr>
                <w:sz w:val="22"/>
                <w:szCs w:val="22"/>
              </w:rPr>
            </w:pPr>
          </w:p>
        </w:tc>
      </w:tr>
      <w:tr w:rsidR="00E70473" w14:paraId="151EF0B2" w14:textId="77777777">
        <w:trPr>
          <w:trHeight w:val="290"/>
        </w:trPr>
        <w:tc>
          <w:tcPr>
            <w:tcW w:w="1365" w:type="dxa"/>
            <w:tcBorders>
              <w:top w:val="single" w:sz="4" w:space="0" w:color="000000"/>
              <w:bottom w:val="single" w:sz="4" w:space="0" w:color="000000"/>
            </w:tcBorders>
            <w:vAlign w:val="bottom"/>
          </w:tcPr>
          <w:p w14:paraId="000000D8" w14:textId="77777777" w:rsidR="00E70473" w:rsidRDefault="00000000">
            <w:pPr>
              <w:rPr>
                <w:color w:val="000000"/>
                <w:sz w:val="22"/>
                <w:szCs w:val="22"/>
              </w:rPr>
            </w:pPr>
            <w:r>
              <w:rPr>
                <w:color w:val="000000"/>
                <w:sz w:val="22"/>
                <w:szCs w:val="22"/>
              </w:rPr>
              <w:t>City (vs. Wild)</w:t>
            </w:r>
          </w:p>
        </w:tc>
        <w:tc>
          <w:tcPr>
            <w:tcW w:w="1470" w:type="dxa"/>
            <w:tcBorders>
              <w:top w:val="single" w:sz="4" w:space="0" w:color="000000"/>
              <w:bottom w:val="single" w:sz="4" w:space="0" w:color="000000"/>
            </w:tcBorders>
            <w:vAlign w:val="bottom"/>
          </w:tcPr>
          <w:p w14:paraId="000000D9" w14:textId="77777777" w:rsidR="00E70473" w:rsidRDefault="00000000">
            <w:pPr>
              <w:rPr>
                <w:color w:val="000000"/>
                <w:sz w:val="22"/>
                <w:szCs w:val="22"/>
              </w:rPr>
            </w:pPr>
            <w:r>
              <w:rPr>
                <w:color w:val="000000"/>
                <w:sz w:val="22"/>
                <w:szCs w:val="22"/>
              </w:rPr>
              <w:t>Escape Gait</w:t>
            </w:r>
          </w:p>
        </w:tc>
        <w:tc>
          <w:tcPr>
            <w:tcW w:w="709" w:type="dxa"/>
            <w:tcBorders>
              <w:top w:val="single" w:sz="4" w:space="0" w:color="000000"/>
              <w:bottom w:val="single" w:sz="4" w:space="0" w:color="000000"/>
            </w:tcBorders>
            <w:vAlign w:val="bottom"/>
          </w:tcPr>
          <w:p w14:paraId="000000DA" w14:textId="77777777" w:rsidR="00E70473" w:rsidRDefault="00000000">
            <w:pPr>
              <w:jc w:val="center"/>
              <w:rPr>
                <w:color w:val="000000"/>
                <w:sz w:val="22"/>
                <w:szCs w:val="22"/>
              </w:rPr>
            </w:pPr>
            <w:r>
              <w:rPr>
                <w:color w:val="000000"/>
                <w:sz w:val="22"/>
                <w:szCs w:val="22"/>
              </w:rPr>
              <w:t>1156</w:t>
            </w:r>
          </w:p>
        </w:tc>
        <w:tc>
          <w:tcPr>
            <w:tcW w:w="851" w:type="dxa"/>
            <w:tcBorders>
              <w:top w:val="single" w:sz="4" w:space="0" w:color="000000"/>
              <w:bottom w:val="single" w:sz="4" w:space="0" w:color="000000"/>
            </w:tcBorders>
            <w:vAlign w:val="bottom"/>
          </w:tcPr>
          <w:p w14:paraId="000000DB" w14:textId="77777777" w:rsidR="00E70473" w:rsidRDefault="00000000">
            <w:pPr>
              <w:jc w:val="center"/>
              <w:rPr>
                <w:color w:val="000000"/>
                <w:sz w:val="22"/>
                <w:szCs w:val="22"/>
              </w:rPr>
            </w:pPr>
            <w:r>
              <w:rPr>
                <w:color w:val="000000"/>
                <w:sz w:val="22"/>
                <w:szCs w:val="22"/>
              </w:rPr>
              <w:t>820.0</w:t>
            </w:r>
          </w:p>
        </w:tc>
        <w:tc>
          <w:tcPr>
            <w:tcW w:w="821" w:type="dxa"/>
            <w:tcBorders>
              <w:top w:val="single" w:sz="4" w:space="0" w:color="000000"/>
              <w:bottom w:val="single" w:sz="4" w:space="0" w:color="000000"/>
            </w:tcBorders>
            <w:vAlign w:val="bottom"/>
          </w:tcPr>
          <w:p w14:paraId="000000DC" w14:textId="77777777" w:rsidR="00E70473" w:rsidRDefault="00000000">
            <w:pPr>
              <w:jc w:val="center"/>
              <w:rPr>
                <w:color w:val="000000"/>
                <w:sz w:val="22"/>
                <w:szCs w:val="22"/>
              </w:rPr>
            </w:pPr>
            <w:r>
              <w:rPr>
                <w:color w:val="000000"/>
                <w:sz w:val="22"/>
                <w:szCs w:val="22"/>
              </w:rPr>
              <w:t>-1.711</w:t>
            </w:r>
          </w:p>
        </w:tc>
        <w:tc>
          <w:tcPr>
            <w:tcW w:w="836" w:type="dxa"/>
            <w:tcBorders>
              <w:top w:val="single" w:sz="4" w:space="0" w:color="000000"/>
              <w:bottom w:val="single" w:sz="4" w:space="0" w:color="000000"/>
            </w:tcBorders>
            <w:vAlign w:val="bottom"/>
          </w:tcPr>
          <w:p w14:paraId="000000DD" w14:textId="77777777" w:rsidR="00E70473" w:rsidRDefault="00000000">
            <w:pPr>
              <w:jc w:val="center"/>
              <w:rPr>
                <w:color w:val="000000"/>
                <w:sz w:val="22"/>
                <w:szCs w:val="22"/>
              </w:rPr>
            </w:pPr>
            <w:r>
              <w:rPr>
                <w:color w:val="000000"/>
                <w:sz w:val="22"/>
                <w:szCs w:val="22"/>
              </w:rPr>
              <w:t>&lt;0.001</w:t>
            </w:r>
          </w:p>
        </w:tc>
        <w:tc>
          <w:tcPr>
            <w:tcW w:w="894" w:type="dxa"/>
            <w:tcBorders>
              <w:top w:val="single" w:sz="4" w:space="0" w:color="000000"/>
              <w:bottom w:val="single" w:sz="4" w:space="0" w:color="000000"/>
            </w:tcBorders>
            <w:vAlign w:val="bottom"/>
          </w:tcPr>
          <w:p w14:paraId="000000DE" w14:textId="77777777" w:rsidR="00E70473" w:rsidRDefault="00000000">
            <w:pPr>
              <w:jc w:val="center"/>
              <w:rPr>
                <w:color w:val="000000"/>
                <w:sz w:val="22"/>
                <w:szCs w:val="22"/>
              </w:rPr>
            </w:pPr>
            <w:r>
              <w:rPr>
                <w:color w:val="000000"/>
                <w:sz w:val="22"/>
                <w:szCs w:val="22"/>
              </w:rPr>
              <w:t>-2.217</w:t>
            </w:r>
          </w:p>
        </w:tc>
        <w:tc>
          <w:tcPr>
            <w:tcW w:w="851" w:type="dxa"/>
            <w:tcBorders>
              <w:top w:val="single" w:sz="4" w:space="0" w:color="000000"/>
              <w:bottom w:val="single" w:sz="4" w:space="0" w:color="000000"/>
            </w:tcBorders>
            <w:vAlign w:val="bottom"/>
          </w:tcPr>
          <w:p w14:paraId="000000DF" w14:textId="77777777" w:rsidR="00E70473" w:rsidRDefault="00000000">
            <w:pPr>
              <w:jc w:val="center"/>
              <w:rPr>
                <w:color w:val="000000"/>
                <w:sz w:val="22"/>
                <w:szCs w:val="22"/>
              </w:rPr>
            </w:pPr>
            <w:r>
              <w:rPr>
                <w:color w:val="000000"/>
                <w:sz w:val="22"/>
                <w:szCs w:val="22"/>
              </w:rPr>
              <w:t>-1.205</w:t>
            </w:r>
          </w:p>
        </w:tc>
        <w:tc>
          <w:tcPr>
            <w:tcW w:w="754" w:type="dxa"/>
            <w:tcBorders>
              <w:top w:val="single" w:sz="4" w:space="0" w:color="000000"/>
              <w:bottom w:val="single" w:sz="4" w:space="0" w:color="000000"/>
            </w:tcBorders>
            <w:vAlign w:val="bottom"/>
          </w:tcPr>
          <w:p w14:paraId="000000E0" w14:textId="77777777" w:rsidR="00E70473" w:rsidRDefault="00000000">
            <w:pPr>
              <w:jc w:val="center"/>
              <w:rPr>
                <w:color w:val="000000"/>
                <w:sz w:val="22"/>
                <w:szCs w:val="22"/>
              </w:rPr>
            </w:pPr>
            <w:r>
              <w:rPr>
                <w:color w:val="000000"/>
                <w:sz w:val="22"/>
                <w:szCs w:val="22"/>
              </w:rPr>
              <w:t>0.181</w:t>
            </w:r>
          </w:p>
        </w:tc>
        <w:tc>
          <w:tcPr>
            <w:tcW w:w="711" w:type="dxa"/>
            <w:tcBorders>
              <w:top w:val="single" w:sz="4" w:space="0" w:color="000000"/>
              <w:bottom w:val="single" w:sz="4" w:space="0" w:color="000000"/>
            </w:tcBorders>
            <w:vAlign w:val="bottom"/>
          </w:tcPr>
          <w:p w14:paraId="000000E1" w14:textId="77777777" w:rsidR="00E70473" w:rsidRDefault="00000000">
            <w:pPr>
              <w:jc w:val="center"/>
              <w:rPr>
                <w:color w:val="000000"/>
                <w:sz w:val="22"/>
                <w:szCs w:val="22"/>
              </w:rPr>
            </w:pPr>
            <w:r>
              <w:rPr>
                <w:color w:val="000000"/>
                <w:sz w:val="22"/>
                <w:szCs w:val="22"/>
              </w:rPr>
              <w:t>0.109</w:t>
            </w:r>
          </w:p>
        </w:tc>
        <w:tc>
          <w:tcPr>
            <w:tcW w:w="711" w:type="dxa"/>
            <w:tcBorders>
              <w:top w:val="single" w:sz="4" w:space="0" w:color="000000"/>
              <w:bottom w:val="single" w:sz="4" w:space="0" w:color="000000"/>
            </w:tcBorders>
            <w:vAlign w:val="bottom"/>
          </w:tcPr>
          <w:p w14:paraId="000000E2" w14:textId="77777777" w:rsidR="00E70473" w:rsidRDefault="00000000">
            <w:pPr>
              <w:jc w:val="center"/>
              <w:rPr>
                <w:color w:val="000000"/>
                <w:sz w:val="22"/>
                <w:szCs w:val="22"/>
              </w:rPr>
            </w:pPr>
            <w:r>
              <w:rPr>
                <w:color w:val="000000"/>
                <w:sz w:val="22"/>
                <w:szCs w:val="22"/>
              </w:rPr>
              <w:t>0.300</w:t>
            </w:r>
          </w:p>
        </w:tc>
        <w:tc>
          <w:tcPr>
            <w:tcW w:w="711" w:type="dxa"/>
            <w:tcBorders>
              <w:top w:val="single" w:sz="4" w:space="0" w:color="000000"/>
              <w:bottom w:val="single" w:sz="4" w:space="0" w:color="000000"/>
            </w:tcBorders>
            <w:vAlign w:val="bottom"/>
          </w:tcPr>
          <w:p w14:paraId="000000E3" w14:textId="77777777" w:rsidR="00E70473" w:rsidRDefault="00000000">
            <w:pPr>
              <w:jc w:val="center"/>
              <w:rPr>
                <w:sz w:val="22"/>
                <w:szCs w:val="22"/>
              </w:rPr>
            </w:pPr>
            <w:r>
              <w:rPr>
                <w:sz w:val="22"/>
                <w:szCs w:val="22"/>
              </w:rPr>
              <w:t>0.092</w:t>
            </w:r>
          </w:p>
        </w:tc>
        <w:tc>
          <w:tcPr>
            <w:tcW w:w="798" w:type="dxa"/>
            <w:tcBorders>
              <w:top w:val="single" w:sz="4" w:space="0" w:color="000000"/>
              <w:bottom w:val="single" w:sz="4" w:space="0" w:color="000000"/>
            </w:tcBorders>
            <w:vAlign w:val="bottom"/>
          </w:tcPr>
          <w:p w14:paraId="000000E4" w14:textId="77777777" w:rsidR="00E70473" w:rsidRDefault="00000000">
            <w:pPr>
              <w:jc w:val="center"/>
              <w:rPr>
                <w:sz w:val="22"/>
                <w:szCs w:val="22"/>
              </w:rPr>
            </w:pPr>
            <w:r>
              <w:rPr>
                <w:sz w:val="22"/>
                <w:szCs w:val="22"/>
              </w:rPr>
              <w:t>0.133</w:t>
            </w:r>
          </w:p>
        </w:tc>
        <w:tc>
          <w:tcPr>
            <w:tcW w:w="1134" w:type="dxa"/>
            <w:tcBorders>
              <w:top w:val="single" w:sz="4" w:space="0" w:color="000000"/>
              <w:bottom w:val="single" w:sz="4" w:space="0" w:color="000000"/>
            </w:tcBorders>
            <w:vAlign w:val="bottom"/>
          </w:tcPr>
          <w:p w14:paraId="000000E5" w14:textId="77777777" w:rsidR="00E70473" w:rsidRDefault="00000000">
            <w:pPr>
              <w:jc w:val="center"/>
              <w:rPr>
                <w:sz w:val="22"/>
                <w:szCs w:val="22"/>
              </w:rPr>
            </w:pPr>
            <w:r>
              <w:rPr>
                <w:color w:val="000000"/>
                <w:sz w:val="22"/>
                <w:szCs w:val="22"/>
              </w:rPr>
              <w:t>&lt;0.001</w:t>
            </w:r>
          </w:p>
        </w:tc>
        <w:tc>
          <w:tcPr>
            <w:tcW w:w="240" w:type="dxa"/>
          </w:tcPr>
          <w:p w14:paraId="000000E6" w14:textId="77777777" w:rsidR="00E70473" w:rsidRDefault="00E70473">
            <w:pPr>
              <w:rPr>
                <w:sz w:val="22"/>
                <w:szCs w:val="22"/>
              </w:rPr>
            </w:pPr>
          </w:p>
        </w:tc>
      </w:tr>
      <w:tr w:rsidR="00E70473" w14:paraId="5F049C80" w14:textId="77777777">
        <w:trPr>
          <w:trHeight w:val="290"/>
        </w:trPr>
        <w:tc>
          <w:tcPr>
            <w:tcW w:w="1365" w:type="dxa"/>
            <w:tcBorders>
              <w:top w:val="single" w:sz="4" w:space="0" w:color="000000"/>
              <w:bottom w:val="single" w:sz="4" w:space="0" w:color="000000"/>
            </w:tcBorders>
            <w:vAlign w:val="bottom"/>
          </w:tcPr>
          <w:p w14:paraId="000000E7" w14:textId="77777777" w:rsidR="00E70473" w:rsidRDefault="00000000">
            <w:pPr>
              <w:rPr>
                <w:color w:val="000000"/>
                <w:sz w:val="22"/>
                <w:szCs w:val="22"/>
              </w:rPr>
            </w:pPr>
            <w:r>
              <w:rPr>
                <w:color w:val="000000"/>
                <w:sz w:val="22"/>
                <w:szCs w:val="22"/>
              </w:rPr>
              <w:t>City (vs. Wild)</w:t>
            </w:r>
          </w:p>
        </w:tc>
        <w:tc>
          <w:tcPr>
            <w:tcW w:w="1470" w:type="dxa"/>
            <w:tcBorders>
              <w:top w:val="single" w:sz="4" w:space="0" w:color="000000"/>
              <w:bottom w:val="single" w:sz="4" w:space="0" w:color="000000"/>
            </w:tcBorders>
            <w:vAlign w:val="bottom"/>
          </w:tcPr>
          <w:p w14:paraId="000000E8" w14:textId="77777777" w:rsidR="00E70473" w:rsidRDefault="00000000">
            <w:pPr>
              <w:rPr>
                <w:color w:val="000000"/>
                <w:sz w:val="22"/>
                <w:szCs w:val="22"/>
              </w:rPr>
            </w:pPr>
            <w:r>
              <w:rPr>
                <w:color w:val="000000"/>
                <w:sz w:val="22"/>
                <w:szCs w:val="22"/>
              </w:rPr>
              <w:t>Solves</w:t>
            </w:r>
          </w:p>
        </w:tc>
        <w:tc>
          <w:tcPr>
            <w:tcW w:w="709" w:type="dxa"/>
            <w:tcBorders>
              <w:top w:val="single" w:sz="4" w:space="0" w:color="000000"/>
              <w:bottom w:val="single" w:sz="4" w:space="0" w:color="000000"/>
            </w:tcBorders>
            <w:vAlign w:val="bottom"/>
          </w:tcPr>
          <w:p w14:paraId="000000E9" w14:textId="77777777" w:rsidR="00E70473" w:rsidRDefault="00000000">
            <w:pPr>
              <w:jc w:val="center"/>
              <w:rPr>
                <w:color w:val="000000"/>
                <w:sz w:val="22"/>
                <w:szCs w:val="22"/>
              </w:rPr>
            </w:pPr>
            <w:r>
              <w:rPr>
                <w:color w:val="000000"/>
                <w:sz w:val="22"/>
                <w:szCs w:val="22"/>
              </w:rPr>
              <w:t>1156</w:t>
            </w:r>
          </w:p>
        </w:tc>
        <w:tc>
          <w:tcPr>
            <w:tcW w:w="851" w:type="dxa"/>
            <w:tcBorders>
              <w:top w:val="single" w:sz="4" w:space="0" w:color="000000"/>
              <w:bottom w:val="single" w:sz="4" w:space="0" w:color="000000"/>
            </w:tcBorders>
            <w:vAlign w:val="bottom"/>
          </w:tcPr>
          <w:p w14:paraId="000000EA" w14:textId="77777777" w:rsidR="00E70473" w:rsidRDefault="00000000">
            <w:pPr>
              <w:jc w:val="center"/>
              <w:rPr>
                <w:color w:val="000000"/>
                <w:sz w:val="22"/>
                <w:szCs w:val="22"/>
              </w:rPr>
            </w:pPr>
            <w:r>
              <w:rPr>
                <w:color w:val="000000"/>
                <w:sz w:val="22"/>
                <w:szCs w:val="22"/>
              </w:rPr>
              <w:t>358.7</w:t>
            </w:r>
          </w:p>
        </w:tc>
        <w:tc>
          <w:tcPr>
            <w:tcW w:w="821" w:type="dxa"/>
            <w:tcBorders>
              <w:top w:val="single" w:sz="4" w:space="0" w:color="000000"/>
              <w:bottom w:val="single" w:sz="4" w:space="0" w:color="000000"/>
            </w:tcBorders>
            <w:vAlign w:val="bottom"/>
          </w:tcPr>
          <w:p w14:paraId="000000EB" w14:textId="77777777" w:rsidR="00E70473" w:rsidRDefault="00000000">
            <w:pPr>
              <w:jc w:val="center"/>
              <w:rPr>
                <w:color w:val="000000"/>
                <w:sz w:val="22"/>
                <w:szCs w:val="22"/>
              </w:rPr>
            </w:pPr>
            <w:r>
              <w:rPr>
                <w:color w:val="000000"/>
                <w:sz w:val="22"/>
                <w:szCs w:val="22"/>
              </w:rPr>
              <w:t>20.014</w:t>
            </w:r>
          </w:p>
        </w:tc>
        <w:tc>
          <w:tcPr>
            <w:tcW w:w="836" w:type="dxa"/>
            <w:tcBorders>
              <w:top w:val="single" w:sz="4" w:space="0" w:color="000000"/>
              <w:bottom w:val="single" w:sz="4" w:space="0" w:color="000000"/>
            </w:tcBorders>
            <w:vAlign w:val="bottom"/>
          </w:tcPr>
          <w:p w14:paraId="000000EC" w14:textId="77777777" w:rsidR="00E70473" w:rsidRDefault="00000000">
            <w:pPr>
              <w:jc w:val="center"/>
              <w:rPr>
                <w:color w:val="000000"/>
                <w:sz w:val="22"/>
                <w:szCs w:val="22"/>
              </w:rPr>
            </w:pPr>
            <w:r>
              <w:rPr>
                <w:color w:val="000000"/>
                <w:sz w:val="22"/>
                <w:szCs w:val="22"/>
              </w:rPr>
              <w:t>0.998</w:t>
            </w:r>
          </w:p>
        </w:tc>
        <w:tc>
          <w:tcPr>
            <w:tcW w:w="894" w:type="dxa"/>
            <w:tcBorders>
              <w:top w:val="single" w:sz="4" w:space="0" w:color="000000"/>
              <w:bottom w:val="single" w:sz="4" w:space="0" w:color="000000"/>
            </w:tcBorders>
            <w:vAlign w:val="bottom"/>
          </w:tcPr>
          <w:p w14:paraId="000000ED" w14:textId="77777777" w:rsidR="00E70473" w:rsidRDefault="00000000">
            <w:pPr>
              <w:jc w:val="center"/>
              <w:rPr>
                <w:color w:val="000000"/>
                <w:sz w:val="22"/>
                <w:szCs w:val="22"/>
              </w:rPr>
            </w:pPr>
            <w:r>
              <w:rPr>
                <w:color w:val="000000"/>
                <w:sz w:val="22"/>
                <w:szCs w:val="22"/>
              </w:rPr>
              <w:t>NA</w:t>
            </w:r>
          </w:p>
        </w:tc>
        <w:tc>
          <w:tcPr>
            <w:tcW w:w="851" w:type="dxa"/>
            <w:tcBorders>
              <w:top w:val="single" w:sz="4" w:space="0" w:color="000000"/>
              <w:bottom w:val="single" w:sz="4" w:space="0" w:color="000000"/>
            </w:tcBorders>
            <w:vAlign w:val="bottom"/>
          </w:tcPr>
          <w:p w14:paraId="000000EE" w14:textId="77777777" w:rsidR="00E70473" w:rsidRDefault="00000000">
            <w:pPr>
              <w:jc w:val="center"/>
              <w:rPr>
                <w:color w:val="000000"/>
                <w:sz w:val="22"/>
                <w:szCs w:val="22"/>
              </w:rPr>
            </w:pPr>
            <w:r>
              <w:rPr>
                <w:color w:val="000000"/>
                <w:sz w:val="22"/>
                <w:szCs w:val="22"/>
              </w:rPr>
              <w:t>NA</w:t>
            </w:r>
          </w:p>
        </w:tc>
        <w:tc>
          <w:tcPr>
            <w:tcW w:w="754" w:type="dxa"/>
            <w:tcBorders>
              <w:top w:val="single" w:sz="4" w:space="0" w:color="000000"/>
              <w:bottom w:val="single" w:sz="4" w:space="0" w:color="000000"/>
            </w:tcBorders>
            <w:vAlign w:val="bottom"/>
          </w:tcPr>
          <w:p w14:paraId="000000EF" w14:textId="77777777" w:rsidR="00E70473" w:rsidRDefault="00000000">
            <w:pPr>
              <w:jc w:val="center"/>
              <w:rPr>
                <w:color w:val="000000"/>
                <w:sz w:val="22"/>
                <w:szCs w:val="22"/>
              </w:rPr>
            </w:pPr>
            <w:r>
              <w:rPr>
                <w:color w:val="000000"/>
                <w:sz w:val="22"/>
                <w:szCs w:val="22"/>
              </w:rPr>
              <w:t>NA</w:t>
            </w:r>
          </w:p>
        </w:tc>
        <w:tc>
          <w:tcPr>
            <w:tcW w:w="711" w:type="dxa"/>
            <w:tcBorders>
              <w:top w:val="single" w:sz="4" w:space="0" w:color="000000"/>
              <w:bottom w:val="single" w:sz="4" w:space="0" w:color="000000"/>
            </w:tcBorders>
            <w:vAlign w:val="bottom"/>
          </w:tcPr>
          <w:p w14:paraId="000000F0" w14:textId="77777777" w:rsidR="00E70473" w:rsidRDefault="00000000">
            <w:pPr>
              <w:jc w:val="center"/>
              <w:rPr>
                <w:color w:val="000000"/>
                <w:sz w:val="22"/>
                <w:szCs w:val="22"/>
              </w:rPr>
            </w:pPr>
            <w:r>
              <w:rPr>
                <w:color w:val="000000"/>
                <w:sz w:val="22"/>
                <w:szCs w:val="22"/>
              </w:rPr>
              <w:t>NA</w:t>
            </w:r>
          </w:p>
        </w:tc>
        <w:tc>
          <w:tcPr>
            <w:tcW w:w="711" w:type="dxa"/>
            <w:tcBorders>
              <w:top w:val="single" w:sz="4" w:space="0" w:color="000000"/>
              <w:bottom w:val="single" w:sz="4" w:space="0" w:color="000000"/>
            </w:tcBorders>
            <w:vAlign w:val="bottom"/>
          </w:tcPr>
          <w:p w14:paraId="000000F1" w14:textId="77777777" w:rsidR="00E70473" w:rsidRDefault="00000000">
            <w:pPr>
              <w:jc w:val="center"/>
              <w:rPr>
                <w:color w:val="000000"/>
                <w:sz w:val="22"/>
                <w:szCs w:val="22"/>
              </w:rPr>
            </w:pPr>
            <w:r>
              <w:rPr>
                <w:color w:val="000000"/>
                <w:sz w:val="22"/>
                <w:szCs w:val="22"/>
              </w:rPr>
              <w:t>NA</w:t>
            </w:r>
          </w:p>
        </w:tc>
        <w:tc>
          <w:tcPr>
            <w:tcW w:w="711" w:type="dxa"/>
            <w:tcBorders>
              <w:top w:val="single" w:sz="4" w:space="0" w:color="000000"/>
              <w:bottom w:val="single" w:sz="4" w:space="0" w:color="000000"/>
            </w:tcBorders>
            <w:vAlign w:val="bottom"/>
          </w:tcPr>
          <w:p w14:paraId="000000F2" w14:textId="77777777" w:rsidR="00E70473" w:rsidRDefault="00000000">
            <w:pPr>
              <w:jc w:val="center"/>
              <w:rPr>
                <w:sz w:val="22"/>
                <w:szCs w:val="22"/>
              </w:rPr>
            </w:pPr>
            <w:r>
              <w:rPr>
                <w:sz w:val="22"/>
                <w:szCs w:val="22"/>
              </w:rPr>
              <w:t>0.911</w:t>
            </w:r>
          </w:p>
        </w:tc>
        <w:tc>
          <w:tcPr>
            <w:tcW w:w="798" w:type="dxa"/>
            <w:tcBorders>
              <w:top w:val="single" w:sz="4" w:space="0" w:color="000000"/>
              <w:bottom w:val="single" w:sz="4" w:space="0" w:color="000000"/>
            </w:tcBorders>
            <w:vAlign w:val="bottom"/>
          </w:tcPr>
          <w:p w14:paraId="000000F3" w14:textId="77777777" w:rsidR="00E70473" w:rsidRDefault="00000000">
            <w:pPr>
              <w:jc w:val="center"/>
              <w:rPr>
                <w:sz w:val="22"/>
                <w:szCs w:val="22"/>
              </w:rPr>
            </w:pPr>
            <w:r>
              <w:rPr>
                <w:sz w:val="22"/>
                <w:szCs w:val="22"/>
              </w:rPr>
              <w:t>0.937</w:t>
            </w:r>
          </w:p>
        </w:tc>
        <w:tc>
          <w:tcPr>
            <w:tcW w:w="1134" w:type="dxa"/>
            <w:tcBorders>
              <w:top w:val="single" w:sz="4" w:space="0" w:color="000000"/>
              <w:bottom w:val="single" w:sz="4" w:space="0" w:color="000000"/>
            </w:tcBorders>
            <w:vAlign w:val="bottom"/>
          </w:tcPr>
          <w:p w14:paraId="000000F4" w14:textId="77777777" w:rsidR="00E70473" w:rsidRDefault="00000000">
            <w:pPr>
              <w:jc w:val="center"/>
              <w:rPr>
                <w:sz w:val="22"/>
                <w:szCs w:val="22"/>
              </w:rPr>
            </w:pPr>
            <w:r>
              <w:rPr>
                <w:color w:val="000000"/>
                <w:sz w:val="22"/>
                <w:szCs w:val="22"/>
              </w:rPr>
              <w:t>0.003</w:t>
            </w:r>
          </w:p>
        </w:tc>
        <w:tc>
          <w:tcPr>
            <w:tcW w:w="240" w:type="dxa"/>
          </w:tcPr>
          <w:p w14:paraId="000000F5" w14:textId="77777777" w:rsidR="00E70473" w:rsidRDefault="00E70473">
            <w:pPr>
              <w:rPr>
                <w:sz w:val="22"/>
                <w:szCs w:val="22"/>
              </w:rPr>
            </w:pPr>
          </w:p>
        </w:tc>
      </w:tr>
      <w:tr w:rsidR="00E70473" w14:paraId="4EF4D169" w14:textId="77777777">
        <w:trPr>
          <w:trHeight w:val="290"/>
        </w:trPr>
        <w:tc>
          <w:tcPr>
            <w:tcW w:w="1365" w:type="dxa"/>
            <w:vMerge w:val="restart"/>
            <w:tcBorders>
              <w:top w:val="single" w:sz="4" w:space="0" w:color="000000"/>
              <w:bottom w:val="nil"/>
            </w:tcBorders>
            <w:vAlign w:val="bottom"/>
          </w:tcPr>
          <w:p w14:paraId="000000F6" w14:textId="77777777" w:rsidR="00E70473" w:rsidRDefault="00000000">
            <w:pPr>
              <w:rPr>
                <w:color w:val="000000"/>
                <w:sz w:val="22"/>
                <w:szCs w:val="22"/>
              </w:rPr>
            </w:pPr>
            <w:r>
              <w:rPr>
                <w:color w:val="000000"/>
                <w:sz w:val="22"/>
                <w:szCs w:val="22"/>
              </w:rPr>
              <w:t>Urbanization (Within City)</w:t>
            </w:r>
          </w:p>
        </w:tc>
        <w:tc>
          <w:tcPr>
            <w:tcW w:w="1470" w:type="dxa"/>
            <w:tcBorders>
              <w:top w:val="single" w:sz="4" w:space="0" w:color="000000"/>
              <w:bottom w:val="nil"/>
            </w:tcBorders>
            <w:vAlign w:val="bottom"/>
          </w:tcPr>
          <w:p w14:paraId="000000F7" w14:textId="77777777" w:rsidR="00E70473" w:rsidRDefault="00000000">
            <w:pPr>
              <w:rPr>
                <w:color w:val="000000"/>
                <w:sz w:val="22"/>
                <w:szCs w:val="22"/>
              </w:rPr>
            </w:pPr>
            <w:r>
              <w:rPr>
                <w:color w:val="000000"/>
                <w:sz w:val="22"/>
                <w:szCs w:val="22"/>
              </w:rPr>
              <w:t>Investigate Duration</w:t>
            </w:r>
          </w:p>
        </w:tc>
        <w:tc>
          <w:tcPr>
            <w:tcW w:w="709" w:type="dxa"/>
            <w:vMerge w:val="restart"/>
            <w:tcBorders>
              <w:top w:val="single" w:sz="4" w:space="0" w:color="000000"/>
              <w:bottom w:val="nil"/>
            </w:tcBorders>
            <w:vAlign w:val="bottom"/>
          </w:tcPr>
          <w:p w14:paraId="000000F8" w14:textId="77777777" w:rsidR="00E70473" w:rsidRDefault="00000000">
            <w:pPr>
              <w:jc w:val="center"/>
              <w:rPr>
                <w:color w:val="000000"/>
                <w:sz w:val="22"/>
                <w:szCs w:val="22"/>
              </w:rPr>
            </w:pPr>
            <w:r>
              <w:rPr>
                <w:color w:val="000000"/>
                <w:sz w:val="22"/>
                <w:szCs w:val="22"/>
              </w:rPr>
              <w:t>996</w:t>
            </w:r>
          </w:p>
        </w:tc>
        <w:tc>
          <w:tcPr>
            <w:tcW w:w="851" w:type="dxa"/>
            <w:vMerge w:val="restart"/>
            <w:tcBorders>
              <w:top w:val="single" w:sz="4" w:space="0" w:color="000000"/>
              <w:bottom w:val="nil"/>
            </w:tcBorders>
            <w:vAlign w:val="bottom"/>
          </w:tcPr>
          <w:p w14:paraId="000000F9" w14:textId="77777777" w:rsidR="00E70473" w:rsidRDefault="00000000">
            <w:pPr>
              <w:jc w:val="center"/>
              <w:rPr>
                <w:color w:val="000000"/>
                <w:sz w:val="22"/>
                <w:szCs w:val="22"/>
              </w:rPr>
            </w:pPr>
            <w:r>
              <w:rPr>
                <w:color w:val="000000"/>
                <w:sz w:val="22"/>
                <w:szCs w:val="22"/>
              </w:rPr>
              <w:t>4638.8</w:t>
            </w:r>
          </w:p>
        </w:tc>
        <w:tc>
          <w:tcPr>
            <w:tcW w:w="821" w:type="dxa"/>
            <w:tcBorders>
              <w:top w:val="single" w:sz="4" w:space="0" w:color="000000"/>
              <w:bottom w:val="nil"/>
            </w:tcBorders>
            <w:vAlign w:val="bottom"/>
          </w:tcPr>
          <w:p w14:paraId="000000FA" w14:textId="77777777" w:rsidR="00E70473" w:rsidRDefault="00000000">
            <w:pPr>
              <w:jc w:val="center"/>
              <w:rPr>
                <w:color w:val="000000"/>
                <w:sz w:val="22"/>
                <w:szCs w:val="22"/>
              </w:rPr>
            </w:pPr>
            <w:r>
              <w:rPr>
                <w:color w:val="000000"/>
                <w:sz w:val="22"/>
                <w:szCs w:val="22"/>
              </w:rPr>
              <w:t>0.015</w:t>
            </w:r>
          </w:p>
        </w:tc>
        <w:tc>
          <w:tcPr>
            <w:tcW w:w="836" w:type="dxa"/>
            <w:tcBorders>
              <w:top w:val="single" w:sz="4" w:space="0" w:color="000000"/>
              <w:bottom w:val="nil"/>
            </w:tcBorders>
            <w:vAlign w:val="bottom"/>
          </w:tcPr>
          <w:p w14:paraId="000000FB" w14:textId="77777777" w:rsidR="00E70473" w:rsidRDefault="00000000">
            <w:pPr>
              <w:jc w:val="center"/>
              <w:rPr>
                <w:color w:val="000000"/>
                <w:sz w:val="22"/>
                <w:szCs w:val="22"/>
              </w:rPr>
            </w:pPr>
            <w:r>
              <w:rPr>
                <w:color w:val="000000"/>
                <w:sz w:val="22"/>
                <w:szCs w:val="22"/>
              </w:rPr>
              <w:t>0.783</w:t>
            </w:r>
          </w:p>
        </w:tc>
        <w:tc>
          <w:tcPr>
            <w:tcW w:w="894" w:type="dxa"/>
            <w:tcBorders>
              <w:top w:val="single" w:sz="4" w:space="0" w:color="000000"/>
              <w:bottom w:val="nil"/>
            </w:tcBorders>
            <w:vAlign w:val="bottom"/>
          </w:tcPr>
          <w:p w14:paraId="000000FC" w14:textId="77777777" w:rsidR="00E70473" w:rsidRDefault="00000000">
            <w:pPr>
              <w:jc w:val="center"/>
              <w:rPr>
                <w:color w:val="000000"/>
                <w:sz w:val="22"/>
                <w:szCs w:val="22"/>
              </w:rPr>
            </w:pPr>
            <w:r>
              <w:rPr>
                <w:color w:val="000000"/>
                <w:sz w:val="22"/>
                <w:szCs w:val="22"/>
              </w:rPr>
              <w:t>-0.089</w:t>
            </w:r>
          </w:p>
        </w:tc>
        <w:tc>
          <w:tcPr>
            <w:tcW w:w="851" w:type="dxa"/>
            <w:tcBorders>
              <w:top w:val="single" w:sz="4" w:space="0" w:color="000000"/>
              <w:bottom w:val="nil"/>
            </w:tcBorders>
            <w:vAlign w:val="bottom"/>
          </w:tcPr>
          <w:p w14:paraId="000000FD" w14:textId="77777777" w:rsidR="00E70473" w:rsidRDefault="00000000">
            <w:pPr>
              <w:jc w:val="center"/>
              <w:rPr>
                <w:color w:val="000000"/>
                <w:sz w:val="22"/>
                <w:szCs w:val="22"/>
              </w:rPr>
            </w:pPr>
            <w:r>
              <w:rPr>
                <w:color w:val="000000"/>
                <w:sz w:val="22"/>
                <w:szCs w:val="22"/>
              </w:rPr>
              <w:t>0.119</w:t>
            </w:r>
          </w:p>
        </w:tc>
        <w:tc>
          <w:tcPr>
            <w:tcW w:w="754" w:type="dxa"/>
            <w:tcBorders>
              <w:top w:val="single" w:sz="4" w:space="0" w:color="000000"/>
              <w:bottom w:val="nil"/>
            </w:tcBorders>
            <w:vAlign w:val="bottom"/>
          </w:tcPr>
          <w:p w14:paraId="000000FE" w14:textId="77777777" w:rsidR="00E70473" w:rsidRDefault="00000000">
            <w:pPr>
              <w:jc w:val="center"/>
              <w:rPr>
                <w:color w:val="000000"/>
                <w:sz w:val="22"/>
                <w:szCs w:val="22"/>
              </w:rPr>
            </w:pPr>
            <w:r>
              <w:rPr>
                <w:color w:val="000000"/>
                <w:sz w:val="22"/>
                <w:szCs w:val="22"/>
              </w:rPr>
              <w:t>1.001</w:t>
            </w:r>
          </w:p>
        </w:tc>
        <w:tc>
          <w:tcPr>
            <w:tcW w:w="711" w:type="dxa"/>
            <w:tcBorders>
              <w:top w:val="single" w:sz="4" w:space="0" w:color="000000"/>
              <w:bottom w:val="nil"/>
            </w:tcBorders>
            <w:vAlign w:val="bottom"/>
          </w:tcPr>
          <w:p w14:paraId="000000FF" w14:textId="77777777" w:rsidR="00E70473" w:rsidRDefault="00000000">
            <w:pPr>
              <w:jc w:val="center"/>
              <w:rPr>
                <w:color w:val="000000"/>
                <w:sz w:val="22"/>
                <w:szCs w:val="22"/>
              </w:rPr>
            </w:pPr>
            <w:r>
              <w:rPr>
                <w:color w:val="000000"/>
                <w:sz w:val="22"/>
                <w:szCs w:val="22"/>
              </w:rPr>
              <w:t>0.996</w:t>
            </w:r>
          </w:p>
        </w:tc>
        <w:tc>
          <w:tcPr>
            <w:tcW w:w="711" w:type="dxa"/>
            <w:tcBorders>
              <w:top w:val="single" w:sz="4" w:space="0" w:color="000000"/>
              <w:bottom w:val="nil"/>
            </w:tcBorders>
            <w:vAlign w:val="bottom"/>
          </w:tcPr>
          <w:p w14:paraId="00000100" w14:textId="77777777" w:rsidR="00E70473" w:rsidRDefault="00000000">
            <w:pPr>
              <w:jc w:val="center"/>
              <w:rPr>
                <w:color w:val="000000"/>
                <w:sz w:val="22"/>
                <w:szCs w:val="22"/>
              </w:rPr>
            </w:pPr>
            <w:r>
              <w:rPr>
                <w:color w:val="000000"/>
                <w:sz w:val="22"/>
                <w:szCs w:val="22"/>
              </w:rPr>
              <w:t>1.005</w:t>
            </w:r>
          </w:p>
        </w:tc>
        <w:tc>
          <w:tcPr>
            <w:tcW w:w="711" w:type="dxa"/>
            <w:vMerge w:val="restart"/>
            <w:tcBorders>
              <w:top w:val="single" w:sz="4" w:space="0" w:color="000000"/>
              <w:bottom w:val="nil"/>
            </w:tcBorders>
            <w:vAlign w:val="bottom"/>
          </w:tcPr>
          <w:p w14:paraId="00000101" w14:textId="77777777" w:rsidR="00E70473" w:rsidRDefault="00000000">
            <w:pPr>
              <w:jc w:val="center"/>
              <w:rPr>
                <w:sz w:val="22"/>
                <w:szCs w:val="22"/>
              </w:rPr>
            </w:pPr>
            <w:r>
              <w:rPr>
                <w:sz w:val="22"/>
                <w:szCs w:val="22"/>
              </w:rPr>
              <w:t>0.000</w:t>
            </w:r>
          </w:p>
        </w:tc>
        <w:tc>
          <w:tcPr>
            <w:tcW w:w="798" w:type="dxa"/>
            <w:vMerge w:val="restart"/>
            <w:tcBorders>
              <w:top w:val="single" w:sz="4" w:space="0" w:color="000000"/>
              <w:bottom w:val="nil"/>
            </w:tcBorders>
            <w:vAlign w:val="bottom"/>
          </w:tcPr>
          <w:p w14:paraId="00000102" w14:textId="77777777" w:rsidR="00E70473" w:rsidRDefault="00000000">
            <w:pPr>
              <w:jc w:val="center"/>
              <w:rPr>
                <w:sz w:val="22"/>
                <w:szCs w:val="22"/>
              </w:rPr>
            </w:pPr>
            <w:r>
              <w:rPr>
                <w:sz w:val="22"/>
                <w:szCs w:val="22"/>
              </w:rPr>
              <w:t>0.001</w:t>
            </w:r>
          </w:p>
        </w:tc>
        <w:tc>
          <w:tcPr>
            <w:tcW w:w="1134" w:type="dxa"/>
            <w:vMerge w:val="restart"/>
            <w:tcBorders>
              <w:top w:val="single" w:sz="4" w:space="0" w:color="000000"/>
              <w:bottom w:val="nil"/>
            </w:tcBorders>
            <w:vAlign w:val="bottom"/>
          </w:tcPr>
          <w:p w14:paraId="00000103" w14:textId="77777777" w:rsidR="00E70473" w:rsidRDefault="00000000">
            <w:pPr>
              <w:jc w:val="center"/>
              <w:rPr>
                <w:sz w:val="22"/>
                <w:szCs w:val="22"/>
              </w:rPr>
            </w:pPr>
            <w:r>
              <w:rPr>
                <w:color w:val="000000"/>
                <w:sz w:val="22"/>
                <w:szCs w:val="22"/>
              </w:rPr>
              <w:t>0.284</w:t>
            </w:r>
          </w:p>
        </w:tc>
        <w:tc>
          <w:tcPr>
            <w:tcW w:w="240" w:type="dxa"/>
          </w:tcPr>
          <w:p w14:paraId="00000104" w14:textId="77777777" w:rsidR="00E70473" w:rsidRDefault="00E70473">
            <w:pPr>
              <w:rPr>
                <w:sz w:val="22"/>
                <w:szCs w:val="22"/>
              </w:rPr>
            </w:pPr>
          </w:p>
        </w:tc>
      </w:tr>
      <w:tr w:rsidR="00E70473" w14:paraId="21128D1A" w14:textId="77777777">
        <w:trPr>
          <w:trHeight w:val="290"/>
        </w:trPr>
        <w:tc>
          <w:tcPr>
            <w:tcW w:w="1365" w:type="dxa"/>
            <w:vMerge/>
            <w:tcBorders>
              <w:top w:val="single" w:sz="4" w:space="0" w:color="000000"/>
              <w:bottom w:val="nil"/>
            </w:tcBorders>
            <w:vAlign w:val="bottom"/>
          </w:tcPr>
          <w:p w14:paraId="00000105" w14:textId="77777777" w:rsidR="00E70473" w:rsidRDefault="00E70473">
            <w:pPr>
              <w:widowControl w:val="0"/>
              <w:pBdr>
                <w:top w:val="nil"/>
                <w:left w:val="nil"/>
                <w:bottom w:val="nil"/>
                <w:right w:val="nil"/>
                <w:between w:val="nil"/>
              </w:pBdr>
              <w:spacing w:line="276" w:lineRule="auto"/>
              <w:rPr>
                <w:sz w:val="22"/>
                <w:szCs w:val="22"/>
              </w:rPr>
            </w:pPr>
          </w:p>
        </w:tc>
        <w:tc>
          <w:tcPr>
            <w:tcW w:w="1470" w:type="dxa"/>
            <w:tcBorders>
              <w:top w:val="nil"/>
              <w:bottom w:val="single" w:sz="4" w:space="0" w:color="000000"/>
            </w:tcBorders>
            <w:vAlign w:val="bottom"/>
          </w:tcPr>
          <w:p w14:paraId="00000106" w14:textId="77777777" w:rsidR="00E70473" w:rsidRDefault="00000000">
            <w:pPr>
              <w:rPr>
                <w:color w:val="000000"/>
                <w:sz w:val="22"/>
                <w:szCs w:val="22"/>
              </w:rPr>
            </w:pPr>
            <w:r>
              <w:rPr>
                <w:color w:val="000000"/>
                <w:sz w:val="22"/>
                <w:szCs w:val="22"/>
              </w:rPr>
              <w:t>Zero Inflation</w:t>
            </w:r>
          </w:p>
        </w:tc>
        <w:tc>
          <w:tcPr>
            <w:tcW w:w="709" w:type="dxa"/>
            <w:vMerge/>
            <w:tcBorders>
              <w:top w:val="single" w:sz="4" w:space="0" w:color="000000"/>
              <w:bottom w:val="nil"/>
            </w:tcBorders>
            <w:vAlign w:val="bottom"/>
          </w:tcPr>
          <w:p w14:paraId="00000107"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108"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21" w:type="dxa"/>
            <w:tcBorders>
              <w:top w:val="nil"/>
              <w:bottom w:val="single" w:sz="4" w:space="0" w:color="000000"/>
            </w:tcBorders>
            <w:vAlign w:val="bottom"/>
          </w:tcPr>
          <w:p w14:paraId="00000109" w14:textId="77777777" w:rsidR="00E70473" w:rsidRDefault="00000000">
            <w:pPr>
              <w:jc w:val="center"/>
              <w:rPr>
                <w:sz w:val="22"/>
                <w:szCs w:val="22"/>
              </w:rPr>
            </w:pPr>
            <w:r>
              <w:rPr>
                <w:sz w:val="22"/>
                <w:szCs w:val="22"/>
              </w:rPr>
              <w:t>-0.046</w:t>
            </w:r>
          </w:p>
        </w:tc>
        <w:tc>
          <w:tcPr>
            <w:tcW w:w="836" w:type="dxa"/>
            <w:tcBorders>
              <w:top w:val="nil"/>
              <w:bottom w:val="single" w:sz="4" w:space="0" w:color="000000"/>
            </w:tcBorders>
            <w:vAlign w:val="bottom"/>
          </w:tcPr>
          <w:p w14:paraId="0000010A" w14:textId="77777777" w:rsidR="00E70473" w:rsidRDefault="00000000">
            <w:pPr>
              <w:jc w:val="center"/>
              <w:rPr>
                <w:sz w:val="22"/>
                <w:szCs w:val="22"/>
              </w:rPr>
            </w:pPr>
            <w:r>
              <w:rPr>
                <w:sz w:val="22"/>
                <w:szCs w:val="22"/>
              </w:rPr>
              <w:t>0.736</w:t>
            </w:r>
          </w:p>
        </w:tc>
        <w:tc>
          <w:tcPr>
            <w:tcW w:w="894" w:type="dxa"/>
            <w:tcBorders>
              <w:top w:val="nil"/>
              <w:bottom w:val="single" w:sz="4" w:space="0" w:color="000000"/>
            </w:tcBorders>
            <w:vAlign w:val="bottom"/>
          </w:tcPr>
          <w:p w14:paraId="0000010B" w14:textId="77777777" w:rsidR="00E70473" w:rsidRDefault="00000000">
            <w:pPr>
              <w:jc w:val="center"/>
              <w:rPr>
                <w:sz w:val="22"/>
                <w:szCs w:val="22"/>
              </w:rPr>
            </w:pPr>
            <w:r>
              <w:rPr>
                <w:sz w:val="22"/>
                <w:szCs w:val="22"/>
              </w:rPr>
              <w:t>-0.312</w:t>
            </w:r>
          </w:p>
        </w:tc>
        <w:tc>
          <w:tcPr>
            <w:tcW w:w="851" w:type="dxa"/>
            <w:tcBorders>
              <w:top w:val="nil"/>
              <w:bottom w:val="single" w:sz="4" w:space="0" w:color="000000"/>
            </w:tcBorders>
            <w:vAlign w:val="bottom"/>
          </w:tcPr>
          <w:p w14:paraId="0000010C" w14:textId="77777777" w:rsidR="00E70473" w:rsidRDefault="00000000">
            <w:pPr>
              <w:jc w:val="center"/>
              <w:rPr>
                <w:sz w:val="22"/>
                <w:szCs w:val="22"/>
              </w:rPr>
            </w:pPr>
            <w:r>
              <w:rPr>
                <w:sz w:val="22"/>
                <w:szCs w:val="22"/>
              </w:rPr>
              <w:t>0.220</w:t>
            </w:r>
          </w:p>
        </w:tc>
        <w:tc>
          <w:tcPr>
            <w:tcW w:w="754" w:type="dxa"/>
            <w:tcBorders>
              <w:top w:val="nil"/>
              <w:bottom w:val="single" w:sz="4" w:space="0" w:color="000000"/>
            </w:tcBorders>
            <w:vAlign w:val="bottom"/>
          </w:tcPr>
          <w:p w14:paraId="0000010D" w14:textId="77777777" w:rsidR="00E70473" w:rsidRDefault="00000000">
            <w:pPr>
              <w:jc w:val="center"/>
              <w:rPr>
                <w:sz w:val="22"/>
                <w:szCs w:val="22"/>
              </w:rPr>
            </w:pPr>
            <w:r>
              <w:rPr>
                <w:sz w:val="22"/>
                <w:szCs w:val="22"/>
              </w:rPr>
              <w:t>0.989</w:t>
            </w:r>
          </w:p>
        </w:tc>
        <w:tc>
          <w:tcPr>
            <w:tcW w:w="711" w:type="dxa"/>
            <w:tcBorders>
              <w:top w:val="nil"/>
              <w:bottom w:val="single" w:sz="4" w:space="0" w:color="000000"/>
            </w:tcBorders>
            <w:vAlign w:val="bottom"/>
          </w:tcPr>
          <w:p w14:paraId="0000010E" w14:textId="77777777" w:rsidR="00E70473" w:rsidRDefault="00000000">
            <w:pPr>
              <w:jc w:val="center"/>
              <w:rPr>
                <w:sz w:val="22"/>
                <w:szCs w:val="22"/>
              </w:rPr>
            </w:pPr>
            <w:r>
              <w:rPr>
                <w:sz w:val="22"/>
                <w:szCs w:val="22"/>
              </w:rPr>
              <w:t>0.978</w:t>
            </w:r>
          </w:p>
        </w:tc>
        <w:tc>
          <w:tcPr>
            <w:tcW w:w="711" w:type="dxa"/>
            <w:tcBorders>
              <w:top w:val="nil"/>
              <w:bottom w:val="single" w:sz="4" w:space="0" w:color="000000"/>
            </w:tcBorders>
            <w:vAlign w:val="bottom"/>
          </w:tcPr>
          <w:p w14:paraId="0000010F" w14:textId="77777777" w:rsidR="00E70473" w:rsidRDefault="00000000">
            <w:pPr>
              <w:jc w:val="center"/>
              <w:rPr>
                <w:sz w:val="22"/>
                <w:szCs w:val="22"/>
              </w:rPr>
            </w:pPr>
            <w:r>
              <w:rPr>
                <w:sz w:val="22"/>
                <w:szCs w:val="22"/>
              </w:rPr>
              <w:t>1.000</w:t>
            </w:r>
          </w:p>
        </w:tc>
        <w:tc>
          <w:tcPr>
            <w:tcW w:w="711" w:type="dxa"/>
            <w:vMerge/>
            <w:tcBorders>
              <w:top w:val="single" w:sz="4" w:space="0" w:color="000000"/>
              <w:bottom w:val="nil"/>
            </w:tcBorders>
            <w:vAlign w:val="bottom"/>
          </w:tcPr>
          <w:p w14:paraId="00000110" w14:textId="77777777" w:rsidR="00E70473" w:rsidRDefault="00E70473">
            <w:pPr>
              <w:widowControl w:val="0"/>
              <w:pBdr>
                <w:top w:val="nil"/>
                <w:left w:val="nil"/>
                <w:bottom w:val="nil"/>
                <w:right w:val="nil"/>
                <w:between w:val="nil"/>
              </w:pBdr>
              <w:spacing w:line="276" w:lineRule="auto"/>
              <w:rPr>
                <w:sz w:val="22"/>
                <w:szCs w:val="22"/>
              </w:rPr>
            </w:pPr>
          </w:p>
        </w:tc>
        <w:tc>
          <w:tcPr>
            <w:tcW w:w="798" w:type="dxa"/>
            <w:vMerge/>
            <w:tcBorders>
              <w:top w:val="single" w:sz="4" w:space="0" w:color="000000"/>
              <w:bottom w:val="nil"/>
            </w:tcBorders>
            <w:vAlign w:val="bottom"/>
          </w:tcPr>
          <w:p w14:paraId="00000111" w14:textId="77777777" w:rsidR="00E70473" w:rsidRDefault="00E70473">
            <w:pPr>
              <w:widowControl w:val="0"/>
              <w:pBdr>
                <w:top w:val="nil"/>
                <w:left w:val="nil"/>
                <w:bottom w:val="nil"/>
                <w:right w:val="nil"/>
                <w:between w:val="nil"/>
              </w:pBdr>
              <w:spacing w:line="276" w:lineRule="auto"/>
              <w:rPr>
                <w:sz w:val="22"/>
                <w:szCs w:val="22"/>
              </w:rPr>
            </w:pPr>
          </w:p>
        </w:tc>
        <w:tc>
          <w:tcPr>
            <w:tcW w:w="1134" w:type="dxa"/>
            <w:vMerge/>
            <w:tcBorders>
              <w:top w:val="single" w:sz="4" w:space="0" w:color="000000"/>
              <w:bottom w:val="nil"/>
            </w:tcBorders>
            <w:vAlign w:val="bottom"/>
          </w:tcPr>
          <w:p w14:paraId="00000112" w14:textId="77777777" w:rsidR="00E70473" w:rsidRDefault="00E70473">
            <w:pPr>
              <w:widowControl w:val="0"/>
              <w:pBdr>
                <w:top w:val="nil"/>
                <w:left w:val="nil"/>
                <w:bottom w:val="nil"/>
                <w:right w:val="nil"/>
                <w:between w:val="nil"/>
              </w:pBdr>
              <w:spacing w:line="276" w:lineRule="auto"/>
              <w:rPr>
                <w:sz w:val="22"/>
                <w:szCs w:val="22"/>
              </w:rPr>
            </w:pPr>
          </w:p>
        </w:tc>
        <w:tc>
          <w:tcPr>
            <w:tcW w:w="240" w:type="dxa"/>
          </w:tcPr>
          <w:p w14:paraId="00000113" w14:textId="77777777" w:rsidR="00E70473" w:rsidRDefault="00E70473">
            <w:pPr>
              <w:rPr>
                <w:sz w:val="22"/>
                <w:szCs w:val="22"/>
              </w:rPr>
            </w:pPr>
          </w:p>
        </w:tc>
      </w:tr>
      <w:tr w:rsidR="00E70473" w14:paraId="5FBBDDC2" w14:textId="77777777">
        <w:trPr>
          <w:trHeight w:val="290"/>
        </w:trPr>
        <w:tc>
          <w:tcPr>
            <w:tcW w:w="1365" w:type="dxa"/>
            <w:vMerge w:val="restart"/>
            <w:tcBorders>
              <w:top w:val="single" w:sz="4" w:space="0" w:color="000000"/>
              <w:bottom w:val="nil"/>
            </w:tcBorders>
            <w:vAlign w:val="bottom"/>
          </w:tcPr>
          <w:p w14:paraId="00000114" w14:textId="77777777" w:rsidR="00E70473" w:rsidRDefault="00000000">
            <w:pPr>
              <w:rPr>
                <w:color w:val="000000"/>
                <w:sz w:val="22"/>
                <w:szCs w:val="22"/>
              </w:rPr>
            </w:pPr>
            <w:r>
              <w:rPr>
                <w:color w:val="000000"/>
                <w:sz w:val="22"/>
                <w:szCs w:val="22"/>
              </w:rPr>
              <w:t>Urbanization (Within City)</w:t>
            </w:r>
          </w:p>
        </w:tc>
        <w:tc>
          <w:tcPr>
            <w:tcW w:w="1470" w:type="dxa"/>
            <w:tcBorders>
              <w:top w:val="single" w:sz="4" w:space="0" w:color="000000"/>
              <w:bottom w:val="nil"/>
            </w:tcBorders>
            <w:vAlign w:val="bottom"/>
          </w:tcPr>
          <w:p w14:paraId="00000115" w14:textId="77777777" w:rsidR="00E70473" w:rsidRDefault="00000000">
            <w:pPr>
              <w:rPr>
                <w:color w:val="000000"/>
                <w:sz w:val="22"/>
                <w:szCs w:val="22"/>
              </w:rPr>
            </w:pPr>
            <w:r>
              <w:rPr>
                <w:color w:val="000000"/>
                <w:sz w:val="22"/>
                <w:szCs w:val="22"/>
              </w:rPr>
              <w:t>Contact Duration</w:t>
            </w:r>
          </w:p>
        </w:tc>
        <w:tc>
          <w:tcPr>
            <w:tcW w:w="709" w:type="dxa"/>
            <w:vMerge w:val="restart"/>
            <w:tcBorders>
              <w:top w:val="single" w:sz="4" w:space="0" w:color="000000"/>
              <w:bottom w:val="nil"/>
            </w:tcBorders>
            <w:vAlign w:val="bottom"/>
          </w:tcPr>
          <w:p w14:paraId="00000116" w14:textId="77777777" w:rsidR="00E70473" w:rsidRDefault="00000000">
            <w:pPr>
              <w:jc w:val="center"/>
              <w:rPr>
                <w:color w:val="000000"/>
                <w:sz w:val="22"/>
                <w:szCs w:val="22"/>
              </w:rPr>
            </w:pPr>
            <w:r>
              <w:rPr>
                <w:color w:val="000000"/>
                <w:sz w:val="22"/>
                <w:szCs w:val="22"/>
              </w:rPr>
              <w:t>996</w:t>
            </w:r>
          </w:p>
        </w:tc>
        <w:tc>
          <w:tcPr>
            <w:tcW w:w="851" w:type="dxa"/>
            <w:vMerge w:val="restart"/>
            <w:tcBorders>
              <w:top w:val="single" w:sz="4" w:space="0" w:color="000000"/>
              <w:bottom w:val="nil"/>
            </w:tcBorders>
            <w:vAlign w:val="bottom"/>
          </w:tcPr>
          <w:p w14:paraId="00000117" w14:textId="77777777" w:rsidR="00E70473" w:rsidRDefault="00000000">
            <w:pPr>
              <w:jc w:val="center"/>
              <w:rPr>
                <w:color w:val="000000"/>
                <w:sz w:val="22"/>
                <w:szCs w:val="22"/>
              </w:rPr>
            </w:pPr>
            <w:r>
              <w:rPr>
                <w:color w:val="000000"/>
                <w:sz w:val="22"/>
                <w:szCs w:val="22"/>
              </w:rPr>
              <w:t>2380.0</w:t>
            </w:r>
          </w:p>
        </w:tc>
        <w:tc>
          <w:tcPr>
            <w:tcW w:w="821" w:type="dxa"/>
            <w:tcBorders>
              <w:top w:val="single" w:sz="4" w:space="0" w:color="000000"/>
              <w:bottom w:val="nil"/>
            </w:tcBorders>
            <w:vAlign w:val="bottom"/>
          </w:tcPr>
          <w:p w14:paraId="00000118" w14:textId="77777777" w:rsidR="00E70473" w:rsidRDefault="00000000">
            <w:pPr>
              <w:jc w:val="center"/>
              <w:rPr>
                <w:color w:val="000000"/>
                <w:sz w:val="22"/>
                <w:szCs w:val="22"/>
              </w:rPr>
            </w:pPr>
            <w:r>
              <w:rPr>
                <w:color w:val="000000"/>
                <w:sz w:val="22"/>
                <w:szCs w:val="22"/>
              </w:rPr>
              <w:t>0.088</w:t>
            </w:r>
          </w:p>
        </w:tc>
        <w:tc>
          <w:tcPr>
            <w:tcW w:w="836" w:type="dxa"/>
            <w:tcBorders>
              <w:top w:val="single" w:sz="4" w:space="0" w:color="000000"/>
              <w:bottom w:val="nil"/>
            </w:tcBorders>
            <w:vAlign w:val="bottom"/>
          </w:tcPr>
          <w:p w14:paraId="00000119" w14:textId="77777777" w:rsidR="00E70473" w:rsidRDefault="00000000">
            <w:pPr>
              <w:jc w:val="center"/>
              <w:rPr>
                <w:color w:val="000000"/>
                <w:sz w:val="22"/>
                <w:szCs w:val="22"/>
              </w:rPr>
            </w:pPr>
            <w:r>
              <w:rPr>
                <w:color w:val="000000"/>
                <w:sz w:val="22"/>
                <w:szCs w:val="22"/>
              </w:rPr>
              <w:t>0.108</w:t>
            </w:r>
          </w:p>
        </w:tc>
        <w:tc>
          <w:tcPr>
            <w:tcW w:w="894" w:type="dxa"/>
            <w:tcBorders>
              <w:top w:val="single" w:sz="4" w:space="0" w:color="000000"/>
              <w:bottom w:val="nil"/>
            </w:tcBorders>
            <w:vAlign w:val="bottom"/>
          </w:tcPr>
          <w:p w14:paraId="0000011A" w14:textId="77777777" w:rsidR="00E70473" w:rsidRDefault="00000000">
            <w:pPr>
              <w:jc w:val="center"/>
              <w:rPr>
                <w:color w:val="000000"/>
                <w:sz w:val="22"/>
                <w:szCs w:val="22"/>
              </w:rPr>
            </w:pPr>
            <w:r>
              <w:rPr>
                <w:color w:val="000000"/>
                <w:sz w:val="22"/>
                <w:szCs w:val="22"/>
              </w:rPr>
              <w:t>-0.019</w:t>
            </w:r>
          </w:p>
        </w:tc>
        <w:tc>
          <w:tcPr>
            <w:tcW w:w="851" w:type="dxa"/>
            <w:tcBorders>
              <w:top w:val="single" w:sz="4" w:space="0" w:color="000000"/>
              <w:bottom w:val="nil"/>
            </w:tcBorders>
            <w:vAlign w:val="bottom"/>
          </w:tcPr>
          <w:p w14:paraId="0000011B" w14:textId="77777777" w:rsidR="00E70473" w:rsidRDefault="00000000">
            <w:pPr>
              <w:jc w:val="center"/>
              <w:rPr>
                <w:color w:val="000000"/>
                <w:sz w:val="22"/>
                <w:szCs w:val="22"/>
              </w:rPr>
            </w:pPr>
            <w:r>
              <w:rPr>
                <w:color w:val="000000"/>
                <w:sz w:val="22"/>
                <w:szCs w:val="22"/>
              </w:rPr>
              <w:t>0.196</w:t>
            </w:r>
          </w:p>
        </w:tc>
        <w:tc>
          <w:tcPr>
            <w:tcW w:w="754" w:type="dxa"/>
            <w:tcBorders>
              <w:top w:val="single" w:sz="4" w:space="0" w:color="000000"/>
              <w:bottom w:val="nil"/>
            </w:tcBorders>
            <w:vAlign w:val="bottom"/>
          </w:tcPr>
          <w:p w14:paraId="0000011C" w14:textId="77777777" w:rsidR="00E70473" w:rsidRDefault="00000000">
            <w:pPr>
              <w:jc w:val="center"/>
              <w:rPr>
                <w:color w:val="000000"/>
                <w:sz w:val="22"/>
                <w:szCs w:val="22"/>
              </w:rPr>
            </w:pPr>
            <w:r>
              <w:rPr>
                <w:color w:val="000000"/>
                <w:sz w:val="22"/>
                <w:szCs w:val="22"/>
              </w:rPr>
              <w:t>1.004</w:t>
            </w:r>
          </w:p>
        </w:tc>
        <w:tc>
          <w:tcPr>
            <w:tcW w:w="711" w:type="dxa"/>
            <w:tcBorders>
              <w:top w:val="single" w:sz="4" w:space="0" w:color="000000"/>
              <w:bottom w:val="nil"/>
            </w:tcBorders>
            <w:vAlign w:val="bottom"/>
          </w:tcPr>
          <w:p w14:paraId="0000011D" w14:textId="77777777" w:rsidR="00E70473" w:rsidRDefault="00000000">
            <w:pPr>
              <w:jc w:val="center"/>
              <w:rPr>
                <w:color w:val="000000"/>
                <w:sz w:val="22"/>
                <w:szCs w:val="22"/>
              </w:rPr>
            </w:pPr>
            <w:r>
              <w:rPr>
                <w:color w:val="000000"/>
                <w:sz w:val="22"/>
                <w:szCs w:val="22"/>
              </w:rPr>
              <w:t>0.999</w:t>
            </w:r>
          </w:p>
        </w:tc>
        <w:tc>
          <w:tcPr>
            <w:tcW w:w="711" w:type="dxa"/>
            <w:tcBorders>
              <w:top w:val="single" w:sz="4" w:space="0" w:color="000000"/>
              <w:bottom w:val="nil"/>
            </w:tcBorders>
            <w:vAlign w:val="bottom"/>
          </w:tcPr>
          <w:p w14:paraId="0000011E" w14:textId="77777777" w:rsidR="00E70473" w:rsidRDefault="00000000">
            <w:pPr>
              <w:jc w:val="center"/>
              <w:rPr>
                <w:color w:val="000000"/>
                <w:sz w:val="22"/>
                <w:szCs w:val="22"/>
              </w:rPr>
            </w:pPr>
            <w:r>
              <w:rPr>
                <w:color w:val="000000"/>
                <w:sz w:val="22"/>
                <w:szCs w:val="22"/>
              </w:rPr>
              <w:t>1.008</w:t>
            </w:r>
          </w:p>
        </w:tc>
        <w:tc>
          <w:tcPr>
            <w:tcW w:w="711" w:type="dxa"/>
            <w:vMerge w:val="restart"/>
            <w:tcBorders>
              <w:top w:val="single" w:sz="4" w:space="0" w:color="000000"/>
              <w:bottom w:val="nil"/>
            </w:tcBorders>
            <w:vAlign w:val="bottom"/>
          </w:tcPr>
          <w:p w14:paraId="0000011F" w14:textId="77777777" w:rsidR="00E70473" w:rsidRDefault="00000000">
            <w:pPr>
              <w:jc w:val="center"/>
              <w:rPr>
                <w:sz w:val="22"/>
                <w:szCs w:val="22"/>
              </w:rPr>
            </w:pPr>
            <w:r>
              <w:rPr>
                <w:sz w:val="22"/>
                <w:szCs w:val="22"/>
              </w:rPr>
              <w:t>0.000</w:t>
            </w:r>
          </w:p>
        </w:tc>
        <w:tc>
          <w:tcPr>
            <w:tcW w:w="798" w:type="dxa"/>
            <w:vMerge w:val="restart"/>
            <w:tcBorders>
              <w:top w:val="single" w:sz="4" w:space="0" w:color="000000"/>
              <w:bottom w:val="nil"/>
            </w:tcBorders>
            <w:vAlign w:val="bottom"/>
          </w:tcPr>
          <w:p w14:paraId="00000120" w14:textId="77777777" w:rsidR="00E70473" w:rsidRDefault="00000000">
            <w:pPr>
              <w:jc w:val="center"/>
              <w:rPr>
                <w:sz w:val="22"/>
                <w:szCs w:val="22"/>
              </w:rPr>
            </w:pPr>
            <w:r>
              <w:rPr>
                <w:sz w:val="22"/>
                <w:szCs w:val="22"/>
              </w:rPr>
              <w:t>0.001</w:t>
            </w:r>
          </w:p>
        </w:tc>
        <w:tc>
          <w:tcPr>
            <w:tcW w:w="1134" w:type="dxa"/>
            <w:vMerge w:val="restart"/>
            <w:tcBorders>
              <w:top w:val="single" w:sz="4" w:space="0" w:color="000000"/>
              <w:bottom w:val="nil"/>
            </w:tcBorders>
            <w:vAlign w:val="bottom"/>
          </w:tcPr>
          <w:p w14:paraId="00000121" w14:textId="77777777" w:rsidR="00E70473" w:rsidRDefault="00000000">
            <w:pPr>
              <w:jc w:val="center"/>
              <w:rPr>
                <w:sz w:val="22"/>
                <w:szCs w:val="22"/>
              </w:rPr>
            </w:pPr>
            <w:r>
              <w:rPr>
                <w:color w:val="000000"/>
                <w:sz w:val="22"/>
                <w:szCs w:val="22"/>
              </w:rPr>
              <w:t>0.150</w:t>
            </w:r>
          </w:p>
        </w:tc>
        <w:tc>
          <w:tcPr>
            <w:tcW w:w="240" w:type="dxa"/>
          </w:tcPr>
          <w:p w14:paraId="00000122" w14:textId="77777777" w:rsidR="00E70473" w:rsidRDefault="00E70473">
            <w:pPr>
              <w:rPr>
                <w:sz w:val="22"/>
                <w:szCs w:val="22"/>
              </w:rPr>
            </w:pPr>
          </w:p>
        </w:tc>
      </w:tr>
      <w:tr w:rsidR="00E70473" w14:paraId="453747F9" w14:textId="77777777">
        <w:trPr>
          <w:trHeight w:val="290"/>
        </w:trPr>
        <w:tc>
          <w:tcPr>
            <w:tcW w:w="1365" w:type="dxa"/>
            <w:vMerge/>
            <w:tcBorders>
              <w:top w:val="single" w:sz="4" w:space="0" w:color="000000"/>
              <w:bottom w:val="nil"/>
            </w:tcBorders>
            <w:vAlign w:val="bottom"/>
          </w:tcPr>
          <w:p w14:paraId="00000123" w14:textId="77777777" w:rsidR="00E70473" w:rsidRDefault="00E70473">
            <w:pPr>
              <w:widowControl w:val="0"/>
              <w:pBdr>
                <w:top w:val="nil"/>
                <w:left w:val="nil"/>
                <w:bottom w:val="nil"/>
                <w:right w:val="nil"/>
                <w:between w:val="nil"/>
              </w:pBdr>
              <w:spacing w:line="276" w:lineRule="auto"/>
              <w:rPr>
                <w:sz w:val="22"/>
                <w:szCs w:val="22"/>
              </w:rPr>
            </w:pPr>
          </w:p>
        </w:tc>
        <w:tc>
          <w:tcPr>
            <w:tcW w:w="1470" w:type="dxa"/>
            <w:tcBorders>
              <w:top w:val="nil"/>
              <w:bottom w:val="single" w:sz="4" w:space="0" w:color="000000"/>
            </w:tcBorders>
            <w:vAlign w:val="bottom"/>
          </w:tcPr>
          <w:p w14:paraId="00000124" w14:textId="77777777" w:rsidR="00E70473" w:rsidRDefault="00000000">
            <w:pPr>
              <w:rPr>
                <w:color w:val="000000"/>
                <w:sz w:val="22"/>
                <w:szCs w:val="22"/>
              </w:rPr>
            </w:pPr>
            <w:r>
              <w:rPr>
                <w:color w:val="000000"/>
                <w:sz w:val="22"/>
                <w:szCs w:val="22"/>
              </w:rPr>
              <w:t>Zero Inflation</w:t>
            </w:r>
          </w:p>
        </w:tc>
        <w:tc>
          <w:tcPr>
            <w:tcW w:w="709" w:type="dxa"/>
            <w:vMerge/>
            <w:tcBorders>
              <w:top w:val="single" w:sz="4" w:space="0" w:color="000000"/>
              <w:bottom w:val="nil"/>
            </w:tcBorders>
            <w:vAlign w:val="bottom"/>
          </w:tcPr>
          <w:p w14:paraId="00000125"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126"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21" w:type="dxa"/>
            <w:tcBorders>
              <w:top w:val="nil"/>
              <w:bottom w:val="single" w:sz="4" w:space="0" w:color="000000"/>
            </w:tcBorders>
            <w:vAlign w:val="bottom"/>
          </w:tcPr>
          <w:p w14:paraId="00000127" w14:textId="77777777" w:rsidR="00E70473" w:rsidRDefault="00000000">
            <w:pPr>
              <w:jc w:val="center"/>
              <w:rPr>
                <w:sz w:val="22"/>
                <w:szCs w:val="22"/>
              </w:rPr>
            </w:pPr>
            <w:r>
              <w:rPr>
                <w:sz w:val="22"/>
                <w:szCs w:val="22"/>
              </w:rPr>
              <w:t>-0.131</w:t>
            </w:r>
          </w:p>
        </w:tc>
        <w:tc>
          <w:tcPr>
            <w:tcW w:w="836" w:type="dxa"/>
            <w:tcBorders>
              <w:top w:val="nil"/>
              <w:bottom w:val="single" w:sz="4" w:space="0" w:color="000000"/>
            </w:tcBorders>
            <w:vAlign w:val="bottom"/>
          </w:tcPr>
          <w:p w14:paraId="00000128" w14:textId="77777777" w:rsidR="00E70473" w:rsidRDefault="00000000">
            <w:pPr>
              <w:jc w:val="center"/>
              <w:rPr>
                <w:sz w:val="22"/>
                <w:szCs w:val="22"/>
              </w:rPr>
            </w:pPr>
            <w:r>
              <w:rPr>
                <w:sz w:val="22"/>
                <w:szCs w:val="22"/>
              </w:rPr>
              <w:t>0.453</w:t>
            </w:r>
          </w:p>
        </w:tc>
        <w:tc>
          <w:tcPr>
            <w:tcW w:w="894" w:type="dxa"/>
            <w:tcBorders>
              <w:top w:val="nil"/>
              <w:bottom w:val="single" w:sz="4" w:space="0" w:color="000000"/>
            </w:tcBorders>
            <w:vAlign w:val="bottom"/>
          </w:tcPr>
          <w:p w14:paraId="00000129" w14:textId="77777777" w:rsidR="00E70473" w:rsidRDefault="00000000">
            <w:pPr>
              <w:jc w:val="center"/>
              <w:rPr>
                <w:sz w:val="22"/>
                <w:szCs w:val="22"/>
              </w:rPr>
            </w:pPr>
            <w:r>
              <w:rPr>
                <w:sz w:val="22"/>
                <w:szCs w:val="22"/>
              </w:rPr>
              <w:t>-0.473</w:t>
            </w:r>
          </w:p>
        </w:tc>
        <w:tc>
          <w:tcPr>
            <w:tcW w:w="851" w:type="dxa"/>
            <w:tcBorders>
              <w:top w:val="nil"/>
              <w:bottom w:val="single" w:sz="4" w:space="0" w:color="000000"/>
            </w:tcBorders>
            <w:vAlign w:val="bottom"/>
          </w:tcPr>
          <w:p w14:paraId="0000012A" w14:textId="77777777" w:rsidR="00E70473" w:rsidRDefault="00000000">
            <w:pPr>
              <w:jc w:val="center"/>
              <w:rPr>
                <w:sz w:val="22"/>
                <w:szCs w:val="22"/>
              </w:rPr>
            </w:pPr>
            <w:r>
              <w:rPr>
                <w:sz w:val="22"/>
                <w:szCs w:val="22"/>
              </w:rPr>
              <w:t>0.211</w:t>
            </w:r>
          </w:p>
        </w:tc>
        <w:tc>
          <w:tcPr>
            <w:tcW w:w="754" w:type="dxa"/>
            <w:tcBorders>
              <w:top w:val="nil"/>
              <w:bottom w:val="single" w:sz="4" w:space="0" w:color="000000"/>
            </w:tcBorders>
            <w:vAlign w:val="bottom"/>
          </w:tcPr>
          <w:p w14:paraId="0000012B" w14:textId="77777777" w:rsidR="00E70473" w:rsidRDefault="00000000">
            <w:pPr>
              <w:jc w:val="center"/>
              <w:rPr>
                <w:sz w:val="22"/>
                <w:szCs w:val="22"/>
              </w:rPr>
            </w:pPr>
            <w:r>
              <w:rPr>
                <w:sz w:val="22"/>
                <w:szCs w:val="22"/>
              </w:rPr>
              <w:t>0.997</w:t>
            </w:r>
          </w:p>
        </w:tc>
        <w:tc>
          <w:tcPr>
            <w:tcW w:w="711" w:type="dxa"/>
            <w:tcBorders>
              <w:top w:val="nil"/>
              <w:bottom w:val="single" w:sz="4" w:space="0" w:color="000000"/>
            </w:tcBorders>
            <w:vAlign w:val="bottom"/>
          </w:tcPr>
          <w:p w14:paraId="0000012C" w14:textId="77777777" w:rsidR="00E70473" w:rsidRDefault="00000000">
            <w:pPr>
              <w:jc w:val="center"/>
              <w:rPr>
                <w:sz w:val="22"/>
                <w:szCs w:val="22"/>
              </w:rPr>
            </w:pPr>
            <w:r>
              <w:rPr>
                <w:sz w:val="22"/>
                <w:szCs w:val="22"/>
              </w:rPr>
              <w:t>0.982</w:t>
            </w:r>
          </w:p>
        </w:tc>
        <w:tc>
          <w:tcPr>
            <w:tcW w:w="711" w:type="dxa"/>
            <w:tcBorders>
              <w:top w:val="nil"/>
              <w:bottom w:val="single" w:sz="4" w:space="0" w:color="000000"/>
            </w:tcBorders>
            <w:vAlign w:val="bottom"/>
          </w:tcPr>
          <w:p w14:paraId="0000012D" w14:textId="77777777" w:rsidR="00E70473" w:rsidRDefault="00000000">
            <w:pPr>
              <w:jc w:val="center"/>
              <w:rPr>
                <w:sz w:val="22"/>
                <w:szCs w:val="22"/>
              </w:rPr>
            </w:pPr>
            <w:r>
              <w:rPr>
                <w:sz w:val="22"/>
                <w:szCs w:val="22"/>
              </w:rPr>
              <w:t>1.012</w:t>
            </w:r>
          </w:p>
        </w:tc>
        <w:tc>
          <w:tcPr>
            <w:tcW w:w="711" w:type="dxa"/>
            <w:vMerge/>
            <w:tcBorders>
              <w:top w:val="single" w:sz="4" w:space="0" w:color="000000"/>
              <w:bottom w:val="nil"/>
            </w:tcBorders>
            <w:vAlign w:val="bottom"/>
          </w:tcPr>
          <w:p w14:paraId="0000012E" w14:textId="77777777" w:rsidR="00E70473" w:rsidRDefault="00E70473">
            <w:pPr>
              <w:widowControl w:val="0"/>
              <w:pBdr>
                <w:top w:val="nil"/>
                <w:left w:val="nil"/>
                <w:bottom w:val="nil"/>
                <w:right w:val="nil"/>
                <w:between w:val="nil"/>
              </w:pBdr>
              <w:spacing w:line="276" w:lineRule="auto"/>
              <w:rPr>
                <w:sz w:val="22"/>
                <w:szCs w:val="22"/>
              </w:rPr>
            </w:pPr>
          </w:p>
        </w:tc>
        <w:tc>
          <w:tcPr>
            <w:tcW w:w="798" w:type="dxa"/>
            <w:vMerge/>
            <w:tcBorders>
              <w:top w:val="single" w:sz="4" w:space="0" w:color="000000"/>
              <w:bottom w:val="nil"/>
            </w:tcBorders>
            <w:vAlign w:val="bottom"/>
          </w:tcPr>
          <w:p w14:paraId="0000012F" w14:textId="77777777" w:rsidR="00E70473" w:rsidRDefault="00E70473">
            <w:pPr>
              <w:widowControl w:val="0"/>
              <w:pBdr>
                <w:top w:val="nil"/>
                <w:left w:val="nil"/>
                <w:bottom w:val="nil"/>
                <w:right w:val="nil"/>
                <w:between w:val="nil"/>
              </w:pBdr>
              <w:spacing w:line="276" w:lineRule="auto"/>
              <w:rPr>
                <w:sz w:val="22"/>
                <w:szCs w:val="22"/>
              </w:rPr>
            </w:pPr>
          </w:p>
        </w:tc>
        <w:tc>
          <w:tcPr>
            <w:tcW w:w="1134" w:type="dxa"/>
            <w:vMerge/>
            <w:tcBorders>
              <w:top w:val="single" w:sz="4" w:space="0" w:color="000000"/>
              <w:bottom w:val="nil"/>
            </w:tcBorders>
            <w:vAlign w:val="bottom"/>
          </w:tcPr>
          <w:p w14:paraId="00000130" w14:textId="77777777" w:rsidR="00E70473" w:rsidRDefault="00E70473">
            <w:pPr>
              <w:widowControl w:val="0"/>
              <w:pBdr>
                <w:top w:val="nil"/>
                <w:left w:val="nil"/>
                <w:bottom w:val="nil"/>
                <w:right w:val="nil"/>
                <w:between w:val="nil"/>
              </w:pBdr>
              <w:spacing w:line="276" w:lineRule="auto"/>
              <w:rPr>
                <w:sz w:val="22"/>
                <w:szCs w:val="22"/>
              </w:rPr>
            </w:pPr>
          </w:p>
        </w:tc>
        <w:tc>
          <w:tcPr>
            <w:tcW w:w="240" w:type="dxa"/>
          </w:tcPr>
          <w:p w14:paraId="00000131" w14:textId="77777777" w:rsidR="00E70473" w:rsidRDefault="00E70473">
            <w:pPr>
              <w:rPr>
                <w:sz w:val="22"/>
                <w:szCs w:val="22"/>
              </w:rPr>
            </w:pPr>
          </w:p>
        </w:tc>
      </w:tr>
      <w:tr w:rsidR="00E70473" w14:paraId="74D0F5E5" w14:textId="77777777">
        <w:trPr>
          <w:trHeight w:val="290"/>
        </w:trPr>
        <w:tc>
          <w:tcPr>
            <w:tcW w:w="1365" w:type="dxa"/>
            <w:tcBorders>
              <w:top w:val="single" w:sz="4" w:space="0" w:color="000000"/>
              <w:bottom w:val="single" w:sz="4" w:space="0" w:color="000000"/>
            </w:tcBorders>
            <w:vAlign w:val="bottom"/>
          </w:tcPr>
          <w:p w14:paraId="00000132" w14:textId="77777777" w:rsidR="00E70473" w:rsidRDefault="00000000">
            <w:pPr>
              <w:rPr>
                <w:color w:val="000000"/>
                <w:sz w:val="22"/>
                <w:szCs w:val="22"/>
              </w:rPr>
            </w:pPr>
            <w:r>
              <w:rPr>
                <w:color w:val="000000"/>
                <w:sz w:val="22"/>
                <w:szCs w:val="22"/>
              </w:rPr>
              <w:t>Urbanization (Within City)</w:t>
            </w:r>
          </w:p>
        </w:tc>
        <w:tc>
          <w:tcPr>
            <w:tcW w:w="1470" w:type="dxa"/>
            <w:tcBorders>
              <w:top w:val="single" w:sz="4" w:space="0" w:color="000000"/>
              <w:bottom w:val="single" w:sz="4" w:space="0" w:color="000000"/>
            </w:tcBorders>
            <w:vAlign w:val="bottom"/>
          </w:tcPr>
          <w:p w14:paraId="00000133" w14:textId="77777777" w:rsidR="00E70473" w:rsidRDefault="00000000">
            <w:pPr>
              <w:rPr>
                <w:color w:val="000000"/>
                <w:sz w:val="22"/>
                <w:szCs w:val="22"/>
              </w:rPr>
            </w:pPr>
            <w:r>
              <w:rPr>
                <w:color w:val="000000"/>
                <w:sz w:val="22"/>
                <w:szCs w:val="22"/>
              </w:rPr>
              <w:t xml:space="preserve">No. </w:t>
            </w:r>
            <w:proofErr w:type="spellStart"/>
            <w:r>
              <w:rPr>
                <w:color w:val="000000"/>
                <w:sz w:val="22"/>
                <w:szCs w:val="22"/>
              </w:rPr>
              <w:t>Behaviours</w:t>
            </w:r>
            <w:proofErr w:type="spellEnd"/>
          </w:p>
        </w:tc>
        <w:tc>
          <w:tcPr>
            <w:tcW w:w="709" w:type="dxa"/>
            <w:tcBorders>
              <w:top w:val="single" w:sz="4" w:space="0" w:color="000000"/>
              <w:bottom w:val="single" w:sz="4" w:space="0" w:color="000000"/>
            </w:tcBorders>
            <w:vAlign w:val="bottom"/>
          </w:tcPr>
          <w:p w14:paraId="00000134" w14:textId="77777777" w:rsidR="00E70473" w:rsidRDefault="00000000">
            <w:pPr>
              <w:jc w:val="center"/>
              <w:rPr>
                <w:color w:val="000000"/>
                <w:sz w:val="22"/>
                <w:szCs w:val="22"/>
              </w:rPr>
            </w:pPr>
            <w:r>
              <w:rPr>
                <w:color w:val="000000"/>
                <w:sz w:val="22"/>
                <w:szCs w:val="22"/>
              </w:rPr>
              <w:t>220</w:t>
            </w:r>
          </w:p>
        </w:tc>
        <w:tc>
          <w:tcPr>
            <w:tcW w:w="851" w:type="dxa"/>
            <w:tcBorders>
              <w:top w:val="single" w:sz="4" w:space="0" w:color="000000"/>
              <w:bottom w:val="single" w:sz="4" w:space="0" w:color="000000"/>
            </w:tcBorders>
            <w:vAlign w:val="bottom"/>
          </w:tcPr>
          <w:p w14:paraId="00000135" w14:textId="77777777" w:rsidR="00E70473" w:rsidRDefault="00000000">
            <w:pPr>
              <w:jc w:val="center"/>
              <w:rPr>
                <w:color w:val="000000"/>
                <w:sz w:val="22"/>
                <w:szCs w:val="22"/>
              </w:rPr>
            </w:pPr>
            <w:r>
              <w:rPr>
                <w:color w:val="000000"/>
                <w:sz w:val="22"/>
                <w:szCs w:val="22"/>
              </w:rPr>
              <w:t>695.9</w:t>
            </w:r>
          </w:p>
        </w:tc>
        <w:tc>
          <w:tcPr>
            <w:tcW w:w="821" w:type="dxa"/>
            <w:tcBorders>
              <w:top w:val="single" w:sz="4" w:space="0" w:color="000000"/>
              <w:bottom w:val="single" w:sz="4" w:space="0" w:color="000000"/>
            </w:tcBorders>
            <w:vAlign w:val="bottom"/>
          </w:tcPr>
          <w:p w14:paraId="00000136" w14:textId="77777777" w:rsidR="00E70473" w:rsidRDefault="00000000">
            <w:pPr>
              <w:jc w:val="center"/>
              <w:rPr>
                <w:color w:val="000000"/>
                <w:sz w:val="22"/>
                <w:szCs w:val="22"/>
              </w:rPr>
            </w:pPr>
            <w:r>
              <w:rPr>
                <w:color w:val="000000"/>
                <w:sz w:val="22"/>
                <w:szCs w:val="22"/>
              </w:rPr>
              <w:t>0.114</w:t>
            </w:r>
          </w:p>
        </w:tc>
        <w:tc>
          <w:tcPr>
            <w:tcW w:w="836" w:type="dxa"/>
            <w:tcBorders>
              <w:top w:val="single" w:sz="4" w:space="0" w:color="000000"/>
              <w:bottom w:val="single" w:sz="4" w:space="0" w:color="000000"/>
            </w:tcBorders>
            <w:vAlign w:val="bottom"/>
          </w:tcPr>
          <w:p w14:paraId="00000137" w14:textId="77777777" w:rsidR="00E70473" w:rsidRDefault="00000000">
            <w:pPr>
              <w:jc w:val="center"/>
              <w:rPr>
                <w:color w:val="000000"/>
                <w:sz w:val="22"/>
                <w:szCs w:val="22"/>
              </w:rPr>
            </w:pPr>
            <w:r>
              <w:rPr>
                <w:color w:val="000000"/>
                <w:sz w:val="22"/>
                <w:szCs w:val="22"/>
              </w:rPr>
              <w:t>0.012</w:t>
            </w:r>
          </w:p>
        </w:tc>
        <w:tc>
          <w:tcPr>
            <w:tcW w:w="894" w:type="dxa"/>
            <w:tcBorders>
              <w:top w:val="single" w:sz="4" w:space="0" w:color="000000"/>
              <w:bottom w:val="single" w:sz="4" w:space="0" w:color="000000"/>
            </w:tcBorders>
            <w:vAlign w:val="bottom"/>
          </w:tcPr>
          <w:p w14:paraId="00000138" w14:textId="77777777" w:rsidR="00E70473" w:rsidRDefault="00000000">
            <w:pPr>
              <w:jc w:val="center"/>
              <w:rPr>
                <w:color w:val="000000"/>
                <w:sz w:val="22"/>
                <w:szCs w:val="22"/>
              </w:rPr>
            </w:pPr>
            <w:r>
              <w:rPr>
                <w:color w:val="000000"/>
                <w:sz w:val="22"/>
                <w:szCs w:val="22"/>
              </w:rPr>
              <w:t>0.026</w:t>
            </w:r>
          </w:p>
        </w:tc>
        <w:tc>
          <w:tcPr>
            <w:tcW w:w="851" w:type="dxa"/>
            <w:tcBorders>
              <w:top w:val="single" w:sz="4" w:space="0" w:color="000000"/>
              <w:bottom w:val="single" w:sz="4" w:space="0" w:color="000000"/>
            </w:tcBorders>
            <w:vAlign w:val="bottom"/>
          </w:tcPr>
          <w:p w14:paraId="00000139" w14:textId="77777777" w:rsidR="00E70473" w:rsidRDefault="00000000">
            <w:pPr>
              <w:jc w:val="center"/>
              <w:rPr>
                <w:color w:val="000000"/>
                <w:sz w:val="22"/>
                <w:szCs w:val="22"/>
              </w:rPr>
            </w:pPr>
            <w:r>
              <w:rPr>
                <w:color w:val="000000"/>
                <w:sz w:val="22"/>
                <w:szCs w:val="22"/>
              </w:rPr>
              <w:t>0.203</w:t>
            </w:r>
          </w:p>
        </w:tc>
        <w:tc>
          <w:tcPr>
            <w:tcW w:w="754" w:type="dxa"/>
            <w:tcBorders>
              <w:top w:val="single" w:sz="4" w:space="0" w:color="000000"/>
              <w:bottom w:val="single" w:sz="4" w:space="0" w:color="000000"/>
            </w:tcBorders>
            <w:vAlign w:val="bottom"/>
          </w:tcPr>
          <w:p w14:paraId="0000013A" w14:textId="77777777" w:rsidR="00E70473" w:rsidRDefault="00000000">
            <w:pPr>
              <w:jc w:val="center"/>
              <w:rPr>
                <w:color w:val="000000"/>
                <w:sz w:val="22"/>
                <w:szCs w:val="22"/>
              </w:rPr>
            </w:pPr>
            <w:r>
              <w:rPr>
                <w:color w:val="000000"/>
                <w:sz w:val="22"/>
                <w:szCs w:val="22"/>
              </w:rPr>
              <w:t>1.004</w:t>
            </w:r>
          </w:p>
        </w:tc>
        <w:tc>
          <w:tcPr>
            <w:tcW w:w="711" w:type="dxa"/>
            <w:tcBorders>
              <w:top w:val="single" w:sz="4" w:space="0" w:color="000000"/>
              <w:bottom w:val="single" w:sz="4" w:space="0" w:color="000000"/>
            </w:tcBorders>
            <w:vAlign w:val="bottom"/>
          </w:tcPr>
          <w:p w14:paraId="0000013B" w14:textId="77777777" w:rsidR="00E70473" w:rsidRDefault="00000000">
            <w:pPr>
              <w:jc w:val="center"/>
              <w:rPr>
                <w:color w:val="000000"/>
                <w:sz w:val="22"/>
                <w:szCs w:val="22"/>
              </w:rPr>
            </w:pPr>
            <w:r>
              <w:rPr>
                <w:color w:val="000000"/>
                <w:sz w:val="22"/>
                <w:szCs w:val="22"/>
              </w:rPr>
              <w:t>1.001</w:t>
            </w:r>
          </w:p>
        </w:tc>
        <w:tc>
          <w:tcPr>
            <w:tcW w:w="711" w:type="dxa"/>
            <w:tcBorders>
              <w:top w:val="single" w:sz="4" w:space="0" w:color="000000"/>
              <w:bottom w:val="single" w:sz="4" w:space="0" w:color="000000"/>
            </w:tcBorders>
            <w:vAlign w:val="bottom"/>
          </w:tcPr>
          <w:p w14:paraId="0000013C" w14:textId="77777777" w:rsidR="00E70473" w:rsidRDefault="00000000">
            <w:pPr>
              <w:jc w:val="center"/>
              <w:rPr>
                <w:color w:val="000000"/>
                <w:sz w:val="22"/>
                <w:szCs w:val="22"/>
              </w:rPr>
            </w:pPr>
            <w:r>
              <w:rPr>
                <w:color w:val="000000"/>
                <w:sz w:val="22"/>
                <w:szCs w:val="22"/>
              </w:rPr>
              <w:t>1.007</w:t>
            </w:r>
          </w:p>
        </w:tc>
        <w:tc>
          <w:tcPr>
            <w:tcW w:w="711" w:type="dxa"/>
            <w:tcBorders>
              <w:top w:val="single" w:sz="4" w:space="0" w:color="000000"/>
              <w:bottom w:val="single" w:sz="4" w:space="0" w:color="000000"/>
            </w:tcBorders>
            <w:vAlign w:val="bottom"/>
          </w:tcPr>
          <w:p w14:paraId="0000013D" w14:textId="77777777" w:rsidR="00E70473" w:rsidRDefault="00000000">
            <w:pPr>
              <w:jc w:val="center"/>
              <w:rPr>
                <w:sz w:val="22"/>
                <w:szCs w:val="22"/>
              </w:rPr>
            </w:pPr>
            <w:r>
              <w:rPr>
                <w:sz w:val="22"/>
                <w:szCs w:val="22"/>
              </w:rPr>
              <w:t>NA</w:t>
            </w:r>
          </w:p>
        </w:tc>
        <w:tc>
          <w:tcPr>
            <w:tcW w:w="798" w:type="dxa"/>
            <w:tcBorders>
              <w:top w:val="single" w:sz="4" w:space="0" w:color="000000"/>
              <w:bottom w:val="single" w:sz="4" w:space="0" w:color="000000"/>
            </w:tcBorders>
            <w:vAlign w:val="bottom"/>
          </w:tcPr>
          <w:p w14:paraId="0000013E" w14:textId="77777777" w:rsidR="00E70473" w:rsidRDefault="00000000">
            <w:pPr>
              <w:jc w:val="center"/>
              <w:rPr>
                <w:sz w:val="22"/>
                <w:szCs w:val="22"/>
              </w:rPr>
            </w:pPr>
            <w:r>
              <w:rPr>
                <w:sz w:val="22"/>
                <w:szCs w:val="22"/>
              </w:rPr>
              <w:t>NA</w:t>
            </w:r>
          </w:p>
        </w:tc>
        <w:tc>
          <w:tcPr>
            <w:tcW w:w="1134" w:type="dxa"/>
            <w:tcBorders>
              <w:top w:val="single" w:sz="4" w:space="0" w:color="000000"/>
              <w:bottom w:val="single" w:sz="4" w:space="0" w:color="000000"/>
            </w:tcBorders>
            <w:vAlign w:val="bottom"/>
          </w:tcPr>
          <w:p w14:paraId="0000013F" w14:textId="77777777" w:rsidR="00E70473" w:rsidRDefault="00000000">
            <w:pPr>
              <w:jc w:val="center"/>
              <w:rPr>
                <w:sz w:val="22"/>
                <w:szCs w:val="22"/>
              </w:rPr>
            </w:pPr>
            <w:r>
              <w:rPr>
                <w:color w:val="000000"/>
                <w:sz w:val="22"/>
                <w:szCs w:val="22"/>
              </w:rPr>
              <w:t>0.015</w:t>
            </w:r>
          </w:p>
        </w:tc>
        <w:tc>
          <w:tcPr>
            <w:tcW w:w="240" w:type="dxa"/>
          </w:tcPr>
          <w:p w14:paraId="00000140" w14:textId="77777777" w:rsidR="00E70473" w:rsidRDefault="00E70473">
            <w:pPr>
              <w:rPr>
                <w:sz w:val="22"/>
                <w:szCs w:val="22"/>
              </w:rPr>
            </w:pPr>
          </w:p>
        </w:tc>
      </w:tr>
      <w:tr w:rsidR="00E70473" w14:paraId="0F763540" w14:textId="77777777">
        <w:trPr>
          <w:trHeight w:val="290"/>
        </w:trPr>
        <w:tc>
          <w:tcPr>
            <w:tcW w:w="1365" w:type="dxa"/>
            <w:tcBorders>
              <w:top w:val="single" w:sz="4" w:space="0" w:color="000000"/>
              <w:bottom w:val="single" w:sz="4" w:space="0" w:color="000000"/>
            </w:tcBorders>
            <w:vAlign w:val="bottom"/>
          </w:tcPr>
          <w:p w14:paraId="00000141" w14:textId="77777777" w:rsidR="00E70473" w:rsidRDefault="00000000">
            <w:pPr>
              <w:rPr>
                <w:color w:val="000000"/>
                <w:sz w:val="22"/>
                <w:szCs w:val="22"/>
              </w:rPr>
            </w:pPr>
            <w:r>
              <w:rPr>
                <w:color w:val="000000"/>
                <w:sz w:val="22"/>
                <w:szCs w:val="22"/>
              </w:rPr>
              <w:t>Urbanization (Within City)</w:t>
            </w:r>
          </w:p>
        </w:tc>
        <w:tc>
          <w:tcPr>
            <w:tcW w:w="1470" w:type="dxa"/>
            <w:tcBorders>
              <w:top w:val="single" w:sz="4" w:space="0" w:color="000000"/>
              <w:bottom w:val="single" w:sz="4" w:space="0" w:color="000000"/>
            </w:tcBorders>
            <w:vAlign w:val="bottom"/>
          </w:tcPr>
          <w:p w14:paraId="00000142" w14:textId="77777777" w:rsidR="00E70473" w:rsidRDefault="00000000">
            <w:pPr>
              <w:rPr>
                <w:color w:val="000000"/>
                <w:sz w:val="22"/>
                <w:szCs w:val="22"/>
              </w:rPr>
            </w:pPr>
            <w:r>
              <w:rPr>
                <w:color w:val="000000"/>
                <w:sz w:val="22"/>
                <w:szCs w:val="22"/>
              </w:rPr>
              <w:t>Escape Gait</w:t>
            </w:r>
          </w:p>
        </w:tc>
        <w:tc>
          <w:tcPr>
            <w:tcW w:w="709" w:type="dxa"/>
            <w:tcBorders>
              <w:top w:val="single" w:sz="4" w:space="0" w:color="000000"/>
              <w:bottom w:val="single" w:sz="4" w:space="0" w:color="000000"/>
            </w:tcBorders>
            <w:vAlign w:val="bottom"/>
          </w:tcPr>
          <w:p w14:paraId="00000143" w14:textId="77777777" w:rsidR="00E70473" w:rsidRDefault="00000000">
            <w:pPr>
              <w:jc w:val="center"/>
              <w:rPr>
                <w:color w:val="000000"/>
                <w:sz w:val="22"/>
                <w:szCs w:val="22"/>
              </w:rPr>
            </w:pPr>
            <w:r>
              <w:rPr>
                <w:color w:val="000000"/>
                <w:sz w:val="22"/>
                <w:szCs w:val="22"/>
              </w:rPr>
              <w:t>996</w:t>
            </w:r>
          </w:p>
        </w:tc>
        <w:tc>
          <w:tcPr>
            <w:tcW w:w="851" w:type="dxa"/>
            <w:tcBorders>
              <w:top w:val="single" w:sz="4" w:space="0" w:color="000000"/>
              <w:bottom w:val="single" w:sz="4" w:space="0" w:color="000000"/>
            </w:tcBorders>
            <w:vAlign w:val="bottom"/>
          </w:tcPr>
          <w:p w14:paraId="00000144" w14:textId="77777777" w:rsidR="00E70473" w:rsidRDefault="00000000">
            <w:pPr>
              <w:jc w:val="center"/>
              <w:rPr>
                <w:color w:val="000000"/>
                <w:sz w:val="22"/>
                <w:szCs w:val="22"/>
              </w:rPr>
            </w:pPr>
            <w:r>
              <w:rPr>
                <w:color w:val="000000"/>
                <w:sz w:val="22"/>
                <w:szCs w:val="22"/>
              </w:rPr>
              <w:t>614.9</w:t>
            </w:r>
          </w:p>
        </w:tc>
        <w:tc>
          <w:tcPr>
            <w:tcW w:w="821" w:type="dxa"/>
            <w:tcBorders>
              <w:top w:val="single" w:sz="4" w:space="0" w:color="000000"/>
              <w:bottom w:val="single" w:sz="4" w:space="0" w:color="000000"/>
            </w:tcBorders>
            <w:vAlign w:val="bottom"/>
          </w:tcPr>
          <w:p w14:paraId="00000145" w14:textId="77777777" w:rsidR="00E70473" w:rsidRDefault="00000000">
            <w:pPr>
              <w:jc w:val="center"/>
              <w:rPr>
                <w:color w:val="000000"/>
                <w:sz w:val="22"/>
                <w:szCs w:val="22"/>
              </w:rPr>
            </w:pPr>
            <w:r>
              <w:rPr>
                <w:color w:val="000000"/>
                <w:sz w:val="22"/>
                <w:szCs w:val="22"/>
              </w:rPr>
              <w:t>0.136</w:t>
            </w:r>
          </w:p>
        </w:tc>
        <w:tc>
          <w:tcPr>
            <w:tcW w:w="836" w:type="dxa"/>
            <w:tcBorders>
              <w:top w:val="single" w:sz="4" w:space="0" w:color="000000"/>
              <w:bottom w:val="single" w:sz="4" w:space="0" w:color="000000"/>
            </w:tcBorders>
            <w:vAlign w:val="bottom"/>
          </w:tcPr>
          <w:p w14:paraId="00000146" w14:textId="77777777" w:rsidR="00E70473" w:rsidRDefault="00000000">
            <w:pPr>
              <w:jc w:val="center"/>
              <w:rPr>
                <w:color w:val="000000"/>
                <w:sz w:val="22"/>
                <w:szCs w:val="22"/>
              </w:rPr>
            </w:pPr>
            <w:r>
              <w:rPr>
                <w:color w:val="000000"/>
                <w:sz w:val="22"/>
                <w:szCs w:val="22"/>
              </w:rPr>
              <w:t>0.335</w:t>
            </w:r>
          </w:p>
        </w:tc>
        <w:tc>
          <w:tcPr>
            <w:tcW w:w="894" w:type="dxa"/>
            <w:tcBorders>
              <w:top w:val="single" w:sz="4" w:space="0" w:color="000000"/>
              <w:bottom w:val="single" w:sz="4" w:space="0" w:color="000000"/>
            </w:tcBorders>
            <w:vAlign w:val="bottom"/>
          </w:tcPr>
          <w:p w14:paraId="00000147" w14:textId="77777777" w:rsidR="00E70473" w:rsidRDefault="00000000">
            <w:pPr>
              <w:jc w:val="center"/>
              <w:rPr>
                <w:color w:val="000000"/>
                <w:sz w:val="22"/>
                <w:szCs w:val="22"/>
              </w:rPr>
            </w:pPr>
            <w:r>
              <w:rPr>
                <w:color w:val="000000"/>
                <w:sz w:val="22"/>
                <w:szCs w:val="22"/>
              </w:rPr>
              <w:t>-0.141</w:t>
            </w:r>
          </w:p>
        </w:tc>
        <w:tc>
          <w:tcPr>
            <w:tcW w:w="851" w:type="dxa"/>
            <w:tcBorders>
              <w:top w:val="single" w:sz="4" w:space="0" w:color="000000"/>
              <w:bottom w:val="single" w:sz="4" w:space="0" w:color="000000"/>
            </w:tcBorders>
            <w:vAlign w:val="bottom"/>
          </w:tcPr>
          <w:p w14:paraId="00000148" w14:textId="77777777" w:rsidR="00E70473" w:rsidRDefault="00000000">
            <w:pPr>
              <w:jc w:val="center"/>
              <w:rPr>
                <w:color w:val="000000"/>
                <w:sz w:val="22"/>
                <w:szCs w:val="22"/>
              </w:rPr>
            </w:pPr>
            <w:r>
              <w:rPr>
                <w:color w:val="000000"/>
                <w:sz w:val="22"/>
                <w:szCs w:val="22"/>
              </w:rPr>
              <w:t>0.413</w:t>
            </w:r>
          </w:p>
        </w:tc>
        <w:tc>
          <w:tcPr>
            <w:tcW w:w="754" w:type="dxa"/>
            <w:tcBorders>
              <w:top w:val="single" w:sz="4" w:space="0" w:color="000000"/>
              <w:bottom w:val="single" w:sz="4" w:space="0" w:color="000000"/>
            </w:tcBorders>
            <w:vAlign w:val="bottom"/>
          </w:tcPr>
          <w:p w14:paraId="00000149" w14:textId="77777777" w:rsidR="00E70473" w:rsidRDefault="00000000">
            <w:pPr>
              <w:jc w:val="center"/>
              <w:rPr>
                <w:color w:val="000000"/>
                <w:sz w:val="22"/>
                <w:szCs w:val="22"/>
              </w:rPr>
            </w:pPr>
            <w:r>
              <w:rPr>
                <w:color w:val="000000"/>
                <w:sz w:val="22"/>
                <w:szCs w:val="22"/>
              </w:rPr>
              <w:t>1.006</w:t>
            </w:r>
          </w:p>
        </w:tc>
        <w:tc>
          <w:tcPr>
            <w:tcW w:w="711" w:type="dxa"/>
            <w:tcBorders>
              <w:top w:val="single" w:sz="4" w:space="0" w:color="000000"/>
              <w:bottom w:val="single" w:sz="4" w:space="0" w:color="000000"/>
            </w:tcBorders>
            <w:vAlign w:val="bottom"/>
          </w:tcPr>
          <w:p w14:paraId="0000014A" w14:textId="77777777" w:rsidR="00E70473" w:rsidRDefault="00000000">
            <w:pPr>
              <w:jc w:val="center"/>
              <w:rPr>
                <w:color w:val="000000"/>
                <w:sz w:val="22"/>
                <w:szCs w:val="22"/>
              </w:rPr>
            </w:pPr>
            <w:r>
              <w:rPr>
                <w:color w:val="000000"/>
                <w:sz w:val="22"/>
                <w:szCs w:val="22"/>
              </w:rPr>
              <w:t>0.994</w:t>
            </w:r>
          </w:p>
        </w:tc>
        <w:tc>
          <w:tcPr>
            <w:tcW w:w="711" w:type="dxa"/>
            <w:tcBorders>
              <w:top w:val="single" w:sz="4" w:space="0" w:color="000000"/>
              <w:bottom w:val="single" w:sz="4" w:space="0" w:color="000000"/>
            </w:tcBorders>
            <w:vAlign w:val="bottom"/>
          </w:tcPr>
          <w:p w14:paraId="0000014B" w14:textId="77777777" w:rsidR="00E70473" w:rsidRDefault="00000000">
            <w:pPr>
              <w:jc w:val="center"/>
              <w:rPr>
                <w:color w:val="000000"/>
                <w:sz w:val="22"/>
                <w:szCs w:val="22"/>
              </w:rPr>
            </w:pPr>
            <w:r>
              <w:rPr>
                <w:color w:val="000000"/>
                <w:sz w:val="22"/>
                <w:szCs w:val="22"/>
              </w:rPr>
              <w:t>1.017</w:t>
            </w:r>
          </w:p>
        </w:tc>
        <w:tc>
          <w:tcPr>
            <w:tcW w:w="711" w:type="dxa"/>
            <w:tcBorders>
              <w:top w:val="single" w:sz="4" w:space="0" w:color="000000"/>
              <w:bottom w:val="single" w:sz="4" w:space="0" w:color="000000"/>
            </w:tcBorders>
            <w:vAlign w:val="bottom"/>
          </w:tcPr>
          <w:p w14:paraId="0000014C" w14:textId="77777777" w:rsidR="00E70473" w:rsidRDefault="00000000">
            <w:pPr>
              <w:jc w:val="center"/>
              <w:rPr>
                <w:sz w:val="22"/>
                <w:szCs w:val="22"/>
              </w:rPr>
            </w:pPr>
            <w:r>
              <w:rPr>
                <w:sz w:val="22"/>
                <w:szCs w:val="22"/>
              </w:rPr>
              <w:t>0.005</w:t>
            </w:r>
          </w:p>
        </w:tc>
        <w:tc>
          <w:tcPr>
            <w:tcW w:w="798" w:type="dxa"/>
            <w:tcBorders>
              <w:top w:val="single" w:sz="4" w:space="0" w:color="000000"/>
              <w:bottom w:val="single" w:sz="4" w:space="0" w:color="000000"/>
            </w:tcBorders>
            <w:vAlign w:val="bottom"/>
          </w:tcPr>
          <w:p w14:paraId="0000014D" w14:textId="77777777" w:rsidR="00E70473" w:rsidRDefault="00000000">
            <w:pPr>
              <w:jc w:val="center"/>
              <w:rPr>
                <w:sz w:val="22"/>
                <w:szCs w:val="22"/>
              </w:rPr>
            </w:pPr>
            <w:r>
              <w:rPr>
                <w:sz w:val="22"/>
                <w:szCs w:val="22"/>
              </w:rPr>
              <w:t>0.056</w:t>
            </w:r>
          </w:p>
        </w:tc>
        <w:tc>
          <w:tcPr>
            <w:tcW w:w="1134" w:type="dxa"/>
            <w:tcBorders>
              <w:top w:val="single" w:sz="4" w:space="0" w:color="000000"/>
              <w:bottom w:val="single" w:sz="4" w:space="0" w:color="000000"/>
            </w:tcBorders>
            <w:vAlign w:val="bottom"/>
          </w:tcPr>
          <w:p w14:paraId="0000014E" w14:textId="77777777" w:rsidR="00E70473" w:rsidRDefault="00000000">
            <w:pPr>
              <w:jc w:val="center"/>
              <w:rPr>
                <w:sz w:val="22"/>
                <w:szCs w:val="22"/>
              </w:rPr>
            </w:pPr>
            <w:r>
              <w:rPr>
                <w:color w:val="000000"/>
                <w:sz w:val="22"/>
                <w:szCs w:val="22"/>
              </w:rPr>
              <w:t>0.346</w:t>
            </w:r>
          </w:p>
        </w:tc>
        <w:tc>
          <w:tcPr>
            <w:tcW w:w="240" w:type="dxa"/>
          </w:tcPr>
          <w:p w14:paraId="0000014F" w14:textId="77777777" w:rsidR="00E70473" w:rsidRDefault="00E70473">
            <w:pPr>
              <w:rPr>
                <w:sz w:val="22"/>
                <w:szCs w:val="22"/>
              </w:rPr>
            </w:pPr>
          </w:p>
        </w:tc>
      </w:tr>
      <w:tr w:rsidR="00E70473" w14:paraId="44E590D2" w14:textId="77777777">
        <w:trPr>
          <w:trHeight w:val="290"/>
        </w:trPr>
        <w:tc>
          <w:tcPr>
            <w:tcW w:w="1365" w:type="dxa"/>
            <w:tcBorders>
              <w:top w:val="single" w:sz="4" w:space="0" w:color="000000"/>
              <w:bottom w:val="single" w:sz="4" w:space="0" w:color="000000"/>
            </w:tcBorders>
            <w:vAlign w:val="bottom"/>
          </w:tcPr>
          <w:p w14:paraId="00000150" w14:textId="77777777" w:rsidR="00E70473" w:rsidRDefault="00000000">
            <w:pPr>
              <w:rPr>
                <w:color w:val="000000"/>
                <w:sz w:val="22"/>
                <w:szCs w:val="22"/>
              </w:rPr>
            </w:pPr>
            <w:r>
              <w:rPr>
                <w:color w:val="000000"/>
                <w:sz w:val="22"/>
                <w:szCs w:val="22"/>
              </w:rPr>
              <w:lastRenderedPageBreak/>
              <w:t>Urbanization (Within City)</w:t>
            </w:r>
          </w:p>
        </w:tc>
        <w:tc>
          <w:tcPr>
            <w:tcW w:w="1470" w:type="dxa"/>
            <w:tcBorders>
              <w:top w:val="single" w:sz="4" w:space="0" w:color="000000"/>
              <w:bottom w:val="single" w:sz="4" w:space="0" w:color="000000"/>
            </w:tcBorders>
            <w:vAlign w:val="bottom"/>
          </w:tcPr>
          <w:p w14:paraId="00000151" w14:textId="77777777" w:rsidR="00E70473" w:rsidRDefault="00000000">
            <w:pPr>
              <w:rPr>
                <w:color w:val="000000"/>
                <w:sz w:val="22"/>
                <w:szCs w:val="22"/>
              </w:rPr>
            </w:pPr>
            <w:r>
              <w:rPr>
                <w:color w:val="000000"/>
                <w:sz w:val="22"/>
                <w:szCs w:val="22"/>
              </w:rPr>
              <w:t>Solves</w:t>
            </w:r>
          </w:p>
        </w:tc>
        <w:tc>
          <w:tcPr>
            <w:tcW w:w="709" w:type="dxa"/>
            <w:tcBorders>
              <w:top w:val="single" w:sz="4" w:space="0" w:color="000000"/>
              <w:bottom w:val="single" w:sz="4" w:space="0" w:color="000000"/>
            </w:tcBorders>
            <w:vAlign w:val="bottom"/>
          </w:tcPr>
          <w:p w14:paraId="00000152" w14:textId="77777777" w:rsidR="00E70473" w:rsidRDefault="00000000">
            <w:pPr>
              <w:jc w:val="center"/>
              <w:rPr>
                <w:color w:val="000000"/>
                <w:sz w:val="22"/>
                <w:szCs w:val="22"/>
              </w:rPr>
            </w:pPr>
            <w:r>
              <w:rPr>
                <w:color w:val="000000"/>
                <w:sz w:val="22"/>
                <w:szCs w:val="22"/>
              </w:rPr>
              <w:t>996</w:t>
            </w:r>
          </w:p>
        </w:tc>
        <w:tc>
          <w:tcPr>
            <w:tcW w:w="851" w:type="dxa"/>
            <w:tcBorders>
              <w:top w:val="single" w:sz="4" w:space="0" w:color="000000"/>
              <w:bottom w:val="single" w:sz="4" w:space="0" w:color="000000"/>
            </w:tcBorders>
            <w:vAlign w:val="bottom"/>
          </w:tcPr>
          <w:p w14:paraId="00000153" w14:textId="77777777" w:rsidR="00E70473" w:rsidRDefault="00000000">
            <w:pPr>
              <w:jc w:val="center"/>
              <w:rPr>
                <w:color w:val="000000"/>
                <w:sz w:val="22"/>
                <w:szCs w:val="22"/>
              </w:rPr>
            </w:pPr>
            <w:r>
              <w:rPr>
                <w:color w:val="000000"/>
                <w:sz w:val="22"/>
                <w:szCs w:val="22"/>
              </w:rPr>
              <w:t>353.5</w:t>
            </w:r>
          </w:p>
        </w:tc>
        <w:tc>
          <w:tcPr>
            <w:tcW w:w="821" w:type="dxa"/>
            <w:tcBorders>
              <w:top w:val="single" w:sz="4" w:space="0" w:color="000000"/>
              <w:bottom w:val="single" w:sz="4" w:space="0" w:color="000000"/>
            </w:tcBorders>
            <w:vAlign w:val="bottom"/>
          </w:tcPr>
          <w:p w14:paraId="00000154" w14:textId="77777777" w:rsidR="00E70473" w:rsidRDefault="00000000">
            <w:pPr>
              <w:jc w:val="center"/>
              <w:rPr>
                <w:color w:val="000000"/>
                <w:sz w:val="22"/>
                <w:szCs w:val="22"/>
              </w:rPr>
            </w:pPr>
            <w:r>
              <w:rPr>
                <w:color w:val="000000"/>
                <w:sz w:val="22"/>
                <w:szCs w:val="22"/>
              </w:rPr>
              <w:t>0.596</w:t>
            </w:r>
          </w:p>
        </w:tc>
        <w:tc>
          <w:tcPr>
            <w:tcW w:w="836" w:type="dxa"/>
            <w:tcBorders>
              <w:top w:val="single" w:sz="4" w:space="0" w:color="000000"/>
              <w:bottom w:val="single" w:sz="4" w:space="0" w:color="000000"/>
            </w:tcBorders>
            <w:vAlign w:val="bottom"/>
          </w:tcPr>
          <w:p w14:paraId="00000155" w14:textId="77777777" w:rsidR="00E70473" w:rsidRDefault="00000000">
            <w:pPr>
              <w:jc w:val="center"/>
              <w:rPr>
                <w:color w:val="000000"/>
                <w:sz w:val="22"/>
                <w:szCs w:val="22"/>
              </w:rPr>
            </w:pPr>
            <w:r>
              <w:rPr>
                <w:color w:val="000000"/>
                <w:sz w:val="22"/>
                <w:szCs w:val="22"/>
              </w:rPr>
              <w:t>0.011</w:t>
            </w:r>
          </w:p>
        </w:tc>
        <w:tc>
          <w:tcPr>
            <w:tcW w:w="894" w:type="dxa"/>
            <w:tcBorders>
              <w:top w:val="single" w:sz="4" w:space="0" w:color="000000"/>
              <w:bottom w:val="single" w:sz="4" w:space="0" w:color="000000"/>
            </w:tcBorders>
            <w:vAlign w:val="bottom"/>
          </w:tcPr>
          <w:p w14:paraId="00000156" w14:textId="77777777" w:rsidR="00E70473" w:rsidRDefault="00000000">
            <w:pPr>
              <w:jc w:val="center"/>
              <w:rPr>
                <w:color w:val="000000"/>
                <w:sz w:val="22"/>
                <w:szCs w:val="22"/>
              </w:rPr>
            </w:pPr>
            <w:r>
              <w:rPr>
                <w:color w:val="000000"/>
                <w:sz w:val="22"/>
                <w:szCs w:val="22"/>
              </w:rPr>
              <w:t>0.135</w:t>
            </w:r>
          </w:p>
        </w:tc>
        <w:tc>
          <w:tcPr>
            <w:tcW w:w="851" w:type="dxa"/>
            <w:tcBorders>
              <w:top w:val="single" w:sz="4" w:space="0" w:color="000000"/>
              <w:bottom w:val="single" w:sz="4" w:space="0" w:color="000000"/>
            </w:tcBorders>
            <w:vAlign w:val="bottom"/>
          </w:tcPr>
          <w:p w14:paraId="00000157" w14:textId="77777777" w:rsidR="00E70473" w:rsidRDefault="00000000">
            <w:pPr>
              <w:jc w:val="center"/>
              <w:rPr>
                <w:color w:val="000000"/>
                <w:sz w:val="22"/>
                <w:szCs w:val="22"/>
              </w:rPr>
            </w:pPr>
            <w:r>
              <w:rPr>
                <w:color w:val="000000"/>
                <w:sz w:val="22"/>
                <w:szCs w:val="22"/>
              </w:rPr>
              <w:t>1.058</w:t>
            </w:r>
          </w:p>
        </w:tc>
        <w:tc>
          <w:tcPr>
            <w:tcW w:w="754" w:type="dxa"/>
            <w:tcBorders>
              <w:top w:val="single" w:sz="4" w:space="0" w:color="000000"/>
              <w:bottom w:val="single" w:sz="4" w:space="0" w:color="000000"/>
            </w:tcBorders>
            <w:vAlign w:val="bottom"/>
          </w:tcPr>
          <w:p w14:paraId="00000158" w14:textId="77777777" w:rsidR="00E70473" w:rsidRDefault="00000000">
            <w:pPr>
              <w:jc w:val="center"/>
              <w:rPr>
                <w:color w:val="000000"/>
                <w:sz w:val="22"/>
                <w:szCs w:val="22"/>
              </w:rPr>
            </w:pPr>
            <w:r>
              <w:rPr>
                <w:color w:val="000000"/>
                <w:sz w:val="22"/>
                <w:szCs w:val="22"/>
              </w:rPr>
              <w:t>1.025</w:t>
            </w:r>
          </w:p>
        </w:tc>
        <w:tc>
          <w:tcPr>
            <w:tcW w:w="711" w:type="dxa"/>
            <w:tcBorders>
              <w:top w:val="single" w:sz="4" w:space="0" w:color="000000"/>
              <w:bottom w:val="single" w:sz="4" w:space="0" w:color="000000"/>
            </w:tcBorders>
            <w:vAlign w:val="bottom"/>
          </w:tcPr>
          <w:p w14:paraId="00000159" w14:textId="77777777" w:rsidR="00E70473" w:rsidRDefault="00000000">
            <w:pPr>
              <w:jc w:val="center"/>
              <w:rPr>
                <w:color w:val="000000"/>
                <w:sz w:val="22"/>
                <w:szCs w:val="22"/>
              </w:rPr>
            </w:pPr>
            <w:r>
              <w:rPr>
                <w:color w:val="000000"/>
                <w:sz w:val="22"/>
                <w:szCs w:val="22"/>
              </w:rPr>
              <w:t>1.006</w:t>
            </w:r>
          </w:p>
        </w:tc>
        <w:tc>
          <w:tcPr>
            <w:tcW w:w="711" w:type="dxa"/>
            <w:tcBorders>
              <w:top w:val="single" w:sz="4" w:space="0" w:color="000000"/>
              <w:bottom w:val="single" w:sz="4" w:space="0" w:color="000000"/>
            </w:tcBorders>
            <w:vAlign w:val="bottom"/>
          </w:tcPr>
          <w:p w14:paraId="0000015A" w14:textId="77777777" w:rsidR="00E70473" w:rsidRDefault="00000000">
            <w:pPr>
              <w:jc w:val="center"/>
              <w:rPr>
                <w:color w:val="000000"/>
                <w:sz w:val="22"/>
                <w:szCs w:val="22"/>
              </w:rPr>
            </w:pPr>
            <w:r>
              <w:rPr>
                <w:color w:val="000000"/>
                <w:sz w:val="22"/>
                <w:szCs w:val="22"/>
              </w:rPr>
              <w:t>1.045</w:t>
            </w:r>
          </w:p>
        </w:tc>
        <w:tc>
          <w:tcPr>
            <w:tcW w:w="711" w:type="dxa"/>
            <w:tcBorders>
              <w:top w:val="single" w:sz="4" w:space="0" w:color="000000"/>
              <w:bottom w:val="single" w:sz="4" w:space="0" w:color="000000"/>
            </w:tcBorders>
            <w:vAlign w:val="bottom"/>
          </w:tcPr>
          <w:p w14:paraId="0000015B" w14:textId="77777777" w:rsidR="00E70473" w:rsidRDefault="00000000">
            <w:pPr>
              <w:jc w:val="center"/>
              <w:rPr>
                <w:sz w:val="22"/>
                <w:szCs w:val="22"/>
              </w:rPr>
            </w:pPr>
            <w:r>
              <w:rPr>
                <w:sz w:val="22"/>
                <w:szCs w:val="22"/>
              </w:rPr>
              <w:t>0.081</w:t>
            </w:r>
          </w:p>
        </w:tc>
        <w:tc>
          <w:tcPr>
            <w:tcW w:w="798" w:type="dxa"/>
            <w:tcBorders>
              <w:top w:val="single" w:sz="4" w:space="0" w:color="000000"/>
              <w:bottom w:val="single" w:sz="4" w:space="0" w:color="000000"/>
            </w:tcBorders>
            <w:vAlign w:val="bottom"/>
          </w:tcPr>
          <w:p w14:paraId="0000015C" w14:textId="77777777" w:rsidR="00E70473" w:rsidRDefault="00000000">
            <w:pPr>
              <w:jc w:val="center"/>
              <w:rPr>
                <w:sz w:val="22"/>
                <w:szCs w:val="22"/>
              </w:rPr>
            </w:pPr>
            <w:r>
              <w:rPr>
                <w:sz w:val="22"/>
                <w:szCs w:val="22"/>
              </w:rPr>
              <w:t>0.255</w:t>
            </w:r>
          </w:p>
        </w:tc>
        <w:tc>
          <w:tcPr>
            <w:tcW w:w="1134" w:type="dxa"/>
            <w:tcBorders>
              <w:top w:val="single" w:sz="4" w:space="0" w:color="000000"/>
              <w:bottom w:val="single" w:sz="4" w:space="0" w:color="000000"/>
            </w:tcBorders>
            <w:vAlign w:val="bottom"/>
          </w:tcPr>
          <w:p w14:paraId="0000015D" w14:textId="77777777" w:rsidR="00E70473" w:rsidRDefault="00000000">
            <w:pPr>
              <w:jc w:val="center"/>
              <w:rPr>
                <w:sz w:val="22"/>
                <w:szCs w:val="22"/>
              </w:rPr>
            </w:pPr>
            <w:r>
              <w:rPr>
                <w:color w:val="000000"/>
                <w:sz w:val="22"/>
                <w:szCs w:val="22"/>
              </w:rPr>
              <w:t>0.022</w:t>
            </w:r>
          </w:p>
        </w:tc>
        <w:tc>
          <w:tcPr>
            <w:tcW w:w="240" w:type="dxa"/>
          </w:tcPr>
          <w:p w14:paraId="0000015E" w14:textId="77777777" w:rsidR="00E70473" w:rsidRDefault="00E70473">
            <w:pPr>
              <w:rPr>
                <w:sz w:val="22"/>
                <w:szCs w:val="22"/>
              </w:rPr>
            </w:pPr>
          </w:p>
        </w:tc>
      </w:tr>
    </w:tbl>
    <w:p w14:paraId="0000015F" w14:textId="77777777" w:rsidR="00E70473" w:rsidRDefault="00000000">
      <w:pPr>
        <w:keepNext/>
        <w:pBdr>
          <w:top w:val="nil"/>
          <w:left w:val="nil"/>
          <w:bottom w:val="nil"/>
          <w:right w:val="nil"/>
          <w:between w:val="nil"/>
        </w:pBdr>
        <w:spacing w:before="240"/>
        <w:rPr>
          <w:color w:val="000000"/>
          <w:sz w:val="24"/>
          <w:szCs w:val="24"/>
        </w:rPr>
      </w:pPr>
      <w:r>
        <w:rPr>
          <w:b/>
          <w:color w:val="000000"/>
          <w:sz w:val="24"/>
          <w:szCs w:val="24"/>
        </w:rPr>
        <w:t>Table 2.</w:t>
      </w:r>
      <w:r>
        <w:rPr>
          <w:color w:val="000000"/>
          <w:sz w:val="24"/>
          <w:szCs w:val="24"/>
        </w:rPr>
        <w:t xml:space="preserve"> </w:t>
      </w:r>
      <w:r>
        <w:rPr>
          <w:b/>
          <w:color w:val="000000"/>
          <w:sz w:val="24"/>
          <w:szCs w:val="24"/>
        </w:rPr>
        <w:t xml:space="preserve">Influence of environmental and intrinsic factors on problem solving and related </w:t>
      </w:r>
      <w:proofErr w:type="spellStart"/>
      <w:r>
        <w:rPr>
          <w:b/>
          <w:color w:val="000000"/>
          <w:sz w:val="24"/>
          <w:szCs w:val="24"/>
        </w:rPr>
        <w:t>behaviours</w:t>
      </w:r>
      <w:proofErr w:type="spellEnd"/>
      <w:r>
        <w:rPr>
          <w:b/>
          <w:color w:val="000000"/>
          <w:sz w:val="24"/>
          <w:szCs w:val="24"/>
        </w:rPr>
        <w:t>.</w:t>
      </w:r>
      <w:r>
        <w:rPr>
          <w:color w:val="000000"/>
          <w:sz w:val="24"/>
          <w:szCs w:val="24"/>
        </w:rPr>
        <w:t xml:space="preserve"> Results for top models explaining variation in problem solving and constituent </w:t>
      </w:r>
      <w:proofErr w:type="spellStart"/>
      <w:r>
        <w:rPr>
          <w:color w:val="000000"/>
          <w:sz w:val="24"/>
          <w:szCs w:val="24"/>
        </w:rPr>
        <w:t>behaviours</w:t>
      </w:r>
      <w:proofErr w:type="spellEnd"/>
      <w:r>
        <w:rPr>
          <w:color w:val="000000"/>
          <w:sz w:val="24"/>
          <w:szCs w:val="24"/>
        </w:rPr>
        <w:t xml:space="preserve"> during events using intrinsic and extrinsic event factors in wild-living coyotes, 2024-2025. Metrics reported include sample size (N), Akaike Information Criterion (AIC), beta coefficient (B), P-value (P), effect size, upper and lower confidence intervals (CI) for beta coefficients and rate ratios and the P-value for a likelihood ratio test comparing the focal univariate model to a null (LRT).</w:t>
      </w:r>
    </w:p>
    <w:tbl>
      <w:tblPr>
        <w:tblStyle w:val="a0"/>
        <w:tblW w:w="12753" w:type="dxa"/>
        <w:tblBorders>
          <w:top w:val="single" w:sz="4" w:space="0" w:color="000000"/>
          <w:bottom w:val="single" w:sz="4" w:space="0" w:color="000000"/>
        </w:tblBorders>
        <w:tblLayout w:type="fixed"/>
        <w:tblLook w:val="0400" w:firstRow="0" w:lastRow="0" w:firstColumn="0" w:lastColumn="0" w:noHBand="0" w:noVBand="1"/>
      </w:tblPr>
      <w:tblGrid>
        <w:gridCol w:w="1271"/>
        <w:gridCol w:w="1559"/>
        <w:gridCol w:w="656"/>
        <w:gridCol w:w="904"/>
        <w:gridCol w:w="850"/>
        <w:gridCol w:w="851"/>
        <w:gridCol w:w="850"/>
        <w:gridCol w:w="851"/>
        <w:gridCol w:w="754"/>
        <w:gridCol w:w="805"/>
        <w:gridCol w:w="711"/>
        <w:gridCol w:w="711"/>
        <w:gridCol w:w="846"/>
        <w:gridCol w:w="1134"/>
      </w:tblGrid>
      <w:tr w:rsidR="00E70473" w14:paraId="35F1A773" w14:textId="77777777">
        <w:trPr>
          <w:trHeight w:val="290"/>
        </w:trPr>
        <w:tc>
          <w:tcPr>
            <w:tcW w:w="1271" w:type="dxa"/>
            <w:tcBorders>
              <w:bottom w:val="single" w:sz="4" w:space="0" w:color="000000"/>
            </w:tcBorders>
            <w:vAlign w:val="bottom"/>
          </w:tcPr>
          <w:p w14:paraId="00000160" w14:textId="77777777" w:rsidR="00E70473" w:rsidRDefault="00000000">
            <w:pPr>
              <w:jc w:val="center"/>
              <w:rPr>
                <w:color w:val="000000"/>
                <w:sz w:val="22"/>
                <w:szCs w:val="22"/>
              </w:rPr>
            </w:pPr>
            <w:r>
              <w:rPr>
                <w:color w:val="000000"/>
                <w:sz w:val="22"/>
                <w:szCs w:val="22"/>
              </w:rPr>
              <w:t>Outcome</w:t>
            </w:r>
          </w:p>
        </w:tc>
        <w:tc>
          <w:tcPr>
            <w:tcW w:w="1559" w:type="dxa"/>
            <w:tcBorders>
              <w:bottom w:val="single" w:sz="4" w:space="0" w:color="000000"/>
            </w:tcBorders>
            <w:vAlign w:val="bottom"/>
          </w:tcPr>
          <w:p w14:paraId="00000161" w14:textId="77777777" w:rsidR="00E70473" w:rsidRDefault="00000000">
            <w:pPr>
              <w:jc w:val="center"/>
              <w:rPr>
                <w:color w:val="000000"/>
                <w:sz w:val="22"/>
                <w:szCs w:val="22"/>
              </w:rPr>
            </w:pPr>
            <w:r>
              <w:rPr>
                <w:color w:val="000000"/>
                <w:sz w:val="22"/>
                <w:szCs w:val="22"/>
              </w:rPr>
              <w:t>Predictor</w:t>
            </w:r>
          </w:p>
        </w:tc>
        <w:tc>
          <w:tcPr>
            <w:tcW w:w="656" w:type="dxa"/>
            <w:tcBorders>
              <w:bottom w:val="single" w:sz="4" w:space="0" w:color="000000"/>
            </w:tcBorders>
            <w:vAlign w:val="bottom"/>
          </w:tcPr>
          <w:p w14:paraId="00000162" w14:textId="77777777" w:rsidR="00E70473" w:rsidRDefault="00000000">
            <w:pPr>
              <w:jc w:val="center"/>
              <w:rPr>
                <w:color w:val="000000"/>
                <w:sz w:val="22"/>
                <w:szCs w:val="22"/>
              </w:rPr>
            </w:pPr>
            <w:r>
              <w:rPr>
                <w:color w:val="000000"/>
                <w:sz w:val="22"/>
                <w:szCs w:val="22"/>
              </w:rPr>
              <w:t>N</w:t>
            </w:r>
          </w:p>
        </w:tc>
        <w:tc>
          <w:tcPr>
            <w:tcW w:w="904" w:type="dxa"/>
            <w:tcBorders>
              <w:bottom w:val="single" w:sz="4" w:space="0" w:color="000000"/>
            </w:tcBorders>
            <w:vAlign w:val="bottom"/>
          </w:tcPr>
          <w:p w14:paraId="00000163" w14:textId="77777777" w:rsidR="00E70473" w:rsidRDefault="00000000">
            <w:pPr>
              <w:jc w:val="center"/>
              <w:rPr>
                <w:color w:val="000000"/>
                <w:sz w:val="22"/>
                <w:szCs w:val="22"/>
              </w:rPr>
            </w:pPr>
            <w:r>
              <w:rPr>
                <w:color w:val="000000"/>
                <w:sz w:val="22"/>
                <w:szCs w:val="22"/>
              </w:rPr>
              <w:t>AIC</w:t>
            </w:r>
          </w:p>
        </w:tc>
        <w:tc>
          <w:tcPr>
            <w:tcW w:w="850" w:type="dxa"/>
            <w:tcBorders>
              <w:bottom w:val="single" w:sz="4" w:space="0" w:color="000000"/>
            </w:tcBorders>
            <w:vAlign w:val="bottom"/>
          </w:tcPr>
          <w:p w14:paraId="00000164" w14:textId="77777777" w:rsidR="00E70473" w:rsidRDefault="00000000">
            <w:pPr>
              <w:jc w:val="center"/>
              <w:rPr>
                <w:color w:val="000000"/>
                <w:sz w:val="22"/>
                <w:szCs w:val="22"/>
              </w:rPr>
            </w:pPr>
            <w:r>
              <w:rPr>
                <w:color w:val="000000"/>
                <w:sz w:val="22"/>
                <w:szCs w:val="22"/>
              </w:rPr>
              <w:t>B</w:t>
            </w:r>
          </w:p>
        </w:tc>
        <w:tc>
          <w:tcPr>
            <w:tcW w:w="851" w:type="dxa"/>
            <w:tcBorders>
              <w:bottom w:val="single" w:sz="4" w:space="0" w:color="000000"/>
            </w:tcBorders>
            <w:vAlign w:val="bottom"/>
          </w:tcPr>
          <w:p w14:paraId="00000165" w14:textId="77777777" w:rsidR="00E70473" w:rsidRDefault="00000000">
            <w:pPr>
              <w:jc w:val="center"/>
              <w:rPr>
                <w:color w:val="000000"/>
                <w:sz w:val="22"/>
                <w:szCs w:val="22"/>
              </w:rPr>
            </w:pPr>
            <w:r>
              <w:rPr>
                <w:color w:val="000000"/>
                <w:sz w:val="22"/>
                <w:szCs w:val="22"/>
              </w:rPr>
              <w:t>P</w:t>
            </w:r>
          </w:p>
        </w:tc>
        <w:tc>
          <w:tcPr>
            <w:tcW w:w="850" w:type="dxa"/>
            <w:tcBorders>
              <w:bottom w:val="single" w:sz="4" w:space="0" w:color="000000"/>
            </w:tcBorders>
            <w:vAlign w:val="bottom"/>
          </w:tcPr>
          <w:p w14:paraId="00000166" w14:textId="77777777" w:rsidR="00E70473" w:rsidRDefault="00000000">
            <w:pPr>
              <w:jc w:val="center"/>
              <w:rPr>
                <w:color w:val="000000"/>
                <w:sz w:val="22"/>
                <w:szCs w:val="22"/>
              </w:rPr>
            </w:pPr>
            <w:r>
              <w:rPr>
                <w:color w:val="000000"/>
                <w:sz w:val="22"/>
                <w:szCs w:val="22"/>
              </w:rPr>
              <w:t>Low CI</w:t>
            </w:r>
          </w:p>
        </w:tc>
        <w:tc>
          <w:tcPr>
            <w:tcW w:w="851" w:type="dxa"/>
            <w:tcBorders>
              <w:bottom w:val="single" w:sz="4" w:space="0" w:color="000000"/>
            </w:tcBorders>
            <w:vAlign w:val="bottom"/>
          </w:tcPr>
          <w:p w14:paraId="00000167" w14:textId="77777777" w:rsidR="00E70473" w:rsidRDefault="00000000">
            <w:pPr>
              <w:jc w:val="center"/>
              <w:rPr>
                <w:color w:val="000000"/>
                <w:sz w:val="22"/>
                <w:szCs w:val="22"/>
              </w:rPr>
            </w:pPr>
            <w:proofErr w:type="spellStart"/>
            <w:r>
              <w:rPr>
                <w:color w:val="000000"/>
                <w:sz w:val="22"/>
                <w:szCs w:val="22"/>
              </w:rPr>
              <w:t>Upp</w:t>
            </w:r>
            <w:proofErr w:type="spellEnd"/>
            <w:r>
              <w:rPr>
                <w:color w:val="000000"/>
                <w:sz w:val="22"/>
                <w:szCs w:val="22"/>
              </w:rPr>
              <w:t xml:space="preserve"> CI</w:t>
            </w:r>
          </w:p>
        </w:tc>
        <w:tc>
          <w:tcPr>
            <w:tcW w:w="754" w:type="dxa"/>
            <w:tcBorders>
              <w:bottom w:val="single" w:sz="4" w:space="0" w:color="000000"/>
            </w:tcBorders>
            <w:vAlign w:val="bottom"/>
          </w:tcPr>
          <w:p w14:paraId="00000168" w14:textId="77777777" w:rsidR="00E70473" w:rsidRDefault="00000000">
            <w:pPr>
              <w:jc w:val="center"/>
              <w:rPr>
                <w:color w:val="000000"/>
                <w:sz w:val="22"/>
                <w:szCs w:val="22"/>
              </w:rPr>
            </w:pPr>
            <w:r>
              <w:rPr>
                <w:color w:val="000000"/>
                <w:sz w:val="22"/>
                <w:szCs w:val="22"/>
              </w:rPr>
              <w:t>Effect Size</w:t>
            </w:r>
          </w:p>
        </w:tc>
        <w:tc>
          <w:tcPr>
            <w:tcW w:w="805" w:type="dxa"/>
            <w:tcBorders>
              <w:bottom w:val="single" w:sz="4" w:space="0" w:color="000000"/>
            </w:tcBorders>
            <w:vAlign w:val="bottom"/>
          </w:tcPr>
          <w:p w14:paraId="00000169" w14:textId="77777777" w:rsidR="00E70473" w:rsidRDefault="00000000">
            <w:pPr>
              <w:jc w:val="center"/>
              <w:rPr>
                <w:color w:val="000000"/>
                <w:sz w:val="22"/>
                <w:szCs w:val="22"/>
              </w:rPr>
            </w:pPr>
            <w:r>
              <w:rPr>
                <w:color w:val="000000"/>
                <w:sz w:val="22"/>
                <w:szCs w:val="22"/>
              </w:rPr>
              <w:t>Low CI</w:t>
            </w:r>
          </w:p>
        </w:tc>
        <w:tc>
          <w:tcPr>
            <w:tcW w:w="711" w:type="dxa"/>
            <w:tcBorders>
              <w:bottom w:val="single" w:sz="4" w:space="0" w:color="000000"/>
            </w:tcBorders>
            <w:vAlign w:val="bottom"/>
          </w:tcPr>
          <w:p w14:paraId="0000016A" w14:textId="77777777" w:rsidR="00E70473" w:rsidRDefault="00000000">
            <w:pPr>
              <w:jc w:val="center"/>
              <w:rPr>
                <w:color w:val="000000"/>
                <w:sz w:val="22"/>
                <w:szCs w:val="22"/>
              </w:rPr>
            </w:pPr>
            <w:proofErr w:type="spellStart"/>
            <w:r>
              <w:rPr>
                <w:color w:val="000000"/>
                <w:sz w:val="22"/>
                <w:szCs w:val="22"/>
              </w:rPr>
              <w:t>Upp</w:t>
            </w:r>
            <w:proofErr w:type="spellEnd"/>
            <w:r>
              <w:rPr>
                <w:color w:val="000000"/>
                <w:sz w:val="22"/>
                <w:szCs w:val="22"/>
              </w:rPr>
              <w:t xml:space="preserve"> CI</w:t>
            </w:r>
          </w:p>
        </w:tc>
        <w:tc>
          <w:tcPr>
            <w:tcW w:w="711" w:type="dxa"/>
            <w:tcBorders>
              <w:bottom w:val="single" w:sz="4" w:space="0" w:color="000000"/>
            </w:tcBorders>
            <w:vAlign w:val="bottom"/>
          </w:tcPr>
          <w:p w14:paraId="0000016B" w14:textId="77777777" w:rsidR="00E70473" w:rsidRDefault="00000000">
            <w:pPr>
              <w:jc w:val="center"/>
              <w:rPr>
                <w:color w:val="000000"/>
                <w:sz w:val="22"/>
                <w:szCs w:val="22"/>
              </w:rPr>
            </w:pPr>
            <w:r>
              <w:rPr>
                <w:color w:val="000000"/>
                <w:sz w:val="22"/>
                <w:szCs w:val="22"/>
              </w:rPr>
              <w:t>M. R</w:t>
            </w:r>
            <w:r>
              <w:rPr>
                <w:color w:val="000000"/>
                <w:sz w:val="22"/>
                <w:szCs w:val="22"/>
                <w:vertAlign w:val="superscript"/>
              </w:rPr>
              <w:t>2</w:t>
            </w:r>
          </w:p>
        </w:tc>
        <w:tc>
          <w:tcPr>
            <w:tcW w:w="846" w:type="dxa"/>
            <w:tcBorders>
              <w:bottom w:val="single" w:sz="4" w:space="0" w:color="000000"/>
            </w:tcBorders>
            <w:vAlign w:val="bottom"/>
          </w:tcPr>
          <w:p w14:paraId="0000016C" w14:textId="77777777" w:rsidR="00E70473" w:rsidRDefault="00000000">
            <w:pPr>
              <w:jc w:val="center"/>
              <w:rPr>
                <w:color w:val="000000"/>
                <w:sz w:val="22"/>
                <w:szCs w:val="22"/>
              </w:rPr>
            </w:pPr>
            <w:r>
              <w:rPr>
                <w:color w:val="000000"/>
                <w:sz w:val="22"/>
                <w:szCs w:val="22"/>
              </w:rPr>
              <w:t>C. R</w:t>
            </w:r>
            <w:r>
              <w:rPr>
                <w:color w:val="000000"/>
                <w:sz w:val="22"/>
                <w:szCs w:val="22"/>
                <w:vertAlign w:val="superscript"/>
              </w:rPr>
              <w:t>2</w:t>
            </w:r>
          </w:p>
        </w:tc>
        <w:tc>
          <w:tcPr>
            <w:tcW w:w="1134" w:type="dxa"/>
            <w:tcBorders>
              <w:bottom w:val="single" w:sz="4" w:space="0" w:color="000000"/>
            </w:tcBorders>
            <w:vAlign w:val="bottom"/>
          </w:tcPr>
          <w:p w14:paraId="0000016D" w14:textId="77777777" w:rsidR="00E70473" w:rsidRDefault="00000000">
            <w:pPr>
              <w:jc w:val="center"/>
              <w:rPr>
                <w:color w:val="000000"/>
                <w:sz w:val="22"/>
                <w:szCs w:val="22"/>
              </w:rPr>
            </w:pPr>
            <w:r>
              <w:rPr>
                <w:color w:val="000000"/>
                <w:sz w:val="22"/>
                <w:szCs w:val="22"/>
              </w:rPr>
              <w:t>LRT</w:t>
            </w:r>
          </w:p>
        </w:tc>
      </w:tr>
      <w:tr w:rsidR="00E70473" w14:paraId="12B1B47B" w14:textId="77777777">
        <w:trPr>
          <w:trHeight w:val="290"/>
        </w:trPr>
        <w:tc>
          <w:tcPr>
            <w:tcW w:w="1271" w:type="dxa"/>
            <w:vMerge w:val="restart"/>
            <w:tcBorders>
              <w:top w:val="single" w:sz="4" w:space="0" w:color="000000"/>
            </w:tcBorders>
            <w:vAlign w:val="bottom"/>
          </w:tcPr>
          <w:p w14:paraId="0000016E" w14:textId="77777777" w:rsidR="00E70473" w:rsidRDefault="00000000">
            <w:pPr>
              <w:rPr>
                <w:color w:val="000000"/>
                <w:sz w:val="22"/>
                <w:szCs w:val="22"/>
              </w:rPr>
            </w:pPr>
            <w:r>
              <w:rPr>
                <w:color w:val="000000"/>
                <w:sz w:val="22"/>
                <w:szCs w:val="22"/>
              </w:rPr>
              <w:t>Investigate Duration</w:t>
            </w:r>
          </w:p>
        </w:tc>
        <w:tc>
          <w:tcPr>
            <w:tcW w:w="1559" w:type="dxa"/>
            <w:tcBorders>
              <w:top w:val="single" w:sz="4" w:space="0" w:color="000000"/>
              <w:bottom w:val="nil"/>
            </w:tcBorders>
            <w:vAlign w:val="bottom"/>
          </w:tcPr>
          <w:p w14:paraId="0000016F" w14:textId="77777777" w:rsidR="00E70473" w:rsidRDefault="00000000">
            <w:pPr>
              <w:rPr>
                <w:color w:val="000000"/>
                <w:sz w:val="22"/>
                <w:szCs w:val="22"/>
              </w:rPr>
            </w:pPr>
            <w:r>
              <w:rPr>
                <w:color w:val="000000"/>
                <w:sz w:val="22"/>
                <w:szCs w:val="22"/>
              </w:rPr>
              <w:t>Male</w:t>
            </w:r>
          </w:p>
        </w:tc>
        <w:tc>
          <w:tcPr>
            <w:tcW w:w="656" w:type="dxa"/>
            <w:vMerge w:val="restart"/>
            <w:tcBorders>
              <w:top w:val="single" w:sz="4" w:space="0" w:color="000000"/>
              <w:bottom w:val="nil"/>
            </w:tcBorders>
            <w:vAlign w:val="bottom"/>
          </w:tcPr>
          <w:p w14:paraId="00000170" w14:textId="77777777" w:rsidR="00E70473" w:rsidRDefault="00000000">
            <w:pPr>
              <w:jc w:val="center"/>
              <w:rPr>
                <w:color w:val="000000"/>
                <w:sz w:val="22"/>
                <w:szCs w:val="22"/>
              </w:rPr>
            </w:pPr>
            <w:r>
              <w:rPr>
                <w:color w:val="000000"/>
                <w:sz w:val="22"/>
                <w:szCs w:val="22"/>
              </w:rPr>
              <w:t>1028</w:t>
            </w:r>
          </w:p>
        </w:tc>
        <w:tc>
          <w:tcPr>
            <w:tcW w:w="904" w:type="dxa"/>
            <w:vMerge w:val="restart"/>
            <w:tcBorders>
              <w:top w:val="single" w:sz="4" w:space="0" w:color="000000"/>
              <w:bottom w:val="nil"/>
            </w:tcBorders>
            <w:vAlign w:val="bottom"/>
          </w:tcPr>
          <w:p w14:paraId="00000171" w14:textId="77777777" w:rsidR="00E70473" w:rsidRDefault="00000000">
            <w:pPr>
              <w:jc w:val="center"/>
              <w:rPr>
                <w:color w:val="000000"/>
                <w:sz w:val="22"/>
                <w:szCs w:val="22"/>
              </w:rPr>
            </w:pPr>
            <w:r>
              <w:rPr>
                <w:color w:val="000000"/>
                <w:sz w:val="22"/>
                <w:szCs w:val="22"/>
              </w:rPr>
              <w:t>4586.3</w:t>
            </w:r>
          </w:p>
        </w:tc>
        <w:tc>
          <w:tcPr>
            <w:tcW w:w="850" w:type="dxa"/>
            <w:tcBorders>
              <w:top w:val="single" w:sz="4" w:space="0" w:color="000000"/>
              <w:bottom w:val="nil"/>
            </w:tcBorders>
            <w:vAlign w:val="bottom"/>
          </w:tcPr>
          <w:p w14:paraId="00000172" w14:textId="77777777" w:rsidR="00E70473" w:rsidRDefault="00000000">
            <w:pPr>
              <w:jc w:val="center"/>
              <w:rPr>
                <w:color w:val="000000"/>
                <w:sz w:val="22"/>
                <w:szCs w:val="22"/>
              </w:rPr>
            </w:pPr>
            <w:r>
              <w:rPr>
                <w:color w:val="000000"/>
                <w:sz w:val="22"/>
                <w:szCs w:val="22"/>
              </w:rPr>
              <w:t>0.019</w:t>
            </w:r>
          </w:p>
        </w:tc>
        <w:tc>
          <w:tcPr>
            <w:tcW w:w="851" w:type="dxa"/>
            <w:tcBorders>
              <w:top w:val="single" w:sz="4" w:space="0" w:color="000000"/>
              <w:bottom w:val="nil"/>
            </w:tcBorders>
            <w:vAlign w:val="bottom"/>
          </w:tcPr>
          <w:p w14:paraId="00000173" w14:textId="77777777" w:rsidR="00E70473" w:rsidRDefault="00000000">
            <w:pPr>
              <w:jc w:val="center"/>
              <w:rPr>
                <w:color w:val="000000"/>
                <w:sz w:val="22"/>
                <w:szCs w:val="22"/>
              </w:rPr>
            </w:pPr>
            <w:r>
              <w:rPr>
                <w:color w:val="000000"/>
                <w:sz w:val="22"/>
                <w:szCs w:val="22"/>
              </w:rPr>
              <w:t>0.773</w:t>
            </w:r>
          </w:p>
        </w:tc>
        <w:tc>
          <w:tcPr>
            <w:tcW w:w="850" w:type="dxa"/>
            <w:tcBorders>
              <w:top w:val="single" w:sz="4" w:space="0" w:color="000000"/>
              <w:bottom w:val="nil"/>
            </w:tcBorders>
            <w:vAlign w:val="bottom"/>
          </w:tcPr>
          <w:p w14:paraId="00000174" w14:textId="77777777" w:rsidR="00E70473" w:rsidRDefault="00000000">
            <w:pPr>
              <w:jc w:val="center"/>
              <w:rPr>
                <w:color w:val="000000"/>
                <w:sz w:val="22"/>
                <w:szCs w:val="22"/>
              </w:rPr>
            </w:pPr>
            <w:r>
              <w:rPr>
                <w:color w:val="000000"/>
                <w:sz w:val="22"/>
                <w:szCs w:val="22"/>
              </w:rPr>
              <w:t>-0.112</w:t>
            </w:r>
          </w:p>
        </w:tc>
        <w:tc>
          <w:tcPr>
            <w:tcW w:w="851" w:type="dxa"/>
            <w:tcBorders>
              <w:top w:val="single" w:sz="4" w:space="0" w:color="000000"/>
              <w:bottom w:val="nil"/>
            </w:tcBorders>
            <w:vAlign w:val="bottom"/>
          </w:tcPr>
          <w:p w14:paraId="00000175" w14:textId="77777777" w:rsidR="00E70473" w:rsidRDefault="00000000">
            <w:pPr>
              <w:jc w:val="center"/>
              <w:rPr>
                <w:color w:val="000000"/>
                <w:sz w:val="22"/>
                <w:szCs w:val="22"/>
              </w:rPr>
            </w:pPr>
            <w:r>
              <w:rPr>
                <w:color w:val="000000"/>
                <w:sz w:val="22"/>
                <w:szCs w:val="22"/>
              </w:rPr>
              <w:t>0.151</w:t>
            </w:r>
          </w:p>
        </w:tc>
        <w:tc>
          <w:tcPr>
            <w:tcW w:w="754" w:type="dxa"/>
            <w:tcBorders>
              <w:top w:val="single" w:sz="4" w:space="0" w:color="000000"/>
              <w:bottom w:val="nil"/>
            </w:tcBorders>
            <w:vAlign w:val="bottom"/>
          </w:tcPr>
          <w:p w14:paraId="00000176" w14:textId="77777777" w:rsidR="00E70473" w:rsidRDefault="00000000">
            <w:pPr>
              <w:jc w:val="center"/>
              <w:rPr>
                <w:color w:val="000000"/>
                <w:sz w:val="22"/>
                <w:szCs w:val="22"/>
              </w:rPr>
            </w:pPr>
            <w:r>
              <w:rPr>
                <w:color w:val="000000"/>
                <w:sz w:val="22"/>
                <w:szCs w:val="22"/>
              </w:rPr>
              <w:t>1.020</w:t>
            </w:r>
          </w:p>
        </w:tc>
        <w:tc>
          <w:tcPr>
            <w:tcW w:w="805" w:type="dxa"/>
            <w:tcBorders>
              <w:top w:val="single" w:sz="4" w:space="0" w:color="000000"/>
              <w:bottom w:val="nil"/>
            </w:tcBorders>
            <w:vAlign w:val="bottom"/>
          </w:tcPr>
          <w:p w14:paraId="00000177" w14:textId="77777777" w:rsidR="00E70473" w:rsidRDefault="00000000">
            <w:pPr>
              <w:jc w:val="center"/>
              <w:rPr>
                <w:color w:val="000000"/>
                <w:sz w:val="22"/>
                <w:szCs w:val="22"/>
              </w:rPr>
            </w:pPr>
            <w:r>
              <w:rPr>
                <w:color w:val="000000"/>
                <w:sz w:val="22"/>
                <w:szCs w:val="22"/>
              </w:rPr>
              <w:t>0.894</w:t>
            </w:r>
          </w:p>
        </w:tc>
        <w:tc>
          <w:tcPr>
            <w:tcW w:w="711" w:type="dxa"/>
            <w:tcBorders>
              <w:top w:val="single" w:sz="4" w:space="0" w:color="000000"/>
              <w:bottom w:val="nil"/>
            </w:tcBorders>
            <w:vAlign w:val="bottom"/>
          </w:tcPr>
          <w:p w14:paraId="00000178" w14:textId="77777777" w:rsidR="00E70473" w:rsidRDefault="00000000">
            <w:pPr>
              <w:jc w:val="center"/>
              <w:rPr>
                <w:color w:val="000000"/>
                <w:sz w:val="22"/>
                <w:szCs w:val="22"/>
              </w:rPr>
            </w:pPr>
            <w:r>
              <w:rPr>
                <w:color w:val="000000"/>
                <w:sz w:val="22"/>
                <w:szCs w:val="22"/>
              </w:rPr>
              <w:t>1.163</w:t>
            </w:r>
          </w:p>
        </w:tc>
        <w:tc>
          <w:tcPr>
            <w:tcW w:w="711" w:type="dxa"/>
            <w:vMerge w:val="restart"/>
            <w:tcBorders>
              <w:top w:val="single" w:sz="4" w:space="0" w:color="000000"/>
              <w:bottom w:val="nil"/>
            </w:tcBorders>
            <w:vAlign w:val="bottom"/>
          </w:tcPr>
          <w:p w14:paraId="00000179" w14:textId="77777777" w:rsidR="00E70473" w:rsidRDefault="00000000">
            <w:pPr>
              <w:jc w:val="center"/>
              <w:rPr>
                <w:color w:val="000000"/>
                <w:sz w:val="22"/>
                <w:szCs w:val="22"/>
              </w:rPr>
            </w:pPr>
            <w:r>
              <w:rPr>
                <w:color w:val="000000"/>
                <w:sz w:val="22"/>
                <w:szCs w:val="22"/>
              </w:rPr>
              <w:t>0.000</w:t>
            </w:r>
          </w:p>
        </w:tc>
        <w:tc>
          <w:tcPr>
            <w:tcW w:w="846" w:type="dxa"/>
            <w:vMerge w:val="restart"/>
            <w:tcBorders>
              <w:top w:val="single" w:sz="4" w:space="0" w:color="000000"/>
              <w:bottom w:val="nil"/>
            </w:tcBorders>
            <w:vAlign w:val="bottom"/>
          </w:tcPr>
          <w:p w14:paraId="0000017A" w14:textId="77777777" w:rsidR="00E70473" w:rsidRDefault="00000000">
            <w:pPr>
              <w:jc w:val="center"/>
              <w:rPr>
                <w:color w:val="000000"/>
                <w:sz w:val="22"/>
                <w:szCs w:val="22"/>
              </w:rPr>
            </w:pPr>
            <w:r>
              <w:rPr>
                <w:color w:val="000000"/>
                <w:sz w:val="22"/>
                <w:szCs w:val="22"/>
              </w:rPr>
              <w:t>0.001</w:t>
            </w:r>
          </w:p>
        </w:tc>
        <w:tc>
          <w:tcPr>
            <w:tcW w:w="1134" w:type="dxa"/>
            <w:vMerge w:val="restart"/>
            <w:tcBorders>
              <w:top w:val="single" w:sz="4" w:space="0" w:color="000000"/>
              <w:bottom w:val="nil"/>
            </w:tcBorders>
            <w:vAlign w:val="bottom"/>
          </w:tcPr>
          <w:p w14:paraId="0000017B" w14:textId="77777777" w:rsidR="00E70473" w:rsidRDefault="00000000">
            <w:pPr>
              <w:jc w:val="center"/>
              <w:rPr>
                <w:color w:val="000000"/>
                <w:sz w:val="22"/>
                <w:szCs w:val="22"/>
              </w:rPr>
            </w:pPr>
            <w:r>
              <w:rPr>
                <w:color w:val="000000"/>
                <w:sz w:val="22"/>
                <w:szCs w:val="22"/>
              </w:rPr>
              <w:t>0.056</w:t>
            </w:r>
          </w:p>
        </w:tc>
      </w:tr>
      <w:tr w:rsidR="00E70473" w14:paraId="46659405" w14:textId="77777777">
        <w:trPr>
          <w:trHeight w:val="290"/>
        </w:trPr>
        <w:tc>
          <w:tcPr>
            <w:tcW w:w="1271" w:type="dxa"/>
            <w:vMerge/>
            <w:tcBorders>
              <w:top w:val="single" w:sz="4" w:space="0" w:color="000000"/>
            </w:tcBorders>
            <w:vAlign w:val="bottom"/>
          </w:tcPr>
          <w:p w14:paraId="0000017C"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559" w:type="dxa"/>
            <w:tcBorders>
              <w:top w:val="nil"/>
            </w:tcBorders>
            <w:vAlign w:val="bottom"/>
          </w:tcPr>
          <w:p w14:paraId="0000017D" w14:textId="77777777" w:rsidR="00E70473" w:rsidRDefault="00000000">
            <w:pPr>
              <w:rPr>
                <w:color w:val="000000"/>
                <w:sz w:val="22"/>
                <w:szCs w:val="22"/>
              </w:rPr>
            </w:pPr>
            <w:r>
              <w:rPr>
                <w:color w:val="000000"/>
                <w:sz w:val="22"/>
                <w:szCs w:val="22"/>
              </w:rPr>
              <w:t>Zero Inflation</w:t>
            </w:r>
          </w:p>
        </w:tc>
        <w:tc>
          <w:tcPr>
            <w:tcW w:w="656" w:type="dxa"/>
            <w:vMerge/>
            <w:tcBorders>
              <w:top w:val="single" w:sz="4" w:space="0" w:color="000000"/>
              <w:bottom w:val="nil"/>
            </w:tcBorders>
            <w:vAlign w:val="bottom"/>
          </w:tcPr>
          <w:p w14:paraId="0000017E"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4" w:type="dxa"/>
            <w:vMerge/>
            <w:tcBorders>
              <w:top w:val="single" w:sz="4" w:space="0" w:color="000000"/>
              <w:bottom w:val="nil"/>
            </w:tcBorders>
            <w:vAlign w:val="bottom"/>
          </w:tcPr>
          <w:p w14:paraId="0000017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0" w:type="dxa"/>
            <w:tcBorders>
              <w:top w:val="nil"/>
            </w:tcBorders>
            <w:vAlign w:val="bottom"/>
          </w:tcPr>
          <w:p w14:paraId="00000180" w14:textId="77777777" w:rsidR="00E70473" w:rsidRDefault="00000000">
            <w:pPr>
              <w:jc w:val="center"/>
              <w:rPr>
                <w:color w:val="000000"/>
                <w:sz w:val="22"/>
                <w:szCs w:val="22"/>
              </w:rPr>
            </w:pPr>
            <w:r>
              <w:rPr>
                <w:color w:val="000000"/>
                <w:sz w:val="22"/>
                <w:szCs w:val="22"/>
              </w:rPr>
              <w:t>-0.090</w:t>
            </w:r>
          </w:p>
        </w:tc>
        <w:tc>
          <w:tcPr>
            <w:tcW w:w="851" w:type="dxa"/>
            <w:tcBorders>
              <w:top w:val="nil"/>
            </w:tcBorders>
            <w:vAlign w:val="bottom"/>
          </w:tcPr>
          <w:p w14:paraId="00000181" w14:textId="77777777" w:rsidR="00E70473" w:rsidRDefault="00000000">
            <w:pPr>
              <w:jc w:val="center"/>
              <w:rPr>
                <w:color w:val="000000"/>
                <w:sz w:val="22"/>
                <w:szCs w:val="22"/>
              </w:rPr>
            </w:pPr>
            <w:r>
              <w:rPr>
                <w:color w:val="000000"/>
                <w:sz w:val="22"/>
                <w:szCs w:val="22"/>
              </w:rPr>
              <w:t>0.529</w:t>
            </w:r>
          </w:p>
        </w:tc>
        <w:tc>
          <w:tcPr>
            <w:tcW w:w="850" w:type="dxa"/>
            <w:tcBorders>
              <w:top w:val="nil"/>
            </w:tcBorders>
            <w:vAlign w:val="bottom"/>
          </w:tcPr>
          <w:p w14:paraId="00000182" w14:textId="77777777" w:rsidR="00E70473" w:rsidRDefault="00000000">
            <w:pPr>
              <w:jc w:val="center"/>
              <w:rPr>
                <w:color w:val="000000"/>
                <w:sz w:val="22"/>
                <w:szCs w:val="22"/>
              </w:rPr>
            </w:pPr>
            <w:r>
              <w:rPr>
                <w:color w:val="000000"/>
                <w:sz w:val="22"/>
                <w:szCs w:val="22"/>
              </w:rPr>
              <w:t>-0.369</w:t>
            </w:r>
          </w:p>
        </w:tc>
        <w:tc>
          <w:tcPr>
            <w:tcW w:w="851" w:type="dxa"/>
            <w:tcBorders>
              <w:top w:val="nil"/>
            </w:tcBorders>
            <w:vAlign w:val="bottom"/>
          </w:tcPr>
          <w:p w14:paraId="00000183" w14:textId="77777777" w:rsidR="00E70473" w:rsidRDefault="00000000">
            <w:pPr>
              <w:jc w:val="center"/>
              <w:rPr>
                <w:color w:val="000000"/>
                <w:sz w:val="22"/>
                <w:szCs w:val="22"/>
              </w:rPr>
            </w:pPr>
            <w:r>
              <w:rPr>
                <w:color w:val="000000"/>
                <w:sz w:val="22"/>
                <w:szCs w:val="22"/>
              </w:rPr>
              <w:t>0.190</w:t>
            </w:r>
          </w:p>
        </w:tc>
        <w:tc>
          <w:tcPr>
            <w:tcW w:w="754" w:type="dxa"/>
            <w:tcBorders>
              <w:top w:val="nil"/>
            </w:tcBorders>
            <w:vAlign w:val="bottom"/>
          </w:tcPr>
          <w:p w14:paraId="00000184" w14:textId="77777777" w:rsidR="00E70473" w:rsidRDefault="00000000">
            <w:pPr>
              <w:jc w:val="center"/>
              <w:rPr>
                <w:color w:val="000000"/>
                <w:sz w:val="22"/>
                <w:szCs w:val="22"/>
              </w:rPr>
            </w:pPr>
            <w:r>
              <w:rPr>
                <w:color w:val="000000"/>
                <w:sz w:val="22"/>
                <w:szCs w:val="22"/>
              </w:rPr>
              <w:t>0.914</w:t>
            </w:r>
          </w:p>
        </w:tc>
        <w:tc>
          <w:tcPr>
            <w:tcW w:w="805" w:type="dxa"/>
            <w:tcBorders>
              <w:top w:val="nil"/>
            </w:tcBorders>
            <w:vAlign w:val="bottom"/>
          </w:tcPr>
          <w:p w14:paraId="00000185" w14:textId="77777777" w:rsidR="00E70473" w:rsidRDefault="00000000">
            <w:pPr>
              <w:jc w:val="center"/>
              <w:rPr>
                <w:color w:val="000000"/>
                <w:sz w:val="22"/>
                <w:szCs w:val="22"/>
              </w:rPr>
            </w:pPr>
            <w:r>
              <w:rPr>
                <w:sz w:val="22"/>
                <w:szCs w:val="22"/>
              </w:rPr>
              <w:t>0.691</w:t>
            </w:r>
          </w:p>
        </w:tc>
        <w:tc>
          <w:tcPr>
            <w:tcW w:w="711" w:type="dxa"/>
            <w:tcBorders>
              <w:top w:val="nil"/>
            </w:tcBorders>
            <w:vAlign w:val="bottom"/>
          </w:tcPr>
          <w:p w14:paraId="00000186" w14:textId="77777777" w:rsidR="00E70473" w:rsidRDefault="00000000">
            <w:pPr>
              <w:jc w:val="center"/>
              <w:rPr>
                <w:color w:val="000000"/>
                <w:sz w:val="22"/>
                <w:szCs w:val="22"/>
              </w:rPr>
            </w:pPr>
            <w:r>
              <w:rPr>
                <w:sz w:val="22"/>
                <w:szCs w:val="22"/>
              </w:rPr>
              <w:t>1.209</w:t>
            </w:r>
          </w:p>
        </w:tc>
        <w:tc>
          <w:tcPr>
            <w:tcW w:w="711" w:type="dxa"/>
            <w:vMerge/>
            <w:tcBorders>
              <w:top w:val="single" w:sz="4" w:space="0" w:color="000000"/>
              <w:bottom w:val="nil"/>
            </w:tcBorders>
            <w:vAlign w:val="bottom"/>
          </w:tcPr>
          <w:p w14:paraId="00000187"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6" w:type="dxa"/>
            <w:vMerge/>
            <w:tcBorders>
              <w:top w:val="single" w:sz="4" w:space="0" w:color="000000"/>
              <w:bottom w:val="nil"/>
            </w:tcBorders>
            <w:vAlign w:val="bottom"/>
          </w:tcPr>
          <w:p w14:paraId="00000188"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134" w:type="dxa"/>
            <w:vMerge/>
            <w:tcBorders>
              <w:top w:val="single" w:sz="4" w:space="0" w:color="000000"/>
              <w:bottom w:val="nil"/>
            </w:tcBorders>
            <w:vAlign w:val="bottom"/>
          </w:tcPr>
          <w:p w14:paraId="00000189"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41EC6CA4" w14:textId="77777777">
        <w:trPr>
          <w:trHeight w:val="290"/>
        </w:trPr>
        <w:tc>
          <w:tcPr>
            <w:tcW w:w="1271" w:type="dxa"/>
            <w:vMerge/>
            <w:tcBorders>
              <w:top w:val="single" w:sz="4" w:space="0" w:color="000000"/>
            </w:tcBorders>
            <w:vAlign w:val="bottom"/>
          </w:tcPr>
          <w:p w14:paraId="0000018A"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559" w:type="dxa"/>
            <w:vAlign w:val="bottom"/>
          </w:tcPr>
          <w:p w14:paraId="0000018B" w14:textId="77777777" w:rsidR="00E70473" w:rsidRDefault="00000000">
            <w:pPr>
              <w:rPr>
                <w:color w:val="000000"/>
                <w:sz w:val="22"/>
                <w:szCs w:val="22"/>
              </w:rPr>
            </w:pPr>
            <w:r>
              <w:rPr>
                <w:color w:val="000000"/>
                <w:sz w:val="22"/>
                <w:szCs w:val="22"/>
              </w:rPr>
              <w:t>Wood Puzzle</w:t>
            </w:r>
          </w:p>
        </w:tc>
        <w:tc>
          <w:tcPr>
            <w:tcW w:w="656" w:type="dxa"/>
            <w:vMerge/>
            <w:tcBorders>
              <w:top w:val="single" w:sz="4" w:space="0" w:color="000000"/>
              <w:bottom w:val="nil"/>
            </w:tcBorders>
            <w:vAlign w:val="bottom"/>
          </w:tcPr>
          <w:p w14:paraId="0000018C"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4" w:type="dxa"/>
            <w:vMerge/>
            <w:tcBorders>
              <w:top w:val="single" w:sz="4" w:space="0" w:color="000000"/>
              <w:bottom w:val="nil"/>
            </w:tcBorders>
            <w:vAlign w:val="bottom"/>
          </w:tcPr>
          <w:p w14:paraId="0000018D"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0" w:type="dxa"/>
            <w:vAlign w:val="bottom"/>
          </w:tcPr>
          <w:p w14:paraId="0000018E" w14:textId="77777777" w:rsidR="00E70473" w:rsidRDefault="00000000">
            <w:pPr>
              <w:jc w:val="center"/>
              <w:rPr>
                <w:color w:val="000000"/>
                <w:sz w:val="22"/>
                <w:szCs w:val="22"/>
              </w:rPr>
            </w:pPr>
            <w:r>
              <w:rPr>
                <w:color w:val="000000"/>
                <w:sz w:val="22"/>
                <w:szCs w:val="22"/>
              </w:rPr>
              <w:t>-0.045</w:t>
            </w:r>
          </w:p>
        </w:tc>
        <w:tc>
          <w:tcPr>
            <w:tcW w:w="851" w:type="dxa"/>
            <w:vAlign w:val="bottom"/>
          </w:tcPr>
          <w:p w14:paraId="0000018F" w14:textId="77777777" w:rsidR="00E70473" w:rsidRDefault="00000000">
            <w:pPr>
              <w:jc w:val="center"/>
              <w:rPr>
                <w:color w:val="000000"/>
                <w:sz w:val="22"/>
                <w:szCs w:val="22"/>
              </w:rPr>
            </w:pPr>
            <w:r>
              <w:rPr>
                <w:color w:val="000000"/>
                <w:sz w:val="22"/>
                <w:szCs w:val="22"/>
              </w:rPr>
              <w:t>0.511</w:t>
            </w:r>
          </w:p>
        </w:tc>
        <w:tc>
          <w:tcPr>
            <w:tcW w:w="850" w:type="dxa"/>
            <w:vAlign w:val="bottom"/>
          </w:tcPr>
          <w:p w14:paraId="00000190" w14:textId="77777777" w:rsidR="00E70473" w:rsidRDefault="00000000">
            <w:pPr>
              <w:jc w:val="center"/>
              <w:rPr>
                <w:color w:val="000000"/>
                <w:sz w:val="22"/>
                <w:szCs w:val="22"/>
              </w:rPr>
            </w:pPr>
            <w:r>
              <w:rPr>
                <w:color w:val="000000"/>
                <w:sz w:val="22"/>
                <w:szCs w:val="22"/>
              </w:rPr>
              <w:t>-0.178</w:t>
            </w:r>
          </w:p>
        </w:tc>
        <w:tc>
          <w:tcPr>
            <w:tcW w:w="851" w:type="dxa"/>
            <w:vAlign w:val="bottom"/>
          </w:tcPr>
          <w:p w14:paraId="00000191" w14:textId="77777777" w:rsidR="00E70473" w:rsidRDefault="00000000">
            <w:pPr>
              <w:jc w:val="center"/>
              <w:rPr>
                <w:color w:val="000000"/>
                <w:sz w:val="22"/>
                <w:szCs w:val="22"/>
              </w:rPr>
            </w:pPr>
            <w:r>
              <w:rPr>
                <w:color w:val="000000"/>
                <w:sz w:val="22"/>
                <w:szCs w:val="22"/>
              </w:rPr>
              <w:t>0.089</w:t>
            </w:r>
          </w:p>
        </w:tc>
        <w:tc>
          <w:tcPr>
            <w:tcW w:w="754" w:type="dxa"/>
            <w:vAlign w:val="bottom"/>
          </w:tcPr>
          <w:p w14:paraId="00000192" w14:textId="77777777" w:rsidR="00E70473" w:rsidRDefault="00000000">
            <w:pPr>
              <w:jc w:val="center"/>
              <w:rPr>
                <w:color w:val="000000"/>
                <w:sz w:val="22"/>
                <w:szCs w:val="22"/>
              </w:rPr>
            </w:pPr>
            <w:r>
              <w:rPr>
                <w:color w:val="000000"/>
                <w:sz w:val="22"/>
                <w:szCs w:val="22"/>
              </w:rPr>
              <w:t>0.956</w:t>
            </w:r>
          </w:p>
        </w:tc>
        <w:tc>
          <w:tcPr>
            <w:tcW w:w="805" w:type="dxa"/>
            <w:vAlign w:val="bottom"/>
          </w:tcPr>
          <w:p w14:paraId="00000193" w14:textId="77777777" w:rsidR="00E70473" w:rsidRDefault="00000000">
            <w:pPr>
              <w:jc w:val="center"/>
              <w:rPr>
                <w:color w:val="000000"/>
                <w:sz w:val="22"/>
                <w:szCs w:val="22"/>
              </w:rPr>
            </w:pPr>
            <w:r>
              <w:rPr>
                <w:color w:val="000000"/>
                <w:sz w:val="22"/>
                <w:szCs w:val="22"/>
              </w:rPr>
              <w:t>0.837</w:t>
            </w:r>
          </w:p>
        </w:tc>
        <w:tc>
          <w:tcPr>
            <w:tcW w:w="711" w:type="dxa"/>
            <w:vAlign w:val="bottom"/>
          </w:tcPr>
          <w:p w14:paraId="00000194" w14:textId="77777777" w:rsidR="00E70473" w:rsidRDefault="00000000">
            <w:pPr>
              <w:jc w:val="center"/>
              <w:rPr>
                <w:color w:val="000000"/>
                <w:sz w:val="22"/>
                <w:szCs w:val="22"/>
              </w:rPr>
            </w:pPr>
            <w:r>
              <w:rPr>
                <w:color w:val="000000"/>
                <w:sz w:val="22"/>
                <w:szCs w:val="22"/>
              </w:rPr>
              <w:t>1.093</w:t>
            </w:r>
          </w:p>
        </w:tc>
        <w:tc>
          <w:tcPr>
            <w:tcW w:w="711" w:type="dxa"/>
            <w:vMerge/>
            <w:tcBorders>
              <w:top w:val="single" w:sz="4" w:space="0" w:color="000000"/>
              <w:bottom w:val="nil"/>
            </w:tcBorders>
            <w:vAlign w:val="bottom"/>
          </w:tcPr>
          <w:p w14:paraId="00000195"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6" w:type="dxa"/>
            <w:vMerge/>
            <w:tcBorders>
              <w:top w:val="single" w:sz="4" w:space="0" w:color="000000"/>
              <w:bottom w:val="nil"/>
            </w:tcBorders>
            <w:vAlign w:val="bottom"/>
          </w:tcPr>
          <w:p w14:paraId="00000196"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134" w:type="dxa"/>
            <w:vMerge/>
            <w:tcBorders>
              <w:top w:val="single" w:sz="4" w:space="0" w:color="000000"/>
              <w:bottom w:val="nil"/>
            </w:tcBorders>
            <w:vAlign w:val="bottom"/>
          </w:tcPr>
          <w:p w14:paraId="00000197"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2610ADD7" w14:textId="77777777">
        <w:trPr>
          <w:trHeight w:val="290"/>
        </w:trPr>
        <w:tc>
          <w:tcPr>
            <w:tcW w:w="1271" w:type="dxa"/>
            <w:vMerge/>
            <w:tcBorders>
              <w:top w:val="single" w:sz="4" w:space="0" w:color="000000"/>
            </w:tcBorders>
            <w:vAlign w:val="bottom"/>
          </w:tcPr>
          <w:p w14:paraId="00000198"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559" w:type="dxa"/>
            <w:tcBorders>
              <w:bottom w:val="single" w:sz="4" w:space="0" w:color="000000"/>
            </w:tcBorders>
            <w:vAlign w:val="bottom"/>
          </w:tcPr>
          <w:p w14:paraId="00000199" w14:textId="77777777" w:rsidR="00E70473" w:rsidRDefault="00000000">
            <w:pPr>
              <w:rPr>
                <w:color w:val="000000"/>
                <w:sz w:val="22"/>
                <w:szCs w:val="22"/>
              </w:rPr>
            </w:pPr>
            <w:r>
              <w:rPr>
                <w:color w:val="000000"/>
                <w:sz w:val="22"/>
                <w:szCs w:val="22"/>
              </w:rPr>
              <w:t>Zero Inflation</w:t>
            </w:r>
          </w:p>
        </w:tc>
        <w:tc>
          <w:tcPr>
            <w:tcW w:w="656" w:type="dxa"/>
            <w:vMerge/>
            <w:tcBorders>
              <w:top w:val="single" w:sz="4" w:space="0" w:color="000000"/>
              <w:bottom w:val="nil"/>
            </w:tcBorders>
            <w:vAlign w:val="bottom"/>
          </w:tcPr>
          <w:p w14:paraId="0000019A"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4" w:type="dxa"/>
            <w:vMerge/>
            <w:tcBorders>
              <w:top w:val="single" w:sz="4" w:space="0" w:color="000000"/>
              <w:bottom w:val="nil"/>
            </w:tcBorders>
            <w:vAlign w:val="bottom"/>
          </w:tcPr>
          <w:p w14:paraId="0000019B"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0" w:type="dxa"/>
            <w:tcBorders>
              <w:bottom w:val="single" w:sz="4" w:space="0" w:color="000000"/>
            </w:tcBorders>
            <w:vAlign w:val="bottom"/>
          </w:tcPr>
          <w:p w14:paraId="0000019C" w14:textId="77777777" w:rsidR="00E70473" w:rsidRDefault="00000000">
            <w:pPr>
              <w:jc w:val="center"/>
              <w:rPr>
                <w:color w:val="000000"/>
                <w:sz w:val="22"/>
                <w:szCs w:val="22"/>
              </w:rPr>
            </w:pPr>
            <w:r>
              <w:rPr>
                <w:color w:val="000000"/>
                <w:sz w:val="22"/>
                <w:szCs w:val="22"/>
              </w:rPr>
              <w:t>-0.412</w:t>
            </w:r>
          </w:p>
        </w:tc>
        <w:tc>
          <w:tcPr>
            <w:tcW w:w="851" w:type="dxa"/>
            <w:tcBorders>
              <w:bottom w:val="single" w:sz="4" w:space="0" w:color="000000"/>
            </w:tcBorders>
            <w:vAlign w:val="bottom"/>
          </w:tcPr>
          <w:p w14:paraId="0000019D" w14:textId="77777777" w:rsidR="00E70473" w:rsidRDefault="00000000">
            <w:pPr>
              <w:jc w:val="center"/>
              <w:rPr>
                <w:color w:val="000000"/>
                <w:sz w:val="22"/>
                <w:szCs w:val="22"/>
              </w:rPr>
            </w:pPr>
            <w:r>
              <w:rPr>
                <w:color w:val="000000"/>
                <w:sz w:val="22"/>
                <w:szCs w:val="22"/>
              </w:rPr>
              <w:t>0.004</w:t>
            </w:r>
          </w:p>
        </w:tc>
        <w:tc>
          <w:tcPr>
            <w:tcW w:w="850" w:type="dxa"/>
            <w:tcBorders>
              <w:bottom w:val="single" w:sz="4" w:space="0" w:color="000000"/>
            </w:tcBorders>
            <w:vAlign w:val="bottom"/>
          </w:tcPr>
          <w:p w14:paraId="0000019E" w14:textId="77777777" w:rsidR="00E70473" w:rsidRDefault="00000000">
            <w:pPr>
              <w:jc w:val="center"/>
              <w:rPr>
                <w:color w:val="000000"/>
                <w:sz w:val="22"/>
                <w:szCs w:val="22"/>
              </w:rPr>
            </w:pPr>
            <w:r>
              <w:rPr>
                <w:color w:val="000000"/>
                <w:sz w:val="22"/>
                <w:szCs w:val="22"/>
              </w:rPr>
              <w:t>-0.694</w:t>
            </w:r>
          </w:p>
        </w:tc>
        <w:tc>
          <w:tcPr>
            <w:tcW w:w="851" w:type="dxa"/>
            <w:tcBorders>
              <w:bottom w:val="single" w:sz="4" w:space="0" w:color="000000"/>
            </w:tcBorders>
            <w:vAlign w:val="bottom"/>
          </w:tcPr>
          <w:p w14:paraId="0000019F" w14:textId="77777777" w:rsidR="00E70473" w:rsidRDefault="00000000">
            <w:pPr>
              <w:jc w:val="center"/>
              <w:rPr>
                <w:color w:val="000000"/>
                <w:sz w:val="22"/>
                <w:szCs w:val="22"/>
              </w:rPr>
            </w:pPr>
            <w:r>
              <w:rPr>
                <w:color w:val="000000"/>
                <w:sz w:val="22"/>
                <w:szCs w:val="22"/>
              </w:rPr>
              <w:t>-0.131</w:t>
            </w:r>
          </w:p>
        </w:tc>
        <w:tc>
          <w:tcPr>
            <w:tcW w:w="754" w:type="dxa"/>
            <w:tcBorders>
              <w:bottom w:val="single" w:sz="4" w:space="0" w:color="000000"/>
            </w:tcBorders>
            <w:vAlign w:val="bottom"/>
          </w:tcPr>
          <w:p w14:paraId="000001A0" w14:textId="77777777" w:rsidR="00E70473" w:rsidRDefault="00000000">
            <w:pPr>
              <w:jc w:val="center"/>
              <w:rPr>
                <w:color w:val="000000"/>
                <w:sz w:val="22"/>
                <w:szCs w:val="22"/>
              </w:rPr>
            </w:pPr>
            <w:r>
              <w:rPr>
                <w:color w:val="000000"/>
                <w:sz w:val="22"/>
                <w:szCs w:val="22"/>
              </w:rPr>
              <w:t>0.662</w:t>
            </w:r>
          </w:p>
        </w:tc>
        <w:tc>
          <w:tcPr>
            <w:tcW w:w="805" w:type="dxa"/>
            <w:tcBorders>
              <w:bottom w:val="single" w:sz="4" w:space="0" w:color="000000"/>
            </w:tcBorders>
            <w:vAlign w:val="bottom"/>
          </w:tcPr>
          <w:p w14:paraId="000001A1" w14:textId="77777777" w:rsidR="00E70473" w:rsidRDefault="00000000">
            <w:pPr>
              <w:jc w:val="center"/>
              <w:rPr>
                <w:color w:val="000000"/>
                <w:sz w:val="22"/>
                <w:szCs w:val="22"/>
              </w:rPr>
            </w:pPr>
            <w:r>
              <w:rPr>
                <w:sz w:val="22"/>
                <w:szCs w:val="22"/>
              </w:rPr>
              <w:t>0.500</w:t>
            </w:r>
          </w:p>
        </w:tc>
        <w:tc>
          <w:tcPr>
            <w:tcW w:w="711" w:type="dxa"/>
            <w:tcBorders>
              <w:bottom w:val="single" w:sz="4" w:space="0" w:color="000000"/>
            </w:tcBorders>
            <w:vAlign w:val="bottom"/>
          </w:tcPr>
          <w:p w14:paraId="000001A2" w14:textId="77777777" w:rsidR="00E70473" w:rsidRDefault="00000000">
            <w:pPr>
              <w:jc w:val="center"/>
              <w:rPr>
                <w:color w:val="000000"/>
                <w:sz w:val="22"/>
                <w:szCs w:val="22"/>
              </w:rPr>
            </w:pPr>
            <w:r>
              <w:rPr>
                <w:sz w:val="22"/>
                <w:szCs w:val="22"/>
              </w:rPr>
              <w:t>0.877</w:t>
            </w:r>
          </w:p>
        </w:tc>
        <w:tc>
          <w:tcPr>
            <w:tcW w:w="711" w:type="dxa"/>
            <w:vMerge/>
            <w:tcBorders>
              <w:top w:val="single" w:sz="4" w:space="0" w:color="000000"/>
              <w:bottom w:val="nil"/>
            </w:tcBorders>
            <w:vAlign w:val="bottom"/>
          </w:tcPr>
          <w:p w14:paraId="000001A3"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6" w:type="dxa"/>
            <w:vMerge/>
            <w:tcBorders>
              <w:top w:val="single" w:sz="4" w:space="0" w:color="000000"/>
              <w:bottom w:val="nil"/>
            </w:tcBorders>
            <w:vAlign w:val="bottom"/>
          </w:tcPr>
          <w:p w14:paraId="000001A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134" w:type="dxa"/>
            <w:vMerge/>
            <w:tcBorders>
              <w:top w:val="single" w:sz="4" w:space="0" w:color="000000"/>
              <w:bottom w:val="nil"/>
            </w:tcBorders>
            <w:vAlign w:val="bottom"/>
          </w:tcPr>
          <w:p w14:paraId="000001A5"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68E9D7E9" w14:textId="77777777">
        <w:trPr>
          <w:trHeight w:val="290"/>
        </w:trPr>
        <w:tc>
          <w:tcPr>
            <w:tcW w:w="1271" w:type="dxa"/>
            <w:vMerge w:val="restart"/>
            <w:tcBorders>
              <w:top w:val="single" w:sz="4" w:space="0" w:color="000000"/>
            </w:tcBorders>
            <w:vAlign w:val="bottom"/>
          </w:tcPr>
          <w:p w14:paraId="000001A6" w14:textId="77777777" w:rsidR="00E70473" w:rsidRDefault="00000000">
            <w:pPr>
              <w:rPr>
                <w:color w:val="000000"/>
                <w:sz w:val="22"/>
                <w:szCs w:val="22"/>
              </w:rPr>
            </w:pPr>
            <w:r>
              <w:rPr>
                <w:color w:val="000000"/>
                <w:sz w:val="22"/>
                <w:szCs w:val="22"/>
              </w:rPr>
              <w:t>Contact Duration</w:t>
            </w:r>
          </w:p>
        </w:tc>
        <w:tc>
          <w:tcPr>
            <w:tcW w:w="1559" w:type="dxa"/>
            <w:tcBorders>
              <w:top w:val="single" w:sz="4" w:space="0" w:color="000000"/>
              <w:bottom w:val="nil"/>
            </w:tcBorders>
            <w:vAlign w:val="bottom"/>
          </w:tcPr>
          <w:p w14:paraId="000001A7" w14:textId="77777777" w:rsidR="00E70473" w:rsidRDefault="00000000">
            <w:pPr>
              <w:rPr>
                <w:color w:val="000000"/>
                <w:sz w:val="22"/>
                <w:szCs w:val="22"/>
              </w:rPr>
            </w:pPr>
            <w:r>
              <w:rPr>
                <w:color w:val="000000"/>
                <w:sz w:val="22"/>
                <w:szCs w:val="22"/>
              </w:rPr>
              <w:t>Diseased</w:t>
            </w:r>
          </w:p>
        </w:tc>
        <w:tc>
          <w:tcPr>
            <w:tcW w:w="656" w:type="dxa"/>
            <w:vMerge w:val="restart"/>
            <w:tcBorders>
              <w:top w:val="single" w:sz="4" w:space="0" w:color="000000"/>
              <w:bottom w:val="nil"/>
            </w:tcBorders>
            <w:vAlign w:val="bottom"/>
          </w:tcPr>
          <w:p w14:paraId="000001A8" w14:textId="77777777" w:rsidR="00E70473" w:rsidRDefault="00000000">
            <w:pPr>
              <w:jc w:val="center"/>
              <w:rPr>
                <w:color w:val="000000"/>
                <w:sz w:val="22"/>
                <w:szCs w:val="22"/>
              </w:rPr>
            </w:pPr>
            <w:r>
              <w:rPr>
                <w:color w:val="000000"/>
                <w:sz w:val="22"/>
                <w:szCs w:val="22"/>
              </w:rPr>
              <w:t>1028</w:t>
            </w:r>
          </w:p>
        </w:tc>
        <w:tc>
          <w:tcPr>
            <w:tcW w:w="904" w:type="dxa"/>
            <w:vMerge w:val="restart"/>
            <w:tcBorders>
              <w:top w:val="single" w:sz="4" w:space="0" w:color="000000"/>
              <w:bottom w:val="nil"/>
            </w:tcBorders>
            <w:vAlign w:val="bottom"/>
          </w:tcPr>
          <w:p w14:paraId="000001A9" w14:textId="77777777" w:rsidR="00E70473" w:rsidRDefault="00000000">
            <w:pPr>
              <w:jc w:val="center"/>
              <w:rPr>
                <w:color w:val="000000"/>
                <w:sz w:val="22"/>
                <w:szCs w:val="22"/>
              </w:rPr>
            </w:pPr>
            <w:r>
              <w:rPr>
                <w:color w:val="000000"/>
                <w:sz w:val="22"/>
                <w:szCs w:val="22"/>
              </w:rPr>
              <w:t>2309.9</w:t>
            </w:r>
          </w:p>
        </w:tc>
        <w:tc>
          <w:tcPr>
            <w:tcW w:w="850" w:type="dxa"/>
            <w:tcBorders>
              <w:top w:val="single" w:sz="4" w:space="0" w:color="000000"/>
              <w:bottom w:val="nil"/>
            </w:tcBorders>
            <w:vAlign w:val="bottom"/>
          </w:tcPr>
          <w:p w14:paraId="000001AA" w14:textId="77777777" w:rsidR="00E70473" w:rsidRDefault="00000000">
            <w:pPr>
              <w:jc w:val="center"/>
              <w:rPr>
                <w:color w:val="000000"/>
                <w:sz w:val="22"/>
                <w:szCs w:val="22"/>
              </w:rPr>
            </w:pPr>
            <w:r>
              <w:rPr>
                <w:color w:val="000000"/>
                <w:sz w:val="22"/>
                <w:szCs w:val="22"/>
              </w:rPr>
              <w:t>-0.180</w:t>
            </w:r>
          </w:p>
        </w:tc>
        <w:tc>
          <w:tcPr>
            <w:tcW w:w="851" w:type="dxa"/>
            <w:tcBorders>
              <w:top w:val="single" w:sz="4" w:space="0" w:color="000000"/>
              <w:bottom w:val="nil"/>
            </w:tcBorders>
            <w:vAlign w:val="bottom"/>
          </w:tcPr>
          <w:p w14:paraId="000001AB" w14:textId="77777777" w:rsidR="00E70473" w:rsidRDefault="00000000">
            <w:pPr>
              <w:jc w:val="center"/>
              <w:rPr>
                <w:color w:val="000000"/>
                <w:sz w:val="22"/>
                <w:szCs w:val="22"/>
              </w:rPr>
            </w:pPr>
            <w:r>
              <w:rPr>
                <w:color w:val="000000"/>
                <w:sz w:val="22"/>
                <w:szCs w:val="22"/>
              </w:rPr>
              <w:t>0.144</w:t>
            </w:r>
          </w:p>
        </w:tc>
        <w:tc>
          <w:tcPr>
            <w:tcW w:w="850" w:type="dxa"/>
            <w:tcBorders>
              <w:top w:val="single" w:sz="4" w:space="0" w:color="000000"/>
              <w:bottom w:val="nil"/>
            </w:tcBorders>
            <w:vAlign w:val="bottom"/>
          </w:tcPr>
          <w:p w14:paraId="000001AC" w14:textId="77777777" w:rsidR="00E70473" w:rsidRDefault="00000000">
            <w:pPr>
              <w:jc w:val="center"/>
              <w:rPr>
                <w:color w:val="000000"/>
                <w:sz w:val="22"/>
                <w:szCs w:val="22"/>
              </w:rPr>
            </w:pPr>
            <w:r>
              <w:rPr>
                <w:color w:val="000000"/>
                <w:sz w:val="22"/>
                <w:szCs w:val="22"/>
              </w:rPr>
              <w:t>-0.421</w:t>
            </w:r>
          </w:p>
        </w:tc>
        <w:tc>
          <w:tcPr>
            <w:tcW w:w="851" w:type="dxa"/>
            <w:tcBorders>
              <w:top w:val="single" w:sz="4" w:space="0" w:color="000000"/>
              <w:bottom w:val="nil"/>
            </w:tcBorders>
            <w:vAlign w:val="bottom"/>
          </w:tcPr>
          <w:p w14:paraId="000001AD" w14:textId="77777777" w:rsidR="00E70473" w:rsidRDefault="00000000">
            <w:pPr>
              <w:jc w:val="center"/>
              <w:rPr>
                <w:color w:val="000000"/>
                <w:sz w:val="22"/>
                <w:szCs w:val="22"/>
              </w:rPr>
            </w:pPr>
            <w:r>
              <w:rPr>
                <w:color w:val="000000"/>
                <w:sz w:val="22"/>
                <w:szCs w:val="22"/>
              </w:rPr>
              <w:t>0.061</w:t>
            </w:r>
          </w:p>
        </w:tc>
        <w:tc>
          <w:tcPr>
            <w:tcW w:w="754" w:type="dxa"/>
            <w:tcBorders>
              <w:top w:val="single" w:sz="4" w:space="0" w:color="000000"/>
              <w:bottom w:val="nil"/>
            </w:tcBorders>
            <w:vAlign w:val="bottom"/>
          </w:tcPr>
          <w:p w14:paraId="000001AE" w14:textId="77777777" w:rsidR="00E70473" w:rsidRDefault="00000000">
            <w:pPr>
              <w:jc w:val="center"/>
              <w:rPr>
                <w:color w:val="000000"/>
                <w:sz w:val="22"/>
                <w:szCs w:val="22"/>
              </w:rPr>
            </w:pPr>
            <w:r>
              <w:rPr>
                <w:color w:val="000000"/>
                <w:sz w:val="22"/>
                <w:szCs w:val="22"/>
              </w:rPr>
              <w:t>0.836</w:t>
            </w:r>
          </w:p>
        </w:tc>
        <w:tc>
          <w:tcPr>
            <w:tcW w:w="805" w:type="dxa"/>
            <w:tcBorders>
              <w:top w:val="single" w:sz="4" w:space="0" w:color="000000"/>
              <w:bottom w:val="nil"/>
            </w:tcBorders>
            <w:vAlign w:val="bottom"/>
          </w:tcPr>
          <w:p w14:paraId="000001AF" w14:textId="77777777" w:rsidR="00E70473" w:rsidRDefault="00000000">
            <w:pPr>
              <w:jc w:val="center"/>
              <w:rPr>
                <w:color w:val="000000"/>
                <w:sz w:val="22"/>
                <w:szCs w:val="22"/>
              </w:rPr>
            </w:pPr>
            <w:r>
              <w:rPr>
                <w:color w:val="000000"/>
                <w:sz w:val="22"/>
                <w:szCs w:val="22"/>
              </w:rPr>
              <w:t>0.657</w:t>
            </w:r>
          </w:p>
        </w:tc>
        <w:tc>
          <w:tcPr>
            <w:tcW w:w="711" w:type="dxa"/>
            <w:tcBorders>
              <w:top w:val="single" w:sz="4" w:space="0" w:color="000000"/>
              <w:bottom w:val="nil"/>
            </w:tcBorders>
            <w:vAlign w:val="bottom"/>
          </w:tcPr>
          <w:p w14:paraId="000001B0" w14:textId="77777777" w:rsidR="00E70473" w:rsidRDefault="00000000">
            <w:pPr>
              <w:jc w:val="center"/>
              <w:rPr>
                <w:color w:val="000000"/>
                <w:sz w:val="22"/>
                <w:szCs w:val="22"/>
              </w:rPr>
            </w:pPr>
            <w:r>
              <w:rPr>
                <w:color w:val="000000"/>
                <w:sz w:val="22"/>
                <w:szCs w:val="22"/>
              </w:rPr>
              <w:t>1.063</w:t>
            </w:r>
          </w:p>
        </w:tc>
        <w:tc>
          <w:tcPr>
            <w:tcW w:w="711" w:type="dxa"/>
            <w:vMerge w:val="restart"/>
            <w:tcBorders>
              <w:top w:val="single" w:sz="4" w:space="0" w:color="000000"/>
              <w:bottom w:val="nil"/>
            </w:tcBorders>
            <w:vAlign w:val="bottom"/>
          </w:tcPr>
          <w:p w14:paraId="000001B1" w14:textId="77777777" w:rsidR="00E70473" w:rsidRDefault="00000000">
            <w:pPr>
              <w:jc w:val="center"/>
              <w:rPr>
                <w:color w:val="000000"/>
                <w:sz w:val="22"/>
                <w:szCs w:val="22"/>
              </w:rPr>
            </w:pPr>
            <w:r>
              <w:rPr>
                <w:color w:val="000000"/>
                <w:sz w:val="22"/>
                <w:szCs w:val="22"/>
              </w:rPr>
              <w:t>0.000</w:t>
            </w:r>
          </w:p>
        </w:tc>
        <w:tc>
          <w:tcPr>
            <w:tcW w:w="846" w:type="dxa"/>
            <w:vMerge w:val="restart"/>
            <w:tcBorders>
              <w:top w:val="single" w:sz="4" w:space="0" w:color="000000"/>
              <w:bottom w:val="nil"/>
            </w:tcBorders>
            <w:vAlign w:val="bottom"/>
          </w:tcPr>
          <w:p w14:paraId="000001B2" w14:textId="77777777" w:rsidR="00E70473" w:rsidRDefault="00000000">
            <w:pPr>
              <w:jc w:val="center"/>
              <w:rPr>
                <w:color w:val="000000"/>
                <w:sz w:val="22"/>
                <w:szCs w:val="22"/>
              </w:rPr>
            </w:pPr>
            <w:r>
              <w:rPr>
                <w:color w:val="000000"/>
                <w:sz w:val="22"/>
                <w:szCs w:val="22"/>
              </w:rPr>
              <w:t>0.001</w:t>
            </w:r>
          </w:p>
        </w:tc>
        <w:tc>
          <w:tcPr>
            <w:tcW w:w="1134" w:type="dxa"/>
            <w:vMerge w:val="restart"/>
            <w:tcBorders>
              <w:top w:val="single" w:sz="4" w:space="0" w:color="000000"/>
              <w:bottom w:val="nil"/>
            </w:tcBorders>
            <w:vAlign w:val="bottom"/>
          </w:tcPr>
          <w:p w14:paraId="000001B3" w14:textId="77777777" w:rsidR="00E70473" w:rsidRDefault="00000000">
            <w:pPr>
              <w:jc w:val="center"/>
              <w:rPr>
                <w:color w:val="000000"/>
                <w:sz w:val="22"/>
                <w:szCs w:val="22"/>
              </w:rPr>
            </w:pPr>
            <w:r>
              <w:rPr>
                <w:color w:val="000000"/>
                <w:sz w:val="22"/>
                <w:szCs w:val="22"/>
              </w:rPr>
              <w:t>&lt;0.001</w:t>
            </w:r>
          </w:p>
        </w:tc>
      </w:tr>
      <w:tr w:rsidR="00E70473" w14:paraId="6E0CF86F" w14:textId="77777777">
        <w:trPr>
          <w:trHeight w:val="290"/>
        </w:trPr>
        <w:tc>
          <w:tcPr>
            <w:tcW w:w="1271" w:type="dxa"/>
            <w:vMerge/>
            <w:tcBorders>
              <w:top w:val="single" w:sz="4" w:space="0" w:color="000000"/>
            </w:tcBorders>
            <w:vAlign w:val="bottom"/>
          </w:tcPr>
          <w:p w14:paraId="000001B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559" w:type="dxa"/>
            <w:tcBorders>
              <w:top w:val="nil"/>
            </w:tcBorders>
            <w:vAlign w:val="bottom"/>
          </w:tcPr>
          <w:p w14:paraId="000001B5" w14:textId="77777777" w:rsidR="00E70473" w:rsidRDefault="00000000">
            <w:pPr>
              <w:rPr>
                <w:color w:val="000000"/>
                <w:sz w:val="22"/>
                <w:szCs w:val="22"/>
              </w:rPr>
            </w:pPr>
            <w:r>
              <w:rPr>
                <w:color w:val="000000"/>
                <w:sz w:val="22"/>
                <w:szCs w:val="22"/>
              </w:rPr>
              <w:t>Zero Inflation</w:t>
            </w:r>
          </w:p>
        </w:tc>
        <w:tc>
          <w:tcPr>
            <w:tcW w:w="656" w:type="dxa"/>
            <w:vMerge/>
            <w:tcBorders>
              <w:top w:val="single" w:sz="4" w:space="0" w:color="000000"/>
              <w:bottom w:val="nil"/>
            </w:tcBorders>
            <w:vAlign w:val="bottom"/>
          </w:tcPr>
          <w:p w14:paraId="000001B6"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4" w:type="dxa"/>
            <w:vMerge/>
            <w:tcBorders>
              <w:top w:val="single" w:sz="4" w:space="0" w:color="000000"/>
              <w:bottom w:val="nil"/>
            </w:tcBorders>
            <w:vAlign w:val="bottom"/>
          </w:tcPr>
          <w:p w14:paraId="000001B7"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0" w:type="dxa"/>
            <w:tcBorders>
              <w:top w:val="nil"/>
            </w:tcBorders>
            <w:vAlign w:val="bottom"/>
          </w:tcPr>
          <w:p w14:paraId="000001B8" w14:textId="77777777" w:rsidR="00E70473" w:rsidRDefault="00000000">
            <w:pPr>
              <w:jc w:val="center"/>
              <w:rPr>
                <w:color w:val="000000"/>
                <w:sz w:val="22"/>
                <w:szCs w:val="22"/>
              </w:rPr>
            </w:pPr>
            <w:r>
              <w:rPr>
                <w:color w:val="000000"/>
                <w:sz w:val="22"/>
                <w:szCs w:val="22"/>
              </w:rPr>
              <w:t>-0.689</w:t>
            </w:r>
          </w:p>
        </w:tc>
        <w:tc>
          <w:tcPr>
            <w:tcW w:w="851" w:type="dxa"/>
            <w:tcBorders>
              <w:top w:val="nil"/>
            </w:tcBorders>
            <w:vAlign w:val="bottom"/>
          </w:tcPr>
          <w:p w14:paraId="000001B9" w14:textId="77777777" w:rsidR="00E70473" w:rsidRDefault="00000000">
            <w:pPr>
              <w:jc w:val="center"/>
              <w:rPr>
                <w:color w:val="000000"/>
                <w:sz w:val="22"/>
                <w:szCs w:val="22"/>
              </w:rPr>
            </w:pPr>
            <w:r>
              <w:rPr>
                <w:color w:val="000000"/>
                <w:sz w:val="22"/>
                <w:szCs w:val="22"/>
              </w:rPr>
              <w:t>0.001</w:t>
            </w:r>
          </w:p>
        </w:tc>
        <w:tc>
          <w:tcPr>
            <w:tcW w:w="850" w:type="dxa"/>
            <w:tcBorders>
              <w:top w:val="nil"/>
            </w:tcBorders>
            <w:vAlign w:val="bottom"/>
          </w:tcPr>
          <w:p w14:paraId="000001BA" w14:textId="77777777" w:rsidR="00E70473" w:rsidRDefault="00000000">
            <w:pPr>
              <w:jc w:val="center"/>
              <w:rPr>
                <w:color w:val="000000"/>
                <w:sz w:val="22"/>
                <w:szCs w:val="22"/>
              </w:rPr>
            </w:pPr>
            <w:r>
              <w:rPr>
                <w:color w:val="000000"/>
                <w:sz w:val="22"/>
                <w:szCs w:val="22"/>
              </w:rPr>
              <w:t>-1.090</w:t>
            </w:r>
          </w:p>
        </w:tc>
        <w:tc>
          <w:tcPr>
            <w:tcW w:w="851" w:type="dxa"/>
            <w:tcBorders>
              <w:top w:val="nil"/>
            </w:tcBorders>
            <w:vAlign w:val="bottom"/>
          </w:tcPr>
          <w:p w14:paraId="000001BB" w14:textId="77777777" w:rsidR="00E70473" w:rsidRDefault="00000000">
            <w:pPr>
              <w:jc w:val="center"/>
              <w:rPr>
                <w:color w:val="000000"/>
                <w:sz w:val="22"/>
                <w:szCs w:val="22"/>
              </w:rPr>
            </w:pPr>
            <w:r>
              <w:rPr>
                <w:color w:val="000000"/>
                <w:sz w:val="22"/>
                <w:szCs w:val="22"/>
              </w:rPr>
              <w:t>-0.289</w:t>
            </w:r>
          </w:p>
        </w:tc>
        <w:tc>
          <w:tcPr>
            <w:tcW w:w="754" w:type="dxa"/>
            <w:tcBorders>
              <w:top w:val="nil"/>
            </w:tcBorders>
            <w:vAlign w:val="bottom"/>
          </w:tcPr>
          <w:p w14:paraId="000001BC" w14:textId="77777777" w:rsidR="00E70473" w:rsidRDefault="00000000">
            <w:pPr>
              <w:jc w:val="center"/>
              <w:rPr>
                <w:color w:val="000000"/>
                <w:sz w:val="22"/>
                <w:szCs w:val="22"/>
              </w:rPr>
            </w:pPr>
            <w:r>
              <w:rPr>
                <w:color w:val="000000"/>
                <w:sz w:val="22"/>
                <w:szCs w:val="22"/>
              </w:rPr>
              <w:t>0.502</w:t>
            </w:r>
          </w:p>
        </w:tc>
        <w:tc>
          <w:tcPr>
            <w:tcW w:w="805" w:type="dxa"/>
            <w:tcBorders>
              <w:top w:val="nil"/>
            </w:tcBorders>
            <w:vAlign w:val="bottom"/>
          </w:tcPr>
          <w:p w14:paraId="000001BD" w14:textId="77777777" w:rsidR="00E70473" w:rsidRDefault="00000000">
            <w:pPr>
              <w:jc w:val="center"/>
              <w:rPr>
                <w:color w:val="000000"/>
                <w:sz w:val="22"/>
                <w:szCs w:val="22"/>
              </w:rPr>
            </w:pPr>
            <w:r>
              <w:rPr>
                <w:sz w:val="22"/>
                <w:szCs w:val="22"/>
              </w:rPr>
              <w:t>0.336</w:t>
            </w:r>
          </w:p>
        </w:tc>
        <w:tc>
          <w:tcPr>
            <w:tcW w:w="711" w:type="dxa"/>
            <w:tcBorders>
              <w:top w:val="nil"/>
            </w:tcBorders>
            <w:vAlign w:val="bottom"/>
          </w:tcPr>
          <w:p w14:paraId="000001BE" w14:textId="77777777" w:rsidR="00E70473" w:rsidRDefault="00000000">
            <w:pPr>
              <w:jc w:val="center"/>
              <w:rPr>
                <w:color w:val="000000"/>
                <w:sz w:val="22"/>
                <w:szCs w:val="22"/>
              </w:rPr>
            </w:pPr>
            <w:r>
              <w:rPr>
                <w:sz w:val="22"/>
                <w:szCs w:val="22"/>
              </w:rPr>
              <w:t>0.749</w:t>
            </w:r>
          </w:p>
        </w:tc>
        <w:tc>
          <w:tcPr>
            <w:tcW w:w="711" w:type="dxa"/>
            <w:vMerge/>
            <w:tcBorders>
              <w:top w:val="single" w:sz="4" w:space="0" w:color="000000"/>
              <w:bottom w:val="nil"/>
            </w:tcBorders>
            <w:vAlign w:val="bottom"/>
          </w:tcPr>
          <w:p w14:paraId="000001B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6" w:type="dxa"/>
            <w:vMerge/>
            <w:tcBorders>
              <w:top w:val="single" w:sz="4" w:space="0" w:color="000000"/>
              <w:bottom w:val="nil"/>
            </w:tcBorders>
            <w:vAlign w:val="bottom"/>
          </w:tcPr>
          <w:p w14:paraId="000001C0"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134" w:type="dxa"/>
            <w:vMerge/>
            <w:tcBorders>
              <w:top w:val="single" w:sz="4" w:space="0" w:color="000000"/>
              <w:bottom w:val="nil"/>
            </w:tcBorders>
            <w:vAlign w:val="bottom"/>
          </w:tcPr>
          <w:p w14:paraId="000001C1"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02A39EA8" w14:textId="77777777">
        <w:trPr>
          <w:trHeight w:val="290"/>
        </w:trPr>
        <w:tc>
          <w:tcPr>
            <w:tcW w:w="1271" w:type="dxa"/>
            <w:vMerge/>
            <w:tcBorders>
              <w:top w:val="single" w:sz="4" w:space="0" w:color="000000"/>
            </w:tcBorders>
            <w:vAlign w:val="bottom"/>
          </w:tcPr>
          <w:p w14:paraId="000001C2"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559" w:type="dxa"/>
            <w:vAlign w:val="bottom"/>
          </w:tcPr>
          <w:p w14:paraId="000001C3" w14:textId="77777777" w:rsidR="00E70473" w:rsidRDefault="00000000">
            <w:pPr>
              <w:rPr>
                <w:color w:val="000000"/>
                <w:sz w:val="22"/>
                <w:szCs w:val="22"/>
              </w:rPr>
            </w:pPr>
            <w:r>
              <w:rPr>
                <w:color w:val="000000"/>
                <w:sz w:val="22"/>
                <w:szCs w:val="22"/>
              </w:rPr>
              <w:t>Daylight</w:t>
            </w:r>
          </w:p>
        </w:tc>
        <w:tc>
          <w:tcPr>
            <w:tcW w:w="656" w:type="dxa"/>
            <w:vMerge/>
            <w:tcBorders>
              <w:top w:val="single" w:sz="4" w:space="0" w:color="000000"/>
              <w:bottom w:val="nil"/>
            </w:tcBorders>
            <w:vAlign w:val="bottom"/>
          </w:tcPr>
          <w:p w14:paraId="000001C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4" w:type="dxa"/>
            <w:vMerge/>
            <w:tcBorders>
              <w:top w:val="single" w:sz="4" w:space="0" w:color="000000"/>
              <w:bottom w:val="nil"/>
            </w:tcBorders>
            <w:vAlign w:val="bottom"/>
          </w:tcPr>
          <w:p w14:paraId="000001C5"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0" w:type="dxa"/>
            <w:vAlign w:val="bottom"/>
          </w:tcPr>
          <w:p w14:paraId="000001C6" w14:textId="77777777" w:rsidR="00E70473" w:rsidRDefault="00000000">
            <w:pPr>
              <w:jc w:val="center"/>
              <w:rPr>
                <w:color w:val="000000"/>
                <w:sz w:val="22"/>
                <w:szCs w:val="22"/>
              </w:rPr>
            </w:pPr>
            <w:r>
              <w:rPr>
                <w:color w:val="000000"/>
                <w:sz w:val="22"/>
                <w:szCs w:val="22"/>
              </w:rPr>
              <w:t>0.225</w:t>
            </w:r>
          </w:p>
        </w:tc>
        <w:tc>
          <w:tcPr>
            <w:tcW w:w="851" w:type="dxa"/>
            <w:vAlign w:val="bottom"/>
          </w:tcPr>
          <w:p w14:paraId="000001C7" w14:textId="77777777" w:rsidR="00E70473" w:rsidRDefault="00000000">
            <w:pPr>
              <w:jc w:val="center"/>
              <w:rPr>
                <w:color w:val="000000"/>
                <w:sz w:val="22"/>
                <w:szCs w:val="22"/>
              </w:rPr>
            </w:pPr>
            <w:r>
              <w:rPr>
                <w:color w:val="000000"/>
                <w:sz w:val="22"/>
                <w:szCs w:val="22"/>
              </w:rPr>
              <w:t>0.063</w:t>
            </w:r>
          </w:p>
        </w:tc>
        <w:tc>
          <w:tcPr>
            <w:tcW w:w="850" w:type="dxa"/>
            <w:vAlign w:val="bottom"/>
          </w:tcPr>
          <w:p w14:paraId="000001C8" w14:textId="77777777" w:rsidR="00E70473" w:rsidRDefault="00000000">
            <w:pPr>
              <w:jc w:val="center"/>
              <w:rPr>
                <w:color w:val="000000"/>
                <w:sz w:val="22"/>
                <w:szCs w:val="22"/>
              </w:rPr>
            </w:pPr>
            <w:r>
              <w:rPr>
                <w:color w:val="000000"/>
                <w:sz w:val="22"/>
                <w:szCs w:val="22"/>
              </w:rPr>
              <w:t>-0.013</w:t>
            </w:r>
          </w:p>
        </w:tc>
        <w:tc>
          <w:tcPr>
            <w:tcW w:w="851" w:type="dxa"/>
            <w:vAlign w:val="bottom"/>
          </w:tcPr>
          <w:p w14:paraId="000001C9" w14:textId="77777777" w:rsidR="00E70473" w:rsidRDefault="00000000">
            <w:pPr>
              <w:jc w:val="center"/>
              <w:rPr>
                <w:color w:val="000000"/>
                <w:sz w:val="22"/>
                <w:szCs w:val="22"/>
              </w:rPr>
            </w:pPr>
            <w:r>
              <w:rPr>
                <w:color w:val="000000"/>
                <w:sz w:val="22"/>
                <w:szCs w:val="22"/>
              </w:rPr>
              <w:t>0.462</w:t>
            </w:r>
          </w:p>
        </w:tc>
        <w:tc>
          <w:tcPr>
            <w:tcW w:w="754" w:type="dxa"/>
            <w:vAlign w:val="bottom"/>
          </w:tcPr>
          <w:p w14:paraId="000001CA" w14:textId="77777777" w:rsidR="00E70473" w:rsidRDefault="00000000">
            <w:pPr>
              <w:jc w:val="center"/>
              <w:rPr>
                <w:color w:val="000000"/>
                <w:sz w:val="22"/>
                <w:szCs w:val="22"/>
              </w:rPr>
            </w:pPr>
            <w:r>
              <w:rPr>
                <w:color w:val="000000"/>
                <w:sz w:val="22"/>
                <w:szCs w:val="22"/>
              </w:rPr>
              <w:t>1.252</w:t>
            </w:r>
          </w:p>
        </w:tc>
        <w:tc>
          <w:tcPr>
            <w:tcW w:w="805" w:type="dxa"/>
            <w:vAlign w:val="bottom"/>
          </w:tcPr>
          <w:p w14:paraId="000001CB" w14:textId="77777777" w:rsidR="00E70473" w:rsidRDefault="00000000">
            <w:pPr>
              <w:jc w:val="center"/>
              <w:rPr>
                <w:color w:val="000000"/>
                <w:sz w:val="22"/>
                <w:szCs w:val="22"/>
              </w:rPr>
            </w:pPr>
            <w:r>
              <w:rPr>
                <w:color w:val="000000"/>
                <w:sz w:val="22"/>
                <w:szCs w:val="22"/>
              </w:rPr>
              <w:t>0.988</w:t>
            </w:r>
          </w:p>
        </w:tc>
        <w:tc>
          <w:tcPr>
            <w:tcW w:w="711" w:type="dxa"/>
            <w:vAlign w:val="bottom"/>
          </w:tcPr>
          <w:p w14:paraId="000001CC" w14:textId="77777777" w:rsidR="00E70473" w:rsidRDefault="00000000">
            <w:pPr>
              <w:jc w:val="center"/>
              <w:rPr>
                <w:color w:val="000000"/>
                <w:sz w:val="22"/>
                <w:szCs w:val="22"/>
              </w:rPr>
            </w:pPr>
            <w:r>
              <w:rPr>
                <w:color w:val="000000"/>
                <w:sz w:val="22"/>
                <w:szCs w:val="22"/>
              </w:rPr>
              <w:t>1.587</w:t>
            </w:r>
          </w:p>
        </w:tc>
        <w:tc>
          <w:tcPr>
            <w:tcW w:w="711" w:type="dxa"/>
            <w:vMerge/>
            <w:tcBorders>
              <w:top w:val="single" w:sz="4" w:space="0" w:color="000000"/>
              <w:bottom w:val="nil"/>
            </w:tcBorders>
            <w:vAlign w:val="bottom"/>
          </w:tcPr>
          <w:p w14:paraId="000001CD"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6" w:type="dxa"/>
            <w:vMerge/>
            <w:tcBorders>
              <w:top w:val="single" w:sz="4" w:space="0" w:color="000000"/>
              <w:bottom w:val="nil"/>
            </w:tcBorders>
            <w:vAlign w:val="bottom"/>
          </w:tcPr>
          <w:p w14:paraId="000001CE"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134" w:type="dxa"/>
            <w:vMerge/>
            <w:tcBorders>
              <w:top w:val="single" w:sz="4" w:space="0" w:color="000000"/>
              <w:bottom w:val="nil"/>
            </w:tcBorders>
            <w:vAlign w:val="bottom"/>
          </w:tcPr>
          <w:p w14:paraId="000001CF"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5A0A4EE6" w14:textId="77777777">
        <w:trPr>
          <w:trHeight w:val="290"/>
        </w:trPr>
        <w:tc>
          <w:tcPr>
            <w:tcW w:w="1271" w:type="dxa"/>
            <w:vMerge/>
            <w:tcBorders>
              <w:top w:val="single" w:sz="4" w:space="0" w:color="000000"/>
            </w:tcBorders>
            <w:vAlign w:val="bottom"/>
          </w:tcPr>
          <w:p w14:paraId="000001D0"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559" w:type="dxa"/>
            <w:vAlign w:val="bottom"/>
          </w:tcPr>
          <w:p w14:paraId="000001D1" w14:textId="77777777" w:rsidR="00E70473" w:rsidRDefault="00000000">
            <w:pPr>
              <w:rPr>
                <w:color w:val="000000"/>
                <w:sz w:val="22"/>
                <w:szCs w:val="22"/>
              </w:rPr>
            </w:pPr>
            <w:r>
              <w:rPr>
                <w:color w:val="000000"/>
                <w:sz w:val="22"/>
                <w:szCs w:val="22"/>
              </w:rPr>
              <w:t>Zero Inflation</w:t>
            </w:r>
          </w:p>
        </w:tc>
        <w:tc>
          <w:tcPr>
            <w:tcW w:w="656" w:type="dxa"/>
            <w:vMerge/>
            <w:tcBorders>
              <w:top w:val="single" w:sz="4" w:space="0" w:color="000000"/>
              <w:bottom w:val="nil"/>
            </w:tcBorders>
            <w:vAlign w:val="bottom"/>
          </w:tcPr>
          <w:p w14:paraId="000001D2"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4" w:type="dxa"/>
            <w:vMerge/>
            <w:tcBorders>
              <w:top w:val="single" w:sz="4" w:space="0" w:color="000000"/>
              <w:bottom w:val="nil"/>
            </w:tcBorders>
            <w:vAlign w:val="bottom"/>
          </w:tcPr>
          <w:p w14:paraId="000001D3"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0" w:type="dxa"/>
            <w:vAlign w:val="bottom"/>
          </w:tcPr>
          <w:p w14:paraId="000001D4" w14:textId="77777777" w:rsidR="00E70473" w:rsidRDefault="00000000">
            <w:pPr>
              <w:jc w:val="center"/>
              <w:rPr>
                <w:color w:val="000000"/>
                <w:sz w:val="22"/>
                <w:szCs w:val="22"/>
              </w:rPr>
            </w:pPr>
            <w:r>
              <w:rPr>
                <w:color w:val="000000"/>
                <w:sz w:val="22"/>
                <w:szCs w:val="22"/>
              </w:rPr>
              <w:t>-0.278</w:t>
            </w:r>
          </w:p>
        </w:tc>
        <w:tc>
          <w:tcPr>
            <w:tcW w:w="851" w:type="dxa"/>
            <w:vAlign w:val="bottom"/>
          </w:tcPr>
          <w:p w14:paraId="000001D5" w14:textId="77777777" w:rsidR="00E70473" w:rsidRDefault="00000000">
            <w:pPr>
              <w:jc w:val="center"/>
              <w:rPr>
                <w:color w:val="000000"/>
                <w:sz w:val="22"/>
                <w:szCs w:val="22"/>
              </w:rPr>
            </w:pPr>
            <w:r>
              <w:rPr>
                <w:color w:val="000000"/>
                <w:sz w:val="22"/>
                <w:szCs w:val="22"/>
              </w:rPr>
              <w:t>0.154</w:t>
            </w:r>
          </w:p>
        </w:tc>
        <w:tc>
          <w:tcPr>
            <w:tcW w:w="850" w:type="dxa"/>
            <w:vAlign w:val="bottom"/>
          </w:tcPr>
          <w:p w14:paraId="000001D6" w14:textId="77777777" w:rsidR="00E70473" w:rsidRDefault="00000000">
            <w:pPr>
              <w:jc w:val="center"/>
              <w:rPr>
                <w:color w:val="000000"/>
                <w:sz w:val="22"/>
                <w:szCs w:val="22"/>
              </w:rPr>
            </w:pPr>
            <w:r>
              <w:rPr>
                <w:color w:val="000000"/>
                <w:sz w:val="22"/>
                <w:szCs w:val="22"/>
              </w:rPr>
              <w:t>-0.660</w:t>
            </w:r>
          </w:p>
        </w:tc>
        <w:tc>
          <w:tcPr>
            <w:tcW w:w="851" w:type="dxa"/>
            <w:vAlign w:val="bottom"/>
          </w:tcPr>
          <w:p w14:paraId="000001D7" w14:textId="77777777" w:rsidR="00E70473" w:rsidRDefault="00000000">
            <w:pPr>
              <w:jc w:val="center"/>
              <w:rPr>
                <w:color w:val="000000"/>
                <w:sz w:val="22"/>
                <w:szCs w:val="22"/>
              </w:rPr>
            </w:pPr>
            <w:r>
              <w:rPr>
                <w:color w:val="000000"/>
                <w:sz w:val="22"/>
                <w:szCs w:val="22"/>
              </w:rPr>
              <w:t>0.105</w:t>
            </w:r>
          </w:p>
        </w:tc>
        <w:tc>
          <w:tcPr>
            <w:tcW w:w="754" w:type="dxa"/>
            <w:vAlign w:val="bottom"/>
          </w:tcPr>
          <w:p w14:paraId="000001D8" w14:textId="77777777" w:rsidR="00E70473" w:rsidRDefault="00000000">
            <w:pPr>
              <w:jc w:val="center"/>
              <w:rPr>
                <w:color w:val="000000"/>
                <w:sz w:val="22"/>
                <w:szCs w:val="22"/>
              </w:rPr>
            </w:pPr>
            <w:r>
              <w:rPr>
                <w:color w:val="000000"/>
                <w:sz w:val="22"/>
                <w:szCs w:val="22"/>
              </w:rPr>
              <w:t>0.757</w:t>
            </w:r>
          </w:p>
        </w:tc>
        <w:tc>
          <w:tcPr>
            <w:tcW w:w="805" w:type="dxa"/>
            <w:vAlign w:val="bottom"/>
          </w:tcPr>
          <w:p w14:paraId="000001D9" w14:textId="77777777" w:rsidR="00E70473" w:rsidRDefault="00000000">
            <w:pPr>
              <w:jc w:val="center"/>
              <w:rPr>
                <w:color w:val="000000"/>
                <w:sz w:val="22"/>
                <w:szCs w:val="22"/>
              </w:rPr>
            </w:pPr>
            <w:r>
              <w:rPr>
                <w:sz w:val="22"/>
                <w:szCs w:val="22"/>
              </w:rPr>
              <w:t>0.517</w:t>
            </w:r>
          </w:p>
        </w:tc>
        <w:tc>
          <w:tcPr>
            <w:tcW w:w="711" w:type="dxa"/>
            <w:vAlign w:val="bottom"/>
          </w:tcPr>
          <w:p w14:paraId="000001DA" w14:textId="77777777" w:rsidR="00E70473" w:rsidRDefault="00000000">
            <w:pPr>
              <w:jc w:val="center"/>
              <w:rPr>
                <w:color w:val="000000"/>
                <w:sz w:val="22"/>
                <w:szCs w:val="22"/>
              </w:rPr>
            </w:pPr>
            <w:r>
              <w:rPr>
                <w:sz w:val="22"/>
                <w:szCs w:val="22"/>
              </w:rPr>
              <w:t>1.111</w:t>
            </w:r>
          </w:p>
        </w:tc>
        <w:tc>
          <w:tcPr>
            <w:tcW w:w="711" w:type="dxa"/>
            <w:vMerge/>
            <w:tcBorders>
              <w:top w:val="single" w:sz="4" w:space="0" w:color="000000"/>
              <w:bottom w:val="nil"/>
            </w:tcBorders>
            <w:vAlign w:val="bottom"/>
          </w:tcPr>
          <w:p w14:paraId="000001DB"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6" w:type="dxa"/>
            <w:vMerge/>
            <w:tcBorders>
              <w:top w:val="single" w:sz="4" w:space="0" w:color="000000"/>
              <w:bottom w:val="nil"/>
            </w:tcBorders>
            <w:vAlign w:val="bottom"/>
          </w:tcPr>
          <w:p w14:paraId="000001DC"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134" w:type="dxa"/>
            <w:vMerge/>
            <w:tcBorders>
              <w:top w:val="single" w:sz="4" w:space="0" w:color="000000"/>
              <w:bottom w:val="nil"/>
            </w:tcBorders>
            <w:vAlign w:val="bottom"/>
          </w:tcPr>
          <w:p w14:paraId="000001DD"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5881AC6A" w14:textId="77777777">
        <w:trPr>
          <w:trHeight w:val="290"/>
        </w:trPr>
        <w:tc>
          <w:tcPr>
            <w:tcW w:w="1271" w:type="dxa"/>
            <w:vMerge/>
            <w:tcBorders>
              <w:top w:val="single" w:sz="4" w:space="0" w:color="000000"/>
            </w:tcBorders>
            <w:vAlign w:val="bottom"/>
          </w:tcPr>
          <w:p w14:paraId="000001DE"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559" w:type="dxa"/>
            <w:vAlign w:val="bottom"/>
          </w:tcPr>
          <w:p w14:paraId="000001DF" w14:textId="77777777" w:rsidR="00E70473" w:rsidRDefault="00000000">
            <w:pPr>
              <w:rPr>
                <w:color w:val="000000"/>
                <w:sz w:val="22"/>
                <w:szCs w:val="22"/>
              </w:rPr>
            </w:pPr>
            <w:r>
              <w:rPr>
                <w:color w:val="000000"/>
                <w:sz w:val="22"/>
                <w:szCs w:val="22"/>
              </w:rPr>
              <w:t>Male</w:t>
            </w:r>
          </w:p>
        </w:tc>
        <w:tc>
          <w:tcPr>
            <w:tcW w:w="656" w:type="dxa"/>
            <w:vMerge/>
            <w:tcBorders>
              <w:top w:val="single" w:sz="4" w:space="0" w:color="000000"/>
              <w:bottom w:val="nil"/>
            </w:tcBorders>
            <w:vAlign w:val="bottom"/>
          </w:tcPr>
          <w:p w14:paraId="000001E0"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4" w:type="dxa"/>
            <w:vMerge/>
            <w:tcBorders>
              <w:top w:val="single" w:sz="4" w:space="0" w:color="000000"/>
              <w:bottom w:val="nil"/>
            </w:tcBorders>
            <w:vAlign w:val="bottom"/>
          </w:tcPr>
          <w:p w14:paraId="000001E1"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0" w:type="dxa"/>
            <w:vAlign w:val="bottom"/>
          </w:tcPr>
          <w:p w14:paraId="000001E2" w14:textId="77777777" w:rsidR="00E70473" w:rsidRDefault="00000000">
            <w:pPr>
              <w:jc w:val="center"/>
              <w:rPr>
                <w:color w:val="000000"/>
                <w:sz w:val="22"/>
                <w:szCs w:val="22"/>
              </w:rPr>
            </w:pPr>
            <w:r>
              <w:rPr>
                <w:color w:val="000000"/>
                <w:sz w:val="22"/>
                <w:szCs w:val="22"/>
              </w:rPr>
              <w:t>-0.004</w:t>
            </w:r>
          </w:p>
        </w:tc>
        <w:tc>
          <w:tcPr>
            <w:tcW w:w="851" w:type="dxa"/>
            <w:vAlign w:val="bottom"/>
          </w:tcPr>
          <w:p w14:paraId="000001E3" w14:textId="77777777" w:rsidR="00E70473" w:rsidRDefault="00000000">
            <w:pPr>
              <w:jc w:val="center"/>
              <w:rPr>
                <w:color w:val="000000"/>
                <w:sz w:val="22"/>
                <w:szCs w:val="22"/>
              </w:rPr>
            </w:pPr>
            <w:r>
              <w:rPr>
                <w:color w:val="000000"/>
                <w:sz w:val="22"/>
                <w:szCs w:val="22"/>
              </w:rPr>
              <w:t>0.974</w:t>
            </w:r>
          </w:p>
        </w:tc>
        <w:tc>
          <w:tcPr>
            <w:tcW w:w="850" w:type="dxa"/>
            <w:vAlign w:val="bottom"/>
          </w:tcPr>
          <w:p w14:paraId="000001E4" w14:textId="77777777" w:rsidR="00E70473" w:rsidRDefault="00000000">
            <w:pPr>
              <w:jc w:val="center"/>
              <w:rPr>
                <w:color w:val="000000"/>
                <w:sz w:val="22"/>
                <w:szCs w:val="22"/>
              </w:rPr>
            </w:pPr>
            <w:r>
              <w:rPr>
                <w:color w:val="000000"/>
                <w:sz w:val="22"/>
                <w:szCs w:val="22"/>
              </w:rPr>
              <w:t>-0.23</w:t>
            </w:r>
          </w:p>
        </w:tc>
        <w:tc>
          <w:tcPr>
            <w:tcW w:w="851" w:type="dxa"/>
            <w:vAlign w:val="bottom"/>
          </w:tcPr>
          <w:p w14:paraId="000001E5" w14:textId="77777777" w:rsidR="00E70473" w:rsidRDefault="00000000">
            <w:pPr>
              <w:jc w:val="center"/>
              <w:rPr>
                <w:color w:val="000000"/>
                <w:sz w:val="22"/>
                <w:szCs w:val="22"/>
              </w:rPr>
            </w:pPr>
            <w:r>
              <w:rPr>
                <w:color w:val="000000"/>
                <w:sz w:val="22"/>
                <w:szCs w:val="22"/>
              </w:rPr>
              <w:t>0.223</w:t>
            </w:r>
          </w:p>
        </w:tc>
        <w:tc>
          <w:tcPr>
            <w:tcW w:w="754" w:type="dxa"/>
            <w:vAlign w:val="bottom"/>
          </w:tcPr>
          <w:p w14:paraId="000001E6" w14:textId="77777777" w:rsidR="00E70473" w:rsidRDefault="00000000">
            <w:pPr>
              <w:jc w:val="center"/>
              <w:rPr>
                <w:color w:val="000000"/>
                <w:sz w:val="22"/>
                <w:szCs w:val="22"/>
              </w:rPr>
            </w:pPr>
            <w:r>
              <w:rPr>
                <w:color w:val="000000"/>
                <w:sz w:val="22"/>
                <w:szCs w:val="22"/>
              </w:rPr>
              <w:t>0.996</w:t>
            </w:r>
          </w:p>
        </w:tc>
        <w:tc>
          <w:tcPr>
            <w:tcW w:w="805" w:type="dxa"/>
            <w:vAlign w:val="bottom"/>
          </w:tcPr>
          <w:p w14:paraId="000001E7" w14:textId="77777777" w:rsidR="00E70473" w:rsidRDefault="00000000">
            <w:pPr>
              <w:jc w:val="center"/>
              <w:rPr>
                <w:color w:val="000000"/>
                <w:sz w:val="22"/>
                <w:szCs w:val="22"/>
              </w:rPr>
            </w:pPr>
            <w:r>
              <w:rPr>
                <w:color w:val="000000"/>
                <w:sz w:val="22"/>
                <w:szCs w:val="22"/>
              </w:rPr>
              <w:t>0.794</w:t>
            </w:r>
          </w:p>
        </w:tc>
        <w:tc>
          <w:tcPr>
            <w:tcW w:w="711" w:type="dxa"/>
            <w:vAlign w:val="bottom"/>
          </w:tcPr>
          <w:p w14:paraId="000001E8" w14:textId="77777777" w:rsidR="00E70473" w:rsidRDefault="00000000">
            <w:pPr>
              <w:jc w:val="center"/>
              <w:rPr>
                <w:color w:val="000000"/>
                <w:sz w:val="22"/>
                <w:szCs w:val="22"/>
              </w:rPr>
            </w:pPr>
            <w:r>
              <w:rPr>
                <w:color w:val="000000"/>
                <w:sz w:val="22"/>
                <w:szCs w:val="22"/>
              </w:rPr>
              <w:t>1.25</w:t>
            </w:r>
          </w:p>
        </w:tc>
        <w:tc>
          <w:tcPr>
            <w:tcW w:w="711" w:type="dxa"/>
            <w:vMerge/>
            <w:tcBorders>
              <w:top w:val="single" w:sz="4" w:space="0" w:color="000000"/>
              <w:bottom w:val="nil"/>
            </w:tcBorders>
            <w:vAlign w:val="bottom"/>
          </w:tcPr>
          <w:p w14:paraId="000001E9"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6" w:type="dxa"/>
            <w:vMerge/>
            <w:tcBorders>
              <w:top w:val="single" w:sz="4" w:space="0" w:color="000000"/>
              <w:bottom w:val="nil"/>
            </w:tcBorders>
            <w:vAlign w:val="bottom"/>
          </w:tcPr>
          <w:p w14:paraId="000001EA"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134" w:type="dxa"/>
            <w:vMerge/>
            <w:tcBorders>
              <w:top w:val="single" w:sz="4" w:space="0" w:color="000000"/>
              <w:bottom w:val="nil"/>
            </w:tcBorders>
            <w:vAlign w:val="bottom"/>
          </w:tcPr>
          <w:p w14:paraId="000001EB"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01C04DB5" w14:textId="77777777">
        <w:trPr>
          <w:trHeight w:val="290"/>
        </w:trPr>
        <w:tc>
          <w:tcPr>
            <w:tcW w:w="1271" w:type="dxa"/>
            <w:vMerge/>
            <w:tcBorders>
              <w:top w:val="single" w:sz="4" w:space="0" w:color="000000"/>
            </w:tcBorders>
            <w:vAlign w:val="bottom"/>
          </w:tcPr>
          <w:p w14:paraId="000001EC"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559" w:type="dxa"/>
            <w:vAlign w:val="bottom"/>
          </w:tcPr>
          <w:p w14:paraId="000001ED" w14:textId="77777777" w:rsidR="00E70473" w:rsidRDefault="00000000">
            <w:pPr>
              <w:rPr>
                <w:color w:val="000000"/>
                <w:sz w:val="22"/>
                <w:szCs w:val="22"/>
              </w:rPr>
            </w:pPr>
            <w:r>
              <w:rPr>
                <w:color w:val="000000"/>
                <w:sz w:val="22"/>
                <w:szCs w:val="22"/>
              </w:rPr>
              <w:t>Zero Inflation</w:t>
            </w:r>
          </w:p>
        </w:tc>
        <w:tc>
          <w:tcPr>
            <w:tcW w:w="656" w:type="dxa"/>
            <w:vMerge/>
            <w:tcBorders>
              <w:top w:val="single" w:sz="4" w:space="0" w:color="000000"/>
              <w:bottom w:val="nil"/>
            </w:tcBorders>
            <w:vAlign w:val="bottom"/>
          </w:tcPr>
          <w:p w14:paraId="000001EE"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4" w:type="dxa"/>
            <w:vMerge/>
            <w:tcBorders>
              <w:top w:val="single" w:sz="4" w:space="0" w:color="000000"/>
              <w:bottom w:val="nil"/>
            </w:tcBorders>
            <w:vAlign w:val="bottom"/>
          </w:tcPr>
          <w:p w14:paraId="000001E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0" w:type="dxa"/>
            <w:vAlign w:val="bottom"/>
          </w:tcPr>
          <w:p w14:paraId="000001F0" w14:textId="77777777" w:rsidR="00E70473" w:rsidRDefault="00000000">
            <w:pPr>
              <w:jc w:val="center"/>
              <w:rPr>
                <w:color w:val="000000"/>
                <w:sz w:val="22"/>
                <w:szCs w:val="22"/>
              </w:rPr>
            </w:pPr>
            <w:r>
              <w:rPr>
                <w:color w:val="000000"/>
                <w:sz w:val="22"/>
                <w:szCs w:val="22"/>
              </w:rPr>
              <w:t>-0.044</w:t>
            </w:r>
          </w:p>
        </w:tc>
        <w:tc>
          <w:tcPr>
            <w:tcW w:w="851" w:type="dxa"/>
            <w:vAlign w:val="bottom"/>
          </w:tcPr>
          <w:p w14:paraId="000001F1" w14:textId="77777777" w:rsidR="00E70473" w:rsidRDefault="00000000">
            <w:pPr>
              <w:jc w:val="center"/>
              <w:rPr>
                <w:color w:val="000000"/>
                <w:sz w:val="22"/>
                <w:szCs w:val="22"/>
              </w:rPr>
            </w:pPr>
            <w:r>
              <w:rPr>
                <w:color w:val="000000"/>
                <w:sz w:val="22"/>
                <w:szCs w:val="22"/>
              </w:rPr>
              <w:t>0.809</w:t>
            </w:r>
          </w:p>
        </w:tc>
        <w:tc>
          <w:tcPr>
            <w:tcW w:w="850" w:type="dxa"/>
            <w:vAlign w:val="bottom"/>
          </w:tcPr>
          <w:p w14:paraId="000001F2" w14:textId="77777777" w:rsidR="00E70473" w:rsidRDefault="00000000">
            <w:pPr>
              <w:jc w:val="center"/>
              <w:rPr>
                <w:color w:val="000000"/>
                <w:sz w:val="22"/>
                <w:szCs w:val="22"/>
              </w:rPr>
            </w:pPr>
            <w:r>
              <w:rPr>
                <w:color w:val="000000"/>
                <w:sz w:val="22"/>
                <w:szCs w:val="22"/>
              </w:rPr>
              <w:t>-0.398</w:t>
            </w:r>
          </w:p>
        </w:tc>
        <w:tc>
          <w:tcPr>
            <w:tcW w:w="851" w:type="dxa"/>
            <w:vAlign w:val="bottom"/>
          </w:tcPr>
          <w:p w14:paraId="000001F3" w14:textId="77777777" w:rsidR="00E70473" w:rsidRDefault="00000000">
            <w:pPr>
              <w:jc w:val="center"/>
              <w:rPr>
                <w:color w:val="000000"/>
                <w:sz w:val="22"/>
                <w:szCs w:val="22"/>
              </w:rPr>
            </w:pPr>
            <w:r>
              <w:rPr>
                <w:color w:val="000000"/>
                <w:sz w:val="22"/>
                <w:szCs w:val="22"/>
              </w:rPr>
              <w:t>0.311</w:t>
            </w:r>
          </w:p>
        </w:tc>
        <w:tc>
          <w:tcPr>
            <w:tcW w:w="754" w:type="dxa"/>
            <w:vAlign w:val="bottom"/>
          </w:tcPr>
          <w:p w14:paraId="000001F4" w14:textId="77777777" w:rsidR="00E70473" w:rsidRDefault="00000000">
            <w:pPr>
              <w:jc w:val="center"/>
              <w:rPr>
                <w:color w:val="000000"/>
                <w:sz w:val="22"/>
                <w:szCs w:val="22"/>
              </w:rPr>
            </w:pPr>
            <w:r>
              <w:rPr>
                <w:color w:val="000000"/>
                <w:sz w:val="22"/>
                <w:szCs w:val="22"/>
              </w:rPr>
              <w:t>0.957</w:t>
            </w:r>
          </w:p>
        </w:tc>
        <w:tc>
          <w:tcPr>
            <w:tcW w:w="805" w:type="dxa"/>
            <w:vAlign w:val="bottom"/>
          </w:tcPr>
          <w:p w14:paraId="000001F5" w14:textId="77777777" w:rsidR="00E70473" w:rsidRDefault="00000000">
            <w:pPr>
              <w:jc w:val="center"/>
              <w:rPr>
                <w:color w:val="000000"/>
                <w:sz w:val="22"/>
                <w:szCs w:val="22"/>
              </w:rPr>
            </w:pPr>
            <w:r>
              <w:rPr>
                <w:sz w:val="22"/>
                <w:szCs w:val="22"/>
              </w:rPr>
              <w:t>0.392</w:t>
            </w:r>
          </w:p>
        </w:tc>
        <w:tc>
          <w:tcPr>
            <w:tcW w:w="711" w:type="dxa"/>
            <w:vAlign w:val="bottom"/>
          </w:tcPr>
          <w:p w14:paraId="000001F6" w14:textId="77777777" w:rsidR="00E70473" w:rsidRDefault="00000000">
            <w:pPr>
              <w:jc w:val="center"/>
              <w:rPr>
                <w:color w:val="000000"/>
                <w:sz w:val="22"/>
                <w:szCs w:val="22"/>
              </w:rPr>
            </w:pPr>
            <w:r>
              <w:rPr>
                <w:sz w:val="22"/>
                <w:szCs w:val="22"/>
              </w:rPr>
              <w:t>0.900</w:t>
            </w:r>
          </w:p>
        </w:tc>
        <w:tc>
          <w:tcPr>
            <w:tcW w:w="711" w:type="dxa"/>
            <w:vMerge/>
            <w:tcBorders>
              <w:top w:val="single" w:sz="4" w:space="0" w:color="000000"/>
              <w:bottom w:val="nil"/>
            </w:tcBorders>
            <w:vAlign w:val="bottom"/>
          </w:tcPr>
          <w:p w14:paraId="000001F7"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6" w:type="dxa"/>
            <w:vMerge/>
            <w:tcBorders>
              <w:top w:val="single" w:sz="4" w:space="0" w:color="000000"/>
              <w:bottom w:val="nil"/>
            </w:tcBorders>
            <w:vAlign w:val="bottom"/>
          </w:tcPr>
          <w:p w14:paraId="000001F8"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134" w:type="dxa"/>
            <w:vMerge/>
            <w:tcBorders>
              <w:top w:val="single" w:sz="4" w:space="0" w:color="000000"/>
              <w:bottom w:val="nil"/>
            </w:tcBorders>
            <w:vAlign w:val="bottom"/>
          </w:tcPr>
          <w:p w14:paraId="000001F9"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4971BB25" w14:textId="77777777">
        <w:trPr>
          <w:trHeight w:val="290"/>
        </w:trPr>
        <w:tc>
          <w:tcPr>
            <w:tcW w:w="1271" w:type="dxa"/>
            <w:vMerge/>
            <w:tcBorders>
              <w:top w:val="single" w:sz="4" w:space="0" w:color="000000"/>
            </w:tcBorders>
            <w:vAlign w:val="bottom"/>
          </w:tcPr>
          <w:p w14:paraId="000001FA"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559" w:type="dxa"/>
            <w:vAlign w:val="bottom"/>
          </w:tcPr>
          <w:p w14:paraId="000001FB" w14:textId="77777777" w:rsidR="00E70473" w:rsidRDefault="00000000">
            <w:pPr>
              <w:rPr>
                <w:color w:val="000000"/>
                <w:sz w:val="22"/>
                <w:szCs w:val="22"/>
              </w:rPr>
            </w:pPr>
            <w:r>
              <w:rPr>
                <w:color w:val="000000"/>
                <w:sz w:val="22"/>
                <w:szCs w:val="22"/>
              </w:rPr>
              <w:t>Second Year</w:t>
            </w:r>
          </w:p>
        </w:tc>
        <w:tc>
          <w:tcPr>
            <w:tcW w:w="656" w:type="dxa"/>
            <w:vMerge/>
            <w:tcBorders>
              <w:top w:val="single" w:sz="4" w:space="0" w:color="000000"/>
              <w:bottom w:val="nil"/>
            </w:tcBorders>
            <w:vAlign w:val="bottom"/>
          </w:tcPr>
          <w:p w14:paraId="000001FC"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4" w:type="dxa"/>
            <w:vMerge/>
            <w:tcBorders>
              <w:top w:val="single" w:sz="4" w:space="0" w:color="000000"/>
              <w:bottom w:val="nil"/>
            </w:tcBorders>
            <w:vAlign w:val="bottom"/>
          </w:tcPr>
          <w:p w14:paraId="000001FD"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0" w:type="dxa"/>
            <w:vAlign w:val="bottom"/>
          </w:tcPr>
          <w:p w14:paraId="000001FE" w14:textId="77777777" w:rsidR="00E70473" w:rsidRDefault="00000000">
            <w:pPr>
              <w:jc w:val="center"/>
              <w:rPr>
                <w:color w:val="000000"/>
                <w:sz w:val="22"/>
                <w:szCs w:val="22"/>
              </w:rPr>
            </w:pPr>
            <w:r>
              <w:rPr>
                <w:color w:val="000000"/>
                <w:sz w:val="22"/>
                <w:szCs w:val="22"/>
              </w:rPr>
              <w:t>0.081</w:t>
            </w:r>
          </w:p>
        </w:tc>
        <w:tc>
          <w:tcPr>
            <w:tcW w:w="851" w:type="dxa"/>
            <w:vAlign w:val="bottom"/>
          </w:tcPr>
          <w:p w14:paraId="000001FF" w14:textId="77777777" w:rsidR="00E70473" w:rsidRDefault="00000000">
            <w:pPr>
              <w:jc w:val="center"/>
              <w:rPr>
                <w:color w:val="000000"/>
                <w:sz w:val="22"/>
                <w:szCs w:val="22"/>
              </w:rPr>
            </w:pPr>
            <w:r>
              <w:rPr>
                <w:color w:val="000000"/>
                <w:sz w:val="22"/>
                <w:szCs w:val="22"/>
              </w:rPr>
              <w:t>0.534</w:t>
            </w:r>
          </w:p>
        </w:tc>
        <w:tc>
          <w:tcPr>
            <w:tcW w:w="850" w:type="dxa"/>
            <w:vAlign w:val="bottom"/>
          </w:tcPr>
          <w:p w14:paraId="00000200" w14:textId="77777777" w:rsidR="00E70473" w:rsidRDefault="00000000">
            <w:pPr>
              <w:jc w:val="center"/>
              <w:rPr>
                <w:color w:val="000000"/>
                <w:sz w:val="22"/>
                <w:szCs w:val="22"/>
              </w:rPr>
            </w:pPr>
            <w:r>
              <w:rPr>
                <w:color w:val="000000"/>
                <w:sz w:val="22"/>
                <w:szCs w:val="22"/>
              </w:rPr>
              <w:t>-0.175</w:t>
            </w:r>
          </w:p>
        </w:tc>
        <w:tc>
          <w:tcPr>
            <w:tcW w:w="851" w:type="dxa"/>
            <w:vAlign w:val="bottom"/>
          </w:tcPr>
          <w:p w14:paraId="00000201" w14:textId="77777777" w:rsidR="00E70473" w:rsidRDefault="00000000">
            <w:pPr>
              <w:jc w:val="center"/>
              <w:rPr>
                <w:color w:val="000000"/>
                <w:sz w:val="22"/>
                <w:szCs w:val="22"/>
              </w:rPr>
            </w:pPr>
            <w:r>
              <w:rPr>
                <w:color w:val="000000"/>
                <w:sz w:val="22"/>
                <w:szCs w:val="22"/>
              </w:rPr>
              <w:t>0.337</w:t>
            </w:r>
          </w:p>
        </w:tc>
        <w:tc>
          <w:tcPr>
            <w:tcW w:w="754" w:type="dxa"/>
            <w:vAlign w:val="bottom"/>
          </w:tcPr>
          <w:p w14:paraId="00000202" w14:textId="77777777" w:rsidR="00E70473" w:rsidRDefault="00000000">
            <w:pPr>
              <w:jc w:val="center"/>
              <w:rPr>
                <w:color w:val="000000"/>
                <w:sz w:val="22"/>
                <w:szCs w:val="22"/>
              </w:rPr>
            </w:pPr>
            <w:r>
              <w:rPr>
                <w:color w:val="000000"/>
                <w:sz w:val="22"/>
                <w:szCs w:val="22"/>
              </w:rPr>
              <w:t>1.084</w:t>
            </w:r>
          </w:p>
        </w:tc>
        <w:tc>
          <w:tcPr>
            <w:tcW w:w="805" w:type="dxa"/>
            <w:vAlign w:val="bottom"/>
          </w:tcPr>
          <w:p w14:paraId="00000203" w14:textId="77777777" w:rsidR="00E70473" w:rsidRDefault="00000000">
            <w:pPr>
              <w:jc w:val="center"/>
              <w:rPr>
                <w:color w:val="000000"/>
                <w:sz w:val="22"/>
                <w:szCs w:val="22"/>
              </w:rPr>
            </w:pPr>
            <w:r>
              <w:rPr>
                <w:color w:val="000000"/>
                <w:sz w:val="22"/>
                <w:szCs w:val="22"/>
              </w:rPr>
              <w:t>0.84</w:t>
            </w:r>
          </w:p>
        </w:tc>
        <w:tc>
          <w:tcPr>
            <w:tcW w:w="711" w:type="dxa"/>
            <w:vAlign w:val="bottom"/>
          </w:tcPr>
          <w:p w14:paraId="00000204" w14:textId="77777777" w:rsidR="00E70473" w:rsidRDefault="00000000">
            <w:pPr>
              <w:jc w:val="center"/>
              <w:rPr>
                <w:color w:val="000000"/>
                <w:sz w:val="22"/>
                <w:szCs w:val="22"/>
              </w:rPr>
            </w:pPr>
            <w:r>
              <w:rPr>
                <w:color w:val="000000"/>
                <w:sz w:val="22"/>
                <w:szCs w:val="22"/>
              </w:rPr>
              <w:t>1.401</w:t>
            </w:r>
          </w:p>
        </w:tc>
        <w:tc>
          <w:tcPr>
            <w:tcW w:w="711" w:type="dxa"/>
            <w:vMerge/>
            <w:tcBorders>
              <w:top w:val="single" w:sz="4" w:space="0" w:color="000000"/>
              <w:bottom w:val="nil"/>
            </w:tcBorders>
            <w:vAlign w:val="bottom"/>
          </w:tcPr>
          <w:p w14:paraId="00000205"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6" w:type="dxa"/>
            <w:vMerge/>
            <w:tcBorders>
              <w:top w:val="single" w:sz="4" w:space="0" w:color="000000"/>
              <w:bottom w:val="nil"/>
            </w:tcBorders>
            <w:vAlign w:val="bottom"/>
          </w:tcPr>
          <w:p w14:paraId="00000206"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134" w:type="dxa"/>
            <w:vMerge/>
            <w:tcBorders>
              <w:top w:val="single" w:sz="4" w:space="0" w:color="000000"/>
              <w:bottom w:val="nil"/>
            </w:tcBorders>
            <w:vAlign w:val="bottom"/>
          </w:tcPr>
          <w:p w14:paraId="00000207"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2B256298" w14:textId="77777777">
        <w:trPr>
          <w:trHeight w:val="290"/>
        </w:trPr>
        <w:tc>
          <w:tcPr>
            <w:tcW w:w="1271" w:type="dxa"/>
            <w:vMerge/>
            <w:tcBorders>
              <w:top w:val="single" w:sz="4" w:space="0" w:color="000000"/>
            </w:tcBorders>
            <w:vAlign w:val="bottom"/>
          </w:tcPr>
          <w:p w14:paraId="00000208"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559" w:type="dxa"/>
            <w:vAlign w:val="bottom"/>
          </w:tcPr>
          <w:p w14:paraId="00000209" w14:textId="77777777" w:rsidR="00E70473" w:rsidRDefault="00000000">
            <w:pPr>
              <w:rPr>
                <w:color w:val="000000"/>
                <w:sz w:val="22"/>
                <w:szCs w:val="22"/>
              </w:rPr>
            </w:pPr>
            <w:r>
              <w:rPr>
                <w:color w:val="000000"/>
                <w:sz w:val="22"/>
                <w:szCs w:val="22"/>
              </w:rPr>
              <w:t>Zero Inflation</w:t>
            </w:r>
          </w:p>
        </w:tc>
        <w:tc>
          <w:tcPr>
            <w:tcW w:w="656" w:type="dxa"/>
            <w:vMerge/>
            <w:tcBorders>
              <w:top w:val="single" w:sz="4" w:space="0" w:color="000000"/>
              <w:bottom w:val="nil"/>
            </w:tcBorders>
            <w:vAlign w:val="bottom"/>
          </w:tcPr>
          <w:p w14:paraId="0000020A"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4" w:type="dxa"/>
            <w:vMerge/>
            <w:tcBorders>
              <w:top w:val="single" w:sz="4" w:space="0" w:color="000000"/>
              <w:bottom w:val="nil"/>
            </w:tcBorders>
            <w:vAlign w:val="bottom"/>
          </w:tcPr>
          <w:p w14:paraId="0000020B"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0" w:type="dxa"/>
            <w:vAlign w:val="bottom"/>
          </w:tcPr>
          <w:p w14:paraId="0000020C" w14:textId="77777777" w:rsidR="00E70473" w:rsidRDefault="00000000">
            <w:pPr>
              <w:jc w:val="center"/>
              <w:rPr>
                <w:color w:val="000000"/>
                <w:sz w:val="22"/>
                <w:szCs w:val="22"/>
              </w:rPr>
            </w:pPr>
            <w:r>
              <w:rPr>
                <w:color w:val="000000"/>
                <w:sz w:val="22"/>
                <w:szCs w:val="22"/>
              </w:rPr>
              <w:t>-0.521</w:t>
            </w:r>
          </w:p>
        </w:tc>
        <w:tc>
          <w:tcPr>
            <w:tcW w:w="851" w:type="dxa"/>
            <w:vAlign w:val="bottom"/>
          </w:tcPr>
          <w:p w14:paraId="0000020D" w14:textId="77777777" w:rsidR="00E70473" w:rsidRDefault="00000000">
            <w:pPr>
              <w:jc w:val="center"/>
              <w:rPr>
                <w:color w:val="000000"/>
                <w:sz w:val="22"/>
                <w:szCs w:val="22"/>
              </w:rPr>
            </w:pPr>
            <w:r>
              <w:rPr>
                <w:color w:val="000000"/>
                <w:sz w:val="22"/>
                <w:szCs w:val="22"/>
              </w:rPr>
              <w:t>0.014</w:t>
            </w:r>
          </w:p>
        </w:tc>
        <w:tc>
          <w:tcPr>
            <w:tcW w:w="850" w:type="dxa"/>
            <w:vAlign w:val="bottom"/>
          </w:tcPr>
          <w:p w14:paraId="0000020E" w14:textId="77777777" w:rsidR="00E70473" w:rsidRDefault="00000000">
            <w:pPr>
              <w:jc w:val="center"/>
              <w:rPr>
                <w:color w:val="000000"/>
                <w:sz w:val="22"/>
                <w:szCs w:val="22"/>
              </w:rPr>
            </w:pPr>
            <w:r>
              <w:rPr>
                <w:color w:val="000000"/>
                <w:sz w:val="22"/>
                <w:szCs w:val="22"/>
              </w:rPr>
              <w:t>-0.937</w:t>
            </w:r>
          </w:p>
        </w:tc>
        <w:tc>
          <w:tcPr>
            <w:tcW w:w="851" w:type="dxa"/>
            <w:vAlign w:val="bottom"/>
          </w:tcPr>
          <w:p w14:paraId="0000020F" w14:textId="77777777" w:rsidR="00E70473" w:rsidRDefault="00000000">
            <w:pPr>
              <w:jc w:val="center"/>
              <w:rPr>
                <w:color w:val="000000"/>
                <w:sz w:val="22"/>
                <w:szCs w:val="22"/>
              </w:rPr>
            </w:pPr>
            <w:r>
              <w:rPr>
                <w:color w:val="000000"/>
                <w:sz w:val="22"/>
                <w:szCs w:val="22"/>
              </w:rPr>
              <w:t>-0.105</w:t>
            </w:r>
          </w:p>
        </w:tc>
        <w:tc>
          <w:tcPr>
            <w:tcW w:w="754" w:type="dxa"/>
            <w:vAlign w:val="bottom"/>
          </w:tcPr>
          <w:p w14:paraId="00000210" w14:textId="77777777" w:rsidR="00E70473" w:rsidRDefault="00000000">
            <w:pPr>
              <w:jc w:val="center"/>
              <w:rPr>
                <w:color w:val="000000"/>
                <w:sz w:val="22"/>
                <w:szCs w:val="22"/>
              </w:rPr>
            </w:pPr>
            <w:r>
              <w:rPr>
                <w:color w:val="000000"/>
                <w:sz w:val="22"/>
                <w:szCs w:val="22"/>
              </w:rPr>
              <w:t>0.594</w:t>
            </w:r>
          </w:p>
        </w:tc>
        <w:tc>
          <w:tcPr>
            <w:tcW w:w="805" w:type="dxa"/>
            <w:vAlign w:val="bottom"/>
          </w:tcPr>
          <w:p w14:paraId="00000211" w14:textId="77777777" w:rsidR="00E70473" w:rsidRDefault="00000000">
            <w:pPr>
              <w:jc w:val="center"/>
              <w:rPr>
                <w:color w:val="000000"/>
                <w:sz w:val="22"/>
                <w:szCs w:val="22"/>
              </w:rPr>
            </w:pPr>
            <w:r>
              <w:rPr>
                <w:sz w:val="22"/>
                <w:szCs w:val="22"/>
              </w:rPr>
              <w:t>0.392</w:t>
            </w:r>
          </w:p>
        </w:tc>
        <w:tc>
          <w:tcPr>
            <w:tcW w:w="711" w:type="dxa"/>
            <w:vAlign w:val="bottom"/>
          </w:tcPr>
          <w:p w14:paraId="00000212" w14:textId="77777777" w:rsidR="00E70473" w:rsidRDefault="00000000">
            <w:pPr>
              <w:jc w:val="center"/>
              <w:rPr>
                <w:color w:val="000000"/>
                <w:sz w:val="22"/>
                <w:szCs w:val="22"/>
              </w:rPr>
            </w:pPr>
            <w:r>
              <w:rPr>
                <w:sz w:val="22"/>
                <w:szCs w:val="22"/>
              </w:rPr>
              <w:t>0.900</w:t>
            </w:r>
          </w:p>
        </w:tc>
        <w:tc>
          <w:tcPr>
            <w:tcW w:w="711" w:type="dxa"/>
            <w:vMerge/>
            <w:tcBorders>
              <w:top w:val="single" w:sz="4" w:space="0" w:color="000000"/>
              <w:bottom w:val="nil"/>
            </w:tcBorders>
            <w:vAlign w:val="bottom"/>
          </w:tcPr>
          <w:p w14:paraId="00000213"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6" w:type="dxa"/>
            <w:vMerge/>
            <w:tcBorders>
              <w:top w:val="single" w:sz="4" w:space="0" w:color="000000"/>
              <w:bottom w:val="nil"/>
            </w:tcBorders>
            <w:vAlign w:val="bottom"/>
          </w:tcPr>
          <w:p w14:paraId="0000021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134" w:type="dxa"/>
            <w:vMerge/>
            <w:tcBorders>
              <w:top w:val="single" w:sz="4" w:space="0" w:color="000000"/>
              <w:bottom w:val="nil"/>
            </w:tcBorders>
            <w:vAlign w:val="bottom"/>
          </w:tcPr>
          <w:p w14:paraId="00000215"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54443E21" w14:textId="77777777">
        <w:trPr>
          <w:trHeight w:val="290"/>
        </w:trPr>
        <w:tc>
          <w:tcPr>
            <w:tcW w:w="1271" w:type="dxa"/>
            <w:vMerge/>
            <w:tcBorders>
              <w:top w:val="single" w:sz="4" w:space="0" w:color="000000"/>
            </w:tcBorders>
            <w:vAlign w:val="bottom"/>
          </w:tcPr>
          <w:p w14:paraId="00000216"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559" w:type="dxa"/>
            <w:vAlign w:val="bottom"/>
          </w:tcPr>
          <w:p w14:paraId="00000217" w14:textId="77777777" w:rsidR="00E70473" w:rsidRDefault="00000000">
            <w:pPr>
              <w:rPr>
                <w:color w:val="000000"/>
                <w:sz w:val="22"/>
                <w:szCs w:val="22"/>
              </w:rPr>
            </w:pPr>
            <w:r>
              <w:rPr>
                <w:color w:val="000000"/>
                <w:sz w:val="22"/>
                <w:szCs w:val="22"/>
              </w:rPr>
              <w:t>Wood Puzzle</w:t>
            </w:r>
          </w:p>
        </w:tc>
        <w:tc>
          <w:tcPr>
            <w:tcW w:w="656" w:type="dxa"/>
            <w:vMerge/>
            <w:tcBorders>
              <w:top w:val="single" w:sz="4" w:space="0" w:color="000000"/>
              <w:bottom w:val="nil"/>
            </w:tcBorders>
            <w:vAlign w:val="bottom"/>
          </w:tcPr>
          <w:p w14:paraId="00000218"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4" w:type="dxa"/>
            <w:vMerge/>
            <w:tcBorders>
              <w:top w:val="single" w:sz="4" w:space="0" w:color="000000"/>
              <w:bottom w:val="nil"/>
            </w:tcBorders>
            <w:vAlign w:val="bottom"/>
          </w:tcPr>
          <w:p w14:paraId="00000219"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0" w:type="dxa"/>
            <w:vAlign w:val="bottom"/>
          </w:tcPr>
          <w:p w14:paraId="0000021A" w14:textId="77777777" w:rsidR="00E70473" w:rsidRDefault="00000000">
            <w:pPr>
              <w:jc w:val="center"/>
              <w:rPr>
                <w:color w:val="000000"/>
                <w:sz w:val="22"/>
                <w:szCs w:val="22"/>
              </w:rPr>
            </w:pPr>
            <w:r>
              <w:rPr>
                <w:color w:val="000000"/>
                <w:sz w:val="22"/>
                <w:szCs w:val="22"/>
              </w:rPr>
              <w:t>-0.029</w:t>
            </w:r>
          </w:p>
        </w:tc>
        <w:tc>
          <w:tcPr>
            <w:tcW w:w="851" w:type="dxa"/>
            <w:vAlign w:val="bottom"/>
          </w:tcPr>
          <w:p w14:paraId="0000021B" w14:textId="77777777" w:rsidR="00E70473" w:rsidRDefault="00000000">
            <w:pPr>
              <w:jc w:val="center"/>
              <w:rPr>
                <w:color w:val="000000"/>
                <w:sz w:val="22"/>
                <w:szCs w:val="22"/>
              </w:rPr>
            </w:pPr>
            <w:r>
              <w:rPr>
                <w:color w:val="000000"/>
                <w:sz w:val="22"/>
                <w:szCs w:val="22"/>
              </w:rPr>
              <w:t>0.804</w:t>
            </w:r>
          </w:p>
        </w:tc>
        <w:tc>
          <w:tcPr>
            <w:tcW w:w="850" w:type="dxa"/>
            <w:vAlign w:val="bottom"/>
          </w:tcPr>
          <w:p w14:paraId="0000021C" w14:textId="77777777" w:rsidR="00E70473" w:rsidRDefault="00000000">
            <w:pPr>
              <w:jc w:val="center"/>
              <w:rPr>
                <w:color w:val="000000"/>
                <w:sz w:val="22"/>
                <w:szCs w:val="22"/>
              </w:rPr>
            </w:pPr>
            <w:r>
              <w:rPr>
                <w:color w:val="000000"/>
                <w:sz w:val="22"/>
                <w:szCs w:val="22"/>
              </w:rPr>
              <w:t>-0.255</w:t>
            </w:r>
          </w:p>
        </w:tc>
        <w:tc>
          <w:tcPr>
            <w:tcW w:w="851" w:type="dxa"/>
            <w:vAlign w:val="bottom"/>
          </w:tcPr>
          <w:p w14:paraId="0000021D" w14:textId="77777777" w:rsidR="00E70473" w:rsidRDefault="00000000">
            <w:pPr>
              <w:jc w:val="center"/>
              <w:rPr>
                <w:color w:val="000000"/>
                <w:sz w:val="22"/>
                <w:szCs w:val="22"/>
              </w:rPr>
            </w:pPr>
            <w:r>
              <w:rPr>
                <w:color w:val="000000"/>
                <w:sz w:val="22"/>
                <w:szCs w:val="22"/>
              </w:rPr>
              <w:t>0.198</w:t>
            </w:r>
          </w:p>
        </w:tc>
        <w:tc>
          <w:tcPr>
            <w:tcW w:w="754" w:type="dxa"/>
            <w:vAlign w:val="bottom"/>
          </w:tcPr>
          <w:p w14:paraId="0000021E" w14:textId="77777777" w:rsidR="00E70473" w:rsidRDefault="00000000">
            <w:pPr>
              <w:jc w:val="center"/>
              <w:rPr>
                <w:color w:val="000000"/>
                <w:sz w:val="22"/>
                <w:szCs w:val="22"/>
              </w:rPr>
            </w:pPr>
            <w:r>
              <w:rPr>
                <w:color w:val="000000"/>
                <w:sz w:val="22"/>
                <w:szCs w:val="22"/>
              </w:rPr>
              <w:t>0.972</w:t>
            </w:r>
          </w:p>
        </w:tc>
        <w:tc>
          <w:tcPr>
            <w:tcW w:w="805" w:type="dxa"/>
            <w:vAlign w:val="bottom"/>
          </w:tcPr>
          <w:p w14:paraId="0000021F" w14:textId="77777777" w:rsidR="00E70473" w:rsidRDefault="00000000">
            <w:pPr>
              <w:jc w:val="center"/>
              <w:rPr>
                <w:color w:val="000000"/>
                <w:sz w:val="22"/>
                <w:szCs w:val="22"/>
              </w:rPr>
            </w:pPr>
            <w:r>
              <w:rPr>
                <w:color w:val="000000"/>
                <w:sz w:val="22"/>
                <w:szCs w:val="22"/>
              </w:rPr>
              <w:t>0.775</w:t>
            </w:r>
          </w:p>
        </w:tc>
        <w:tc>
          <w:tcPr>
            <w:tcW w:w="711" w:type="dxa"/>
            <w:vAlign w:val="bottom"/>
          </w:tcPr>
          <w:p w14:paraId="00000220" w14:textId="77777777" w:rsidR="00E70473" w:rsidRDefault="00000000">
            <w:pPr>
              <w:jc w:val="center"/>
              <w:rPr>
                <w:color w:val="000000"/>
                <w:sz w:val="22"/>
                <w:szCs w:val="22"/>
              </w:rPr>
            </w:pPr>
            <w:r>
              <w:rPr>
                <w:color w:val="000000"/>
                <w:sz w:val="22"/>
                <w:szCs w:val="22"/>
              </w:rPr>
              <w:t>1.219</w:t>
            </w:r>
          </w:p>
        </w:tc>
        <w:tc>
          <w:tcPr>
            <w:tcW w:w="711" w:type="dxa"/>
            <w:vMerge/>
            <w:tcBorders>
              <w:top w:val="single" w:sz="4" w:space="0" w:color="000000"/>
              <w:bottom w:val="nil"/>
            </w:tcBorders>
            <w:vAlign w:val="bottom"/>
          </w:tcPr>
          <w:p w14:paraId="00000221"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6" w:type="dxa"/>
            <w:vMerge/>
            <w:tcBorders>
              <w:top w:val="single" w:sz="4" w:space="0" w:color="000000"/>
              <w:bottom w:val="nil"/>
            </w:tcBorders>
            <w:vAlign w:val="bottom"/>
          </w:tcPr>
          <w:p w14:paraId="00000222"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134" w:type="dxa"/>
            <w:vMerge/>
            <w:tcBorders>
              <w:top w:val="single" w:sz="4" w:space="0" w:color="000000"/>
              <w:bottom w:val="nil"/>
            </w:tcBorders>
            <w:vAlign w:val="bottom"/>
          </w:tcPr>
          <w:p w14:paraId="00000223"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59105AD1" w14:textId="77777777">
        <w:trPr>
          <w:trHeight w:val="290"/>
        </w:trPr>
        <w:tc>
          <w:tcPr>
            <w:tcW w:w="1271" w:type="dxa"/>
            <w:vMerge/>
            <w:tcBorders>
              <w:top w:val="single" w:sz="4" w:space="0" w:color="000000"/>
            </w:tcBorders>
            <w:vAlign w:val="bottom"/>
          </w:tcPr>
          <w:p w14:paraId="0000022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559" w:type="dxa"/>
            <w:tcBorders>
              <w:bottom w:val="single" w:sz="4" w:space="0" w:color="000000"/>
            </w:tcBorders>
            <w:vAlign w:val="bottom"/>
          </w:tcPr>
          <w:p w14:paraId="00000225" w14:textId="77777777" w:rsidR="00E70473" w:rsidRDefault="00000000">
            <w:pPr>
              <w:rPr>
                <w:color w:val="000000"/>
                <w:sz w:val="22"/>
                <w:szCs w:val="22"/>
              </w:rPr>
            </w:pPr>
            <w:r>
              <w:rPr>
                <w:color w:val="000000"/>
                <w:sz w:val="22"/>
                <w:szCs w:val="22"/>
              </w:rPr>
              <w:t>Zero Inflation</w:t>
            </w:r>
          </w:p>
        </w:tc>
        <w:tc>
          <w:tcPr>
            <w:tcW w:w="656" w:type="dxa"/>
            <w:vMerge/>
            <w:tcBorders>
              <w:top w:val="single" w:sz="4" w:space="0" w:color="000000"/>
              <w:bottom w:val="nil"/>
            </w:tcBorders>
            <w:vAlign w:val="bottom"/>
          </w:tcPr>
          <w:p w14:paraId="00000226"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4" w:type="dxa"/>
            <w:vMerge/>
            <w:tcBorders>
              <w:top w:val="single" w:sz="4" w:space="0" w:color="000000"/>
              <w:bottom w:val="nil"/>
            </w:tcBorders>
            <w:vAlign w:val="bottom"/>
          </w:tcPr>
          <w:p w14:paraId="00000227"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0" w:type="dxa"/>
            <w:tcBorders>
              <w:bottom w:val="single" w:sz="4" w:space="0" w:color="000000"/>
            </w:tcBorders>
            <w:vAlign w:val="bottom"/>
          </w:tcPr>
          <w:p w14:paraId="00000228" w14:textId="77777777" w:rsidR="00E70473" w:rsidRDefault="00000000">
            <w:pPr>
              <w:jc w:val="center"/>
              <w:rPr>
                <w:color w:val="000000"/>
                <w:sz w:val="22"/>
                <w:szCs w:val="22"/>
              </w:rPr>
            </w:pPr>
            <w:r>
              <w:rPr>
                <w:color w:val="000000"/>
                <w:sz w:val="22"/>
                <w:szCs w:val="22"/>
              </w:rPr>
              <w:t>-0.667</w:t>
            </w:r>
          </w:p>
        </w:tc>
        <w:tc>
          <w:tcPr>
            <w:tcW w:w="851" w:type="dxa"/>
            <w:tcBorders>
              <w:bottom w:val="single" w:sz="4" w:space="0" w:color="000000"/>
            </w:tcBorders>
            <w:vAlign w:val="bottom"/>
          </w:tcPr>
          <w:p w14:paraId="00000229" w14:textId="77777777" w:rsidR="00E70473" w:rsidRDefault="00000000">
            <w:pPr>
              <w:jc w:val="center"/>
              <w:rPr>
                <w:color w:val="000000"/>
                <w:sz w:val="22"/>
                <w:szCs w:val="22"/>
              </w:rPr>
            </w:pPr>
            <w:r>
              <w:rPr>
                <w:color w:val="000000"/>
                <w:sz w:val="22"/>
                <w:szCs w:val="22"/>
              </w:rPr>
              <w:t>&lt;0.001</w:t>
            </w:r>
          </w:p>
        </w:tc>
        <w:tc>
          <w:tcPr>
            <w:tcW w:w="850" w:type="dxa"/>
            <w:tcBorders>
              <w:bottom w:val="single" w:sz="4" w:space="0" w:color="000000"/>
            </w:tcBorders>
            <w:vAlign w:val="bottom"/>
          </w:tcPr>
          <w:p w14:paraId="0000022A" w14:textId="77777777" w:rsidR="00E70473" w:rsidRDefault="00000000">
            <w:pPr>
              <w:jc w:val="center"/>
              <w:rPr>
                <w:color w:val="000000"/>
                <w:sz w:val="22"/>
                <w:szCs w:val="22"/>
              </w:rPr>
            </w:pPr>
            <w:r>
              <w:rPr>
                <w:color w:val="000000"/>
                <w:sz w:val="22"/>
                <w:szCs w:val="22"/>
              </w:rPr>
              <w:t>-1.022</w:t>
            </w:r>
          </w:p>
        </w:tc>
        <w:tc>
          <w:tcPr>
            <w:tcW w:w="851" w:type="dxa"/>
            <w:tcBorders>
              <w:bottom w:val="single" w:sz="4" w:space="0" w:color="000000"/>
            </w:tcBorders>
            <w:vAlign w:val="bottom"/>
          </w:tcPr>
          <w:p w14:paraId="0000022B" w14:textId="77777777" w:rsidR="00E70473" w:rsidRDefault="00000000">
            <w:pPr>
              <w:jc w:val="center"/>
              <w:rPr>
                <w:color w:val="000000"/>
                <w:sz w:val="22"/>
                <w:szCs w:val="22"/>
              </w:rPr>
            </w:pPr>
            <w:r>
              <w:rPr>
                <w:color w:val="000000"/>
                <w:sz w:val="22"/>
                <w:szCs w:val="22"/>
              </w:rPr>
              <w:t>-0.311</w:t>
            </w:r>
          </w:p>
        </w:tc>
        <w:tc>
          <w:tcPr>
            <w:tcW w:w="754" w:type="dxa"/>
            <w:tcBorders>
              <w:bottom w:val="single" w:sz="4" w:space="0" w:color="000000"/>
            </w:tcBorders>
            <w:vAlign w:val="bottom"/>
          </w:tcPr>
          <w:p w14:paraId="0000022C" w14:textId="77777777" w:rsidR="00E70473" w:rsidRDefault="00000000">
            <w:pPr>
              <w:jc w:val="center"/>
              <w:rPr>
                <w:color w:val="000000"/>
                <w:sz w:val="22"/>
                <w:szCs w:val="22"/>
              </w:rPr>
            </w:pPr>
            <w:r>
              <w:rPr>
                <w:color w:val="000000"/>
                <w:sz w:val="22"/>
                <w:szCs w:val="22"/>
              </w:rPr>
              <w:t>0.513</w:t>
            </w:r>
          </w:p>
        </w:tc>
        <w:tc>
          <w:tcPr>
            <w:tcW w:w="805" w:type="dxa"/>
            <w:tcBorders>
              <w:bottom w:val="single" w:sz="4" w:space="0" w:color="000000"/>
            </w:tcBorders>
            <w:vAlign w:val="bottom"/>
          </w:tcPr>
          <w:p w14:paraId="0000022D" w14:textId="77777777" w:rsidR="00E70473" w:rsidRDefault="00000000">
            <w:pPr>
              <w:jc w:val="center"/>
              <w:rPr>
                <w:color w:val="000000"/>
                <w:sz w:val="22"/>
                <w:szCs w:val="22"/>
              </w:rPr>
            </w:pPr>
            <w:r>
              <w:rPr>
                <w:sz w:val="22"/>
                <w:szCs w:val="22"/>
              </w:rPr>
              <w:t>0.360</w:t>
            </w:r>
          </w:p>
        </w:tc>
        <w:tc>
          <w:tcPr>
            <w:tcW w:w="711" w:type="dxa"/>
            <w:tcBorders>
              <w:bottom w:val="single" w:sz="4" w:space="0" w:color="000000"/>
            </w:tcBorders>
            <w:vAlign w:val="bottom"/>
          </w:tcPr>
          <w:p w14:paraId="0000022E" w14:textId="77777777" w:rsidR="00E70473" w:rsidRDefault="00000000">
            <w:pPr>
              <w:jc w:val="center"/>
              <w:rPr>
                <w:color w:val="000000"/>
                <w:sz w:val="22"/>
                <w:szCs w:val="22"/>
              </w:rPr>
            </w:pPr>
            <w:r>
              <w:rPr>
                <w:sz w:val="22"/>
                <w:szCs w:val="22"/>
              </w:rPr>
              <w:t>0.733</w:t>
            </w:r>
          </w:p>
        </w:tc>
        <w:tc>
          <w:tcPr>
            <w:tcW w:w="711" w:type="dxa"/>
            <w:vMerge/>
            <w:tcBorders>
              <w:top w:val="single" w:sz="4" w:space="0" w:color="000000"/>
              <w:bottom w:val="nil"/>
            </w:tcBorders>
            <w:vAlign w:val="bottom"/>
          </w:tcPr>
          <w:p w14:paraId="0000022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6" w:type="dxa"/>
            <w:vMerge/>
            <w:tcBorders>
              <w:top w:val="single" w:sz="4" w:space="0" w:color="000000"/>
              <w:bottom w:val="nil"/>
            </w:tcBorders>
            <w:vAlign w:val="bottom"/>
          </w:tcPr>
          <w:p w14:paraId="00000230"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134" w:type="dxa"/>
            <w:vMerge/>
            <w:tcBorders>
              <w:top w:val="single" w:sz="4" w:space="0" w:color="000000"/>
              <w:bottom w:val="nil"/>
            </w:tcBorders>
            <w:vAlign w:val="bottom"/>
          </w:tcPr>
          <w:p w14:paraId="00000231"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6378F42B" w14:textId="77777777">
        <w:trPr>
          <w:trHeight w:val="290"/>
        </w:trPr>
        <w:tc>
          <w:tcPr>
            <w:tcW w:w="1271" w:type="dxa"/>
            <w:tcBorders>
              <w:top w:val="single" w:sz="4" w:space="0" w:color="000000"/>
              <w:bottom w:val="nil"/>
            </w:tcBorders>
            <w:vAlign w:val="bottom"/>
          </w:tcPr>
          <w:p w14:paraId="00000232" w14:textId="77777777" w:rsidR="00E70473" w:rsidRDefault="00000000">
            <w:pPr>
              <w:rPr>
                <w:color w:val="000000"/>
                <w:sz w:val="22"/>
                <w:szCs w:val="22"/>
              </w:rPr>
            </w:pPr>
            <w:r>
              <w:rPr>
                <w:color w:val="000000"/>
                <w:sz w:val="22"/>
                <w:szCs w:val="22"/>
              </w:rPr>
              <w:t>Escape Gait</w:t>
            </w:r>
          </w:p>
        </w:tc>
        <w:tc>
          <w:tcPr>
            <w:tcW w:w="1559" w:type="dxa"/>
            <w:tcBorders>
              <w:top w:val="single" w:sz="4" w:space="0" w:color="000000"/>
              <w:bottom w:val="nil"/>
            </w:tcBorders>
            <w:vAlign w:val="bottom"/>
          </w:tcPr>
          <w:p w14:paraId="00000233" w14:textId="77777777" w:rsidR="00E70473" w:rsidRDefault="00000000">
            <w:pPr>
              <w:rPr>
                <w:color w:val="000000"/>
                <w:sz w:val="22"/>
                <w:szCs w:val="22"/>
              </w:rPr>
            </w:pPr>
            <w:r>
              <w:rPr>
                <w:color w:val="000000"/>
                <w:sz w:val="22"/>
                <w:szCs w:val="22"/>
              </w:rPr>
              <w:t>Group Size</w:t>
            </w:r>
          </w:p>
        </w:tc>
        <w:tc>
          <w:tcPr>
            <w:tcW w:w="656" w:type="dxa"/>
            <w:tcBorders>
              <w:top w:val="single" w:sz="4" w:space="0" w:color="000000"/>
              <w:bottom w:val="nil"/>
            </w:tcBorders>
            <w:vAlign w:val="bottom"/>
          </w:tcPr>
          <w:p w14:paraId="00000234" w14:textId="77777777" w:rsidR="00E70473" w:rsidRDefault="00000000">
            <w:pPr>
              <w:jc w:val="center"/>
              <w:rPr>
                <w:color w:val="000000"/>
                <w:sz w:val="22"/>
                <w:szCs w:val="22"/>
              </w:rPr>
            </w:pPr>
            <w:r>
              <w:rPr>
                <w:color w:val="000000"/>
                <w:sz w:val="22"/>
                <w:szCs w:val="22"/>
              </w:rPr>
              <w:t>1156</w:t>
            </w:r>
          </w:p>
        </w:tc>
        <w:tc>
          <w:tcPr>
            <w:tcW w:w="904" w:type="dxa"/>
            <w:tcBorders>
              <w:top w:val="single" w:sz="4" w:space="0" w:color="000000"/>
              <w:bottom w:val="nil"/>
            </w:tcBorders>
            <w:vAlign w:val="bottom"/>
          </w:tcPr>
          <w:p w14:paraId="00000235" w14:textId="77777777" w:rsidR="00E70473" w:rsidRDefault="00000000">
            <w:pPr>
              <w:jc w:val="center"/>
              <w:rPr>
                <w:color w:val="000000"/>
                <w:sz w:val="22"/>
                <w:szCs w:val="22"/>
              </w:rPr>
            </w:pPr>
            <w:r>
              <w:rPr>
                <w:color w:val="000000"/>
                <w:sz w:val="22"/>
                <w:szCs w:val="22"/>
              </w:rPr>
              <w:t>849.7</w:t>
            </w:r>
          </w:p>
        </w:tc>
        <w:tc>
          <w:tcPr>
            <w:tcW w:w="850" w:type="dxa"/>
            <w:tcBorders>
              <w:top w:val="single" w:sz="4" w:space="0" w:color="000000"/>
              <w:bottom w:val="nil"/>
            </w:tcBorders>
            <w:vAlign w:val="bottom"/>
          </w:tcPr>
          <w:p w14:paraId="00000236" w14:textId="77777777" w:rsidR="00E70473" w:rsidRDefault="00000000">
            <w:pPr>
              <w:jc w:val="center"/>
              <w:rPr>
                <w:color w:val="000000"/>
                <w:sz w:val="22"/>
                <w:szCs w:val="22"/>
              </w:rPr>
            </w:pPr>
            <w:r>
              <w:rPr>
                <w:color w:val="000000"/>
                <w:sz w:val="22"/>
                <w:szCs w:val="22"/>
              </w:rPr>
              <w:t>-0.250</w:t>
            </w:r>
          </w:p>
        </w:tc>
        <w:tc>
          <w:tcPr>
            <w:tcW w:w="851" w:type="dxa"/>
            <w:tcBorders>
              <w:top w:val="single" w:sz="4" w:space="0" w:color="000000"/>
              <w:bottom w:val="nil"/>
            </w:tcBorders>
            <w:vAlign w:val="bottom"/>
          </w:tcPr>
          <w:p w14:paraId="00000237" w14:textId="77777777" w:rsidR="00E70473" w:rsidRDefault="00000000">
            <w:pPr>
              <w:jc w:val="center"/>
              <w:rPr>
                <w:color w:val="000000"/>
                <w:sz w:val="22"/>
                <w:szCs w:val="22"/>
              </w:rPr>
            </w:pPr>
            <w:r>
              <w:rPr>
                <w:color w:val="000000"/>
                <w:sz w:val="22"/>
                <w:szCs w:val="22"/>
              </w:rPr>
              <w:t>0.141</w:t>
            </w:r>
          </w:p>
        </w:tc>
        <w:tc>
          <w:tcPr>
            <w:tcW w:w="850" w:type="dxa"/>
            <w:tcBorders>
              <w:top w:val="single" w:sz="4" w:space="0" w:color="000000"/>
              <w:bottom w:val="nil"/>
            </w:tcBorders>
            <w:vAlign w:val="bottom"/>
          </w:tcPr>
          <w:p w14:paraId="00000238" w14:textId="77777777" w:rsidR="00E70473" w:rsidRDefault="00000000">
            <w:pPr>
              <w:jc w:val="center"/>
              <w:rPr>
                <w:color w:val="000000"/>
                <w:sz w:val="22"/>
                <w:szCs w:val="22"/>
              </w:rPr>
            </w:pPr>
            <w:r>
              <w:rPr>
                <w:color w:val="000000"/>
                <w:sz w:val="22"/>
                <w:szCs w:val="22"/>
              </w:rPr>
              <w:t>-0.583</w:t>
            </w:r>
          </w:p>
        </w:tc>
        <w:tc>
          <w:tcPr>
            <w:tcW w:w="851" w:type="dxa"/>
            <w:tcBorders>
              <w:top w:val="single" w:sz="4" w:space="0" w:color="000000"/>
              <w:bottom w:val="nil"/>
            </w:tcBorders>
            <w:vAlign w:val="bottom"/>
          </w:tcPr>
          <w:p w14:paraId="00000239" w14:textId="77777777" w:rsidR="00E70473" w:rsidRDefault="00000000">
            <w:pPr>
              <w:jc w:val="center"/>
              <w:rPr>
                <w:color w:val="000000"/>
                <w:sz w:val="22"/>
                <w:szCs w:val="22"/>
              </w:rPr>
            </w:pPr>
            <w:r>
              <w:rPr>
                <w:color w:val="000000"/>
                <w:sz w:val="22"/>
                <w:szCs w:val="22"/>
              </w:rPr>
              <w:t>0.083</w:t>
            </w:r>
          </w:p>
        </w:tc>
        <w:tc>
          <w:tcPr>
            <w:tcW w:w="754" w:type="dxa"/>
            <w:tcBorders>
              <w:top w:val="single" w:sz="4" w:space="0" w:color="000000"/>
              <w:bottom w:val="nil"/>
            </w:tcBorders>
            <w:vAlign w:val="bottom"/>
          </w:tcPr>
          <w:p w14:paraId="0000023A" w14:textId="77777777" w:rsidR="00E70473" w:rsidRDefault="00000000">
            <w:pPr>
              <w:jc w:val="center"/>
              <w:rPr>
                <w:color w:val="000000"/>
                <w:sz w:val="22"/>
                <w:szCs w:val="22"/>
              </w:rPr>
            </w:pPr>
            <w:r>
              <w:rPr>
                <w:color w:val="000000"/>
                <w:sz w:val="22"/>
                <w:szCs w:val="22"/>
              </w:rPr>
              <w:t>0.779</w:t>
            </w:r>
          </w:p>
        </w:tc>
        <w:tc>
          <w:tcPr>
            <w:tcW w:w="805" w:type="dxa"/>
            <w:tcBorders>
              <w:top w:val="single" w:sz="4" w:space="0" w:color="000000"/>
              <w:bottom w:val="nil"/>
            </w:tcBorders>
            <w:vAlign w:val="bottom"/>
          </w:tcPr>
          <w:p w14:paraId="0000023B" w14:textId="77777777" w:rsidR="00E70473" w:rsidRDefault="00000000">
            <w:pPr>
              <w:jc w:val="center"/>
              <w:rPr>
                <w:color w:val="000000"/>
                <w:sz w:val="22"/>
                <w:szCs w:val="22"/>
              </w:rPr>
            </w:pPr>
            <w:r>
              <w:rPr>
                <w:color w:val="000000"/>
                <w:sz w:val="22"/>
                <w:szCs w:val="22"/>
              </w:rPr>
              <w:t>0.915</w:t>
            </w:r>
          </w:p>
        </w:tc>
        <w:tc>
          <w:tcPr>
            <w:tcW w:w="711" w:type="dxa"/>
            <w:tcBorders>
              <w:top w:val="single" w:sz="4" w:space="0" w:color="000000"/>
              <w:bottom w:val="nil"/>
            </w:tcBorders>
            <w:vAlign w:val="bottom"/>
          </w:tcPr>
          <w:p w14:paraId="0000023C" w14:textId="77777777" w:rsidR="00E70473" w:rsidRDefault="00000000">
            <w:pPr>
              <w:jc w:val="center"/>
              <w:rPr>
                <w:color w:val="000000"/>
                <w:sz w:val="22"/>
                <w:szCs w:val="22"/>
              </w:rPr>
            </w:pPr>
            <w:r>
              <w:rPr>
                <w:color w:val="000000"/>
                <w:sz w:val="22"/>
                <w:szCs w:val="22"/>
              </w:rPr>
              <w:t>1.184</w:t>
            </w:r>
          </w:p>
        </w:tc>
        <w:tc>
          <w:tcPr>
            <w:tcW w:w="711" w:type="dxa"/>
            <w:tcBorders>
              <w:top w:val="single" w:sz="4" w:space="0" w:color="000000"/>
              <w:bottom w:val="nil"/>
            </w:tcBorders>
            <w:vAlign w:val="bottom"/>
          </w:tcPr>
          <w:p w14:paraId="0000023D" w14:textId="77777777" w:rsidR="00E70473" w:rsidRDefault="00000000">
            <w:pPr>
              <w:jc w:val="center"/>
              <w:rPr>
                <w:color w:val="000000"/>
                <w:sz w:val="22"/>
                <w:szCs w:val="22"/>
              </w:rPr>
            </w:pPr>
            <w:r>
              <w:rPr>
                <w:color w:val="000000"/>
                <w:sz w:val="22"/>
                <w:szCs w:val="22"/>
              </w:rPr>
              <w:t>0.006</w:t>
            </w:r>
          </w:p>
        </w:tc>
        <w:tc>
          <w:tcPr>
            <w:tcW w:w="846" w:type="dxa"/>
            <w:tcBorders>
              <w:top w:val="single" w:sz="4" w:space="0" w:color="000000"/>
              <w:bottom w:val="nil"/>
            </w:tcBorders>
            <w:vAlign w:val="bottom"/>
          </w:tcPr>
          <w:p w14:paraId="0000023E" w14:textId="77777777" w:rsidR="00E70473" w:rsidRDefault="00000000">
            <w:pPr>
              <w:jc w:val="center"/>
              <w:rPr>
                <w:color w:val="000000"/>
                <w:sz w:val="22"/>
                <w:szCs w:val="22"/>
              </w:rPr>
            </w:pPr>
            <w:r>
              <w:rPr>
                <w:color w:val="000000"/>
                <w:sz w:val="22"/>
                <w:szCs w:val="22"/>
              </w:rPr>
              <w:t>0.204</w:t>
            </w:r>
          </w:p>
        </w:tc>
        <w:tc>
          <w:tcPr>
            <w:tcW w:w="1134" w:type="dxa"/>
            <w:tcBorders>
              <w:top w:val="single" w:sz="4" w:space="0" w:color="000000"/>
              <w:bottom w:val="nil"/>
            </w:tcBorders>
            <w:vAlign w:val="bottom"/>
          </w:tcPr>
          <w:p w14:paraId="0000023F" w14:textId="77777777" w:rsidR="00E70473" w:rsidRDefault="00000000">
            <w:pPr>
              <w:jc w:val="center"/>
              <w:rPr>
                <w:color w:val="000000"/>
                <w:sz w:val="22"/>
                <w:szCs w:val="22"/>
              </w:rPr>
            </w:pPr>
            <w:r>
              <w:rPr>
                <w:color w:val="000000"/>
                <w:sz w:val="22"/>
                <w:szCs w:val="22"/>
              </w:rPr>
              <w:t>0.127</w:t>
            </w:r>
          </w:p>
        </w:tc>
      </w:tr>
      <w:tr w:rsidR="00E70473" w14:paraId="323BF335" w14:textId="77777777">
        <w:trPr>
          <w:trHeight w:val="290"/>
        </w:trPr>
        <w:tc>
          <w:tcPr>
            <w:tcW w:w="1271" w:type="dxa"/>
            <w:tcBorders>
              <w:top w:val="nil"/>
            </w:tcBorders>
            <w:vAlign w:val="bottom"/>
          </w:tcPr>
          <w:p w14:paraId="00000240" w14:textId="77777777" w:rsidR="00E70473" w:rsidRDefault="00000000">
            <w:pPr>
              <w:rPr>
                <w:color w:val="000000"/>
                <w:sz w:val="22"/>
                <w:szCs w:val="22"/>
              </w:rPr>
            </w:pPr>
            <w:r>
              <w:rPr>
                <w:color w:val="000000"/>
                <w:sz w:val="22"/>
                <w:szCs w:val="22"/>
              </w:rPr>
              <w:t>Solve</w:t>
            </w:r>
          </w:p>
        </w:tc>
        <w:tc>
          <w:tcPr>
            <w:tcW w:w="1559" w:type="dxa"/>
            <w:tcBorders>
              <w:top w:val="nil"/>
            </w:tcBorders>
            <w:vAlign w:val="bottom"/>
          </w:tcPr>
          <w:p w14:paraId="00000241" w14:textId="77777777" w:rsidR="00E70473" w:rsidRDefault="00000000">
            <w:pPr>
              <w:rPr>
                <w:color w:val="000000"/>
                <w:sz w:val="22"/>
                <w:szCs w:val="22"/>
              </w:rPr>
            </w:pPr>
            <w:r>
              <w:rPr>
                <w:color w:val="000000"/>
                <w:sz w:val="22"/>
                <w:szCs w:val="22"/>
              </w:rPr>
              <w:t>Male</w:t>
            </w:r>
          </w:p>
        </w:tc>
        <w:tc>
          <w:tcPr>
            <w:tcW w:w="656" w:type="dxa"/>
            <w:tcBorders>
              <w:top w:val="nil"/>
            </w:tcBorders>
            <w:vAlign w:val="bottom"/>
          </w:tcPr>
          <w:p w14:paraId="00000242" w14:textId="77777777" w:rsidR="00E70473" w:rsidRDefault="00000000">
            <w:pPr>
              <w:jc w:val="center"/>
              <w:rPr>
                <w:color w:val="000000"/>
                <w:sz w:val="22"/>
                <w:szCs w:val="22"/>
              </w:rPr>
            </w:pPr>
            <w:r>
              <w:rPr>
                <w:color w:val="000000"/>
                <w:sz w:val="22"/>
                <w:szCs w:val="22"/>
              </w:rPr>
              <w:t>1028</w:t>
            </w:r>
          </w:p>
        </w:tc>
        <w:tc>
          <w:tcPr>
            <w:tcW w:w="904" w:type="dxa"/>
            <w:tcBorders>
              <w:top w:val="nil"/>
            </w:tcBorders>
            <w:vAlign w:val="bottom"/>
          </w:tcPr>
          <w:p w14:paraId="00000243" w14:textId="77777777" w:rsidR="00E70473" w:rsidRDefault="00000000">
            <w:pPr>
              <w:jc w:val="center"/>
              <w:rPr>
                <w:color w:val="000000"/>
                <w:sz w:val="22"/>
                <w:szCs w:val="22"/>
              </w:rPr>
            </w:pPr>
            <w:r>
              <w:rPr>
                <w:color w:val="000000"/>
                <w:sz w:val="22"/>
                <w:szCs w:val="22"/>
              </w:rPr>
              <w:t>349.6</w:t>
            </w:r>
          </w:p>
        </w:tc>
        <w:tc>
          <w:tcPr>
            <w:tcW w:w="850" w:type="dxa"/>
            <w:tcBorders>
              <w:top w:val="nil"/>
            </w:tcBorders>
            <w:vAlign w:val="bottom"/>
          </w:tcPr>
          <w:p w14:paraId="00000244" w14:textId="77777777" w:rsidR="00E70473" w:rsidRDefault="00000000">
            <w:pPr>
              <w:jc w:val="center"/>
              <w:rPr>
                <w:color w:val="000000"/>
                <w:sz w:val="22"/>
                <w:szCs w:val="22"/>
              </w:rPr>
            </w:pPr>
            <w:r>
              <w:rPr>
                <w:color w:val="000000"/>
                <w:sz w:val="22"/>
                <w:szCs w:val="22"/>
              </w:rPr>
              <w:t>-0.130</w:t>
            </w:r>
          </w:p>
        </w:tc>
        <w:tc>
          <w:tcPr>
            <w:tcW w:w="851" w:type="dxa"/>
            <w:tcBorders>
              <w:top w:val="nil"/>
            </w:tcBorders>
            <w:vAlign w:val="bottom"/>
          </w:tcPr>
          <w:p w14:paraId="00000245" w14:textId="77777777" w:rsidR="00E70473" w:rsidRDefault="00000000">
            <w:pPr>
              <w:jc w:val="center"/>
              <w:rPr>
                <w:color w:val="000000"/>
                <w:sz w:val="22"/>
                <w:szCs w:val="22"/>
              </w:rPr>
            </w:pPr>
            <w:r>
              <w:rPr>
                <w:color w:val="000000"/>
                <w:sz w:val="22"/>
                <w:szCs w:val="22"/>
              </w:rPr>
              <w:t>0.691</w:t>
            </w:r>
          </w:p>
        </w:tc>
        <w:tc>
          <w:tcPr>
            <w:tcW w:w="850" w:type="dxa"/>
            <w:tcBorders>
              <w:top w:val="nil"/>
            </w:tcBorders>
            <w:vAlign w:val="bottom"/>
          </w:tcPr>
          <w:p w14:paraId="00000246" w14:textId="77777777" w:rsidR="00E70473" w:rsidRDefault="00000000">
            <w:pPr>
              <w:jc w:val="center"/>
              <w:rPr>
                <w:color w:val="000000"/>
                <w:sz w:val="22"/>
                <w:szCs w:val="22"/>
              </w:rPr>
            </w:pPr>
            <w:r>
              <w:rPr>
                <w:color w:val="000000"/>
                <w:sz w:val="22"/>
                <w:szCs w:val="22"/>
              </w:rPr>
              <w:t>-0.77</w:t>
            </w:r>
          </w:p>
        </w:tc>
        <w:tc>
          <w:tcPr>
            <w:tcW w:w="851" w:type="dxa"/>
            <w:tcBorders>
              <w:top w:val="nil"/>
            </w:tcBorders>
            <w:vAlign w:val="bottom"/>
          </w:tcPr>
          <w:p w14:paraId="00000247" w14:textId="77777777" w:rsidR="00E70473" w:rsidRDefault="00000000">
            <w:pPr>
              <w:jc w:val="center"/>
              <w:rPr>
                <w:color w:val="000000"/>
                <w:sz w:val="22"/>
                <w:szCs w:val="22"/>
              </w:rPr>
            </w:pPr>
            <w:r>
              <w:rPr>
                <w:color w:val="000000"/>
                <w:sz w:val="22"/>
                <w:szCs w:val="22"/>
              </w:rPr>
              <w:t>0.51</w:t>
            </w:r>
          </w:p>
        </w:tc>
        <w:tc>
          <w:tcPr>
            <w:tcW w:w="754" w:type="dxa"/>
            <w:tcBorders>
              <w:top w:val="nil"/>
            </w:tcBorders>
            <w:vAlign w:val="bottom"/>
          </w:tcPr>
          <w:p w14:paraId="00000248" w14:textId="77777777" w:rsidR="00E70473" w:rsidRDefault="00000000">
            <w:pPr>
              <w:jc w:val="center"/>
              <w:rPr>
                <w:color w:val="000000"/>
                <w:sz w:val="22"/>
                <w:szCs w:val="22"/>
              </w:rPr>
            </w:pPr>
            <w:r>
              <w:rPr>
                <w:color w:val="000000"/>
                <w:sz w:val="22"/>
                <w:szCs w:val="22"/>
              </w:rPr>
              <w:t>0.878</w:t>
            </w:r>
          </w:p>
        </w:tc>
        <w:tc>
          <w:tcPr>
            <w:tcW w:w="805" w:type="dxa"/>
            <w:tcBorders>
              <w:top w:val="nil"/>
            </w:tcBorders>
            <w:vAlign w:val="bottom"/>
          </w:tcPr>
          <w:p w14:paraId="00000249" w14:textId="77777777" w:rsidR="00E70473" w:rsidRDefault="00000000">
            <w:pPr>
              <w:jc w:val="center"/>
              <w:rPr>
                <w:color w:val="000000"/>
                <w:sz w:val="22"/>
                <w:szCs w:val="22"/>
              </w:rPr>
            </w:pPr>
            <w:r>
              <w:rPr>
                <w:color w:val="000000"/>
                <w:sz w:val="22"/>
                <w:szCs w:val="22"/>
              </w:rPr>
              <w:t>0.463</w:t>
            </w:r>
          </w:p>
        </w:tc>
        <w:tc>
          <w:tcPr>
            <w:tcW w:w="711" w:type="dxa"/>
            <w:tcBorders>
              <w:top w:val="nil"/>
            </w:tcBorders>
            <w:vAlign w:val="bottom"/>
          </w:tcPr>
          <w:p w14:paraId="0000024A" w14:textId="77777777" w:rsidR="00E70473" w:rsidRDefault="00000000">
            <w:pPr>
              <w:jc w:val="center"/>
              <w:rPr>
                <w:color w:val="000000"/>
                <w:sz w:val="22"/>
                <w:szCs w:val="22"/>
              </w:rPr>
            </w:pPr>
            <w:r>
              <w:rPr>
                <w:color w:val="000000"/>
                <w:sz w:val="22"/>
                <w:szCs w:val="22"/>
              </w:rPr>
              <w:t>1.666</w:t>
            </w:r>
          </w:p>
        </w:tc>
        <w:tc>
          <w:tcPr>
            <w:tcW w:w="711" w:type="dxa"/>
            <w:tcBorders>
              <w:top w:val="nil"/>
            </w:tcBorders>
            <w:vAlign w:val="bottom"/>
          </w:tcPr>
          <w:p w14:paraId="0000024B" w14:textId="77777777" w:rsidR="00E70473" w:rsidRDefault="00000000">
            <w:pPr>
              <w:jc w:val="center"/>
              <w:rPr>
                <w:color w:val="000000"/>
                <w:sz w:val="22"/>
                <w:szCs w:val="22"/>
              </w:rPr>
            </w:pPr>
            <w:r>
              <w:rPr>
                <w:color w:val="000000"/>
                <w:sz w:val="22"/>
                <w:szCs w:val="22"/>
              </w:rPr>
              <w:t>0.001</w:t>
            </w:r>
          </w:p>
        </w:tc>
        <w:tc>
          <w:tcPr>
            <w:tcW w:w="846" w:type="dxa"/>
            <w:tcBorders>
              <w:top w:val="nil"/>
            </w:tcBorders>
            <w:vAlign w:val="bottom"/>
          </w:tcPr>
          <w:p w14:paraId="0000024C" w14:textId="77777777" w:rsidR="00E70473" w:rsidRDefault="00000000">
            <w:pPr>
              <w:jc w:val="center"/>
              <w:rPr>
                <w:color w:val="000000"/>
                <w:sz w:val="22"/>
                <w:szCs w:val="22"/>
              </w:rPr>
            </w:pPr>
            <w:r>
              <w:rPr>
                <w:color w:val="000000"/>
                <w:sz w:val="22"/>
                <w:szCs w:val="22"/>
              </w:rPr>
              <w:t>0.345</w:t>
            </w:r>
          </w:p>
        </w:tc>
        <w:tc>
          <w:tcPr>
            <w:tcW w:w="1134" w:type="dxa"/>
            <w:tcBorders>
              <w:top w:val="nil"/>
            </w:tcBorders>
            <w:vAlign w:val="bottom"/>
          </w:tcPr>
          <w:p w14:paraId="0000024D" w14:textId="77777777" w:rsidR="00E70473" w:rsidRDefault="00000000">
            <w:pPr>
              <w:jc w:val="center"/>
              <w:rPr>
                <w:color w:val="000000"/>
                <w:sz w:val="22"/>
                <w:szCs w:val="22"/>
              </w:rPr>
            </w:pPr>
            <w:r>
              <w:rPr>
                <w:color w:val="000000"/>
                <w:sz w:val="22"/>
                <w:szCs w:val="22"/>
              </w:rPr>
              <w:t>0.690</w:t>
            </w:r>
          </w:p>
        </w:tc>
      </w:tr>
    </w:tbl>
    <w:p w14:paraId="0000024E" w14:textId="77777777" w:rsidR="00E70473" w:rsidRDefault="00E70473">
      <w:pPr>
        <w:keepNext/>
        <w:pBdr>
          <w:top w:val="nil"/>
          <w:left w:val="nil"/>
          <w:bottom w:val="nil"/>
          <w:right w:val="nil"/>
          <w:between w:val="nil"/>
        </w:pBdr>
        <w:spacing w:before="240"/>
        <w:rPr>
          <w:color w:val="000000"/>
          <w:sz w:val="24"/>
          <w:szCs w:val="24"/>
        </w:rPr>
      </w:pPr>
    </w:p>
    <w:p w14:paraId="0000024F" w14:textId="77777777" w:rsidR="00E70473" w:rsidRDefault="00000000">
      <w:pPr>
        <w:rPr>
          <w:b/>
          <w:sz w:val="24"/>
          <w:szCs w:val="24"/>
        </w:rPr>
      </w:pPr>
      <w:r>
        <w:br w:type="page"/>
      </w:r>
    </w:p>
    <w:p w14:paraId="00000250" w14:textId="77777777" w:rsidR="00E70473" w:rsidRDefault="00000000">
      <w:pPr>
        <w:keepNext/>
        <w:pBdr>
          <w:top w:val="nil"/>
          <w:left w:val="nil"/>
          <w:bottom w:val="nil"/>
          <w:right w:val="nil"/>
          <w:between w:val="nil"/>
        </w:pBdr>
        <w:spacing w:before="240"/>
        <w:rPr>
          <w:color w:val="000000"/>
          <w:sz w:val="24"/>
          <w:szCs w:val="24"/>
        </w:rPr>
      </w:pPr>
      <w:r>
        <w:rPr>
          <w:b/>
          <w:color w:val="000000"/>
          <w:sz w:val="24"/>
          <w:szCs w:val="24"/>
        </w:rPr>
        <w:lastRenderedPageBreak/>
        <w:t>Table 3.</w:t>
      </w:r>
      <w:r>
        <w:rPr>
          <w:color w:val="000000"/>
          <w:sz w:val="24"/>
          <w:szCs w:val="24"/>
        </w:rPr>
        <w:t xml:space="preserve"> </w:t>
      </w:r>
      <w:r>
        <w:rPr>
          <w:b/>
          <w:color w:val="000000"/>
          <w:sz w:val="24"/>
          <w:szCs w:val="24"/>
        </w:rPr>
        <w:t>Urbanization was an explanatory predictor in all final models.</w:t>
      </w:r>
      <w:r>
        <w:rPr>
          <w:color w:val="000000"/>
          <w:sz w:val="24"/>
          <w:szCs w:val="24"/>
        </w:rPr>
        <w:t xml:space="preserve"> Results for top models explaining variation in problem solving and constituent </w:t>
      </w:r>
      <w:proofErr w:type="spellStart"/>
      <w:r>
        <w:rPr>
          <w:color w:val="000000"/>
          <w:sz w:val="24"/>
          <w:szCs w:val="24"/>
        </w:rPr>
        <w:t>behaviours</w:t>
      </w:r>
      <w:proofErr w:type="spellEnd"/>
      <w:r>
        <w:rPr>
          <w:color w:val="000000"/>
          <w:sz w:val="24"/>
          <w:szCs w:val="24"/>
        </w:rPr>
        <w:t xml:space="preserve"> during events in wild-living coyotes, 2024-2025. Excepting solves (all sites), for which the urbanization-only model was most predictive, the full model, which included variables related to both urbanization and intrinsic and extrinsic factors was most explanatory. Metrics reported include sample size (N), Akaike Information Criterion (AIC), beta coefficient (B), P-value (P), effect size, upper and lower confidence intervals (CI) for beta coefficients and effect sizes and the P-value for a likelihood ratio test comparing the full model and the urbanization-only model (Vs. U.) and the full model and the intrinsic/ extrinsic factors model (Vs. I.E.).</w:t>
      </w:r>
    </w:p>
    <w:tbl>
      <w:tblPr>
        <w:tblStyle w:val="a1"/>
        <w:tblW w:w="14028" w:type="dxa"/>
        <w:tblBorders>
          <w:top w:val="single" w:sz="4" w:space="0" w:color="000000"/>
          <w:bottom w:val="single" w:sz="4" w:space="0" w:color="000000"/>
        </w:tblBorders>
        <w:tblLayout w:type="fixed"/>
        <w:tblLook w:val="0400" w:firstRow="0" w:lastRow="0" w:firstColumn="0" w:lastColumn="0" w:noHBand="0" w:noVBand="1"/>
      </w:tblPr>
      <w:tblGrid>
        <w:gridCol w:w="790"/>
        <w:gridCol w:w="1331"/>
        <w:gridCol w:w="1417"/>
        <w:gridCol w:w="656"/>
        <w:gridCol w:w="903"/>
        <w:gridCol w:w="851"/>
        <w:gridCol w:w="850"/>
        <w:gridCol w:w="851"/>
        <w:gridCol w:w="850"/>
        <w:gridCol w:w="754"/>
        <w:gridCol w:w="806"/>
        <w:gridCol w:w="711"/>
        <w:gridCol w:w="848"/>
        <w:gridCol w:w="711"/>
        <w:gridCol w:w="848"/>
        <w:gridCol w:w="851"/>
      </w:tblGrid>
      <w:tr w:rsidR="00E70473" w14:paraId="40EE0D13" w14:textId="77777777">
        <w:trPr>
          <w:trHeight w:val="290"/>
        </w:trPr>
        <w:tc>
          <w:tcPr>
            <w:tcW w:w="791" w:type="dxa"/>
            <w:tcBorders>
              <w:bottom w:val="single" w:sz="4" w:space="0" w:color="000000"/>
            </w:tcBorders>
            <w:vAlign w:val="bottom"/>
          </w:tcPr>
          <w:p w14:paraId="00000251" w14:textId="77777777" w:rsidR="00E70473" w:rsidRDefault="00000000">
            <w:pPr>
              <w:rPr>
                <w:color w:val="000000"/>
                <w:sz w:val="22"/>
                <w:szCs w:val="22"/>
              </w:rPr>
            </w:pPr>
            <w:r>
              <w:rPr>
                <w:color w:val="000000"/>
                <w:sz w:val="22"/>
                <w:szCs w:val="22"/>
              </w:rPr>
              <w:t>Extent</w:t>
            </w:r>
          </w:p>
        </w:tc>
        <w:tc>
          <w:tcPr>
            <w:tcW w:w="1331" w:type="dxa"/>
            <w:tcBorders>
              <w:bottom w:val="single" w:sz="4" w:space="0" w:color="000000"/>
            </w:tcBorders>
            <w:vAlign w:val="bottom"/>
          </w:tcPr>
          <w:p w14:paraId="00000252" w14:textId="77777777" w:rsidR="00E70473" w:rsidRDefault="00000000">
            <w:pPr>
              <w:rPr>
                <w:color w:val="000000"/>
                <w:sz w:val="22"/>
                <w:szCs w:val="22"/>
              </w:rPr>
            </w:pPr>
            <w:r>
              <w:rPr>
                <w:color w:val="000000"/>
                <w:sz w:val="22"/>
                <w:szCs w:val="22"/>
              </w:rPr>
              <w:t>Outcome</w:t>
            </w:r>
          </w:p>
        </w:tc>
        <w:tc>
          <w:tcPr>
            <w:tcW w:w="1417" w:type="dxa"/>
            <w:tcBorders>
              <w:bottom w:val="single" w:sz="4" w:space="0" w:color="000000"/>
            </w:tcBorders>
            <w:vAlign w:val="bottom"/>
          </w:tcPr>
          <w:p w14:paraId="00000253" w14:textId="77777777" w:rsidR="00E70473" w:rsidRDefault="00000000">
            <w:pPr>
              <w:rPr>
                <w:color w:val="000000"/>
                <w:sz w:val="22"/>
                <w:szCs w:val="22"/>
              </w:rPr>
            </w:pPr>
            <w:r>
              <w:rPr>
                <w:color w:val="000000"/>
                <w:sz w:val="22"/>
                <w:szCs w:val="22"/>
              </w:rPr>
              <w:t>Predictor</w:t>
            </w:r>
          </w:p>
        </w:tc>
        <w:tc>
          <w:tcPr>
            <w:tcW w:w="656" w:type="dxa"/>
            <w:tcBorders>
              <w:bottom w:val="single" w:sz="4" w:space="0" w:color="000000"/>
            </w:tcBorders>
            <w:vAlign w:val="bottom"/>
          </w:tcPr>
          <w:p w14:paraId="00000254" w14:textId="77777777" w:rsidR="00E70473" w:rsidRDefault="00000000">
            <w:pPr>
              <w:rPr>
                <w:color w:val="000000"/>
                <w:sz w:val="22"/>
                <w:szCs w:val="22"/>
              </w:rPr>
            </w:pPr>
            <w:r>
              <w:rPr>
                <w:color w:val="000000"/>
                <w:sz w:val="22"/>
                <w:szCs w:val="22"/>
              </w:rPr>
              <w:t>N</w:t>
            </w:r>
          </w:p>
        </w:tc>
        <w:tc>
          <w:tcPr>
            <w:tcW w:w="903" w:type="dxa"/>
            <w:tcBorders>
              <w:bottom w:val="single" w:sz="4" w:space="0" w:color="000000"/>
            </w:tcBorders>
            <w:vAlign w:val="bottom"/>
          </w:tcPr>
          <w:p w14:paraId="00000255" w14:textId="77777777" w:rsidR="00E70473" w:rsidRDefault="00000000">
            <w:pPr>
              <w:rPr>
                <w:color w:val="000000"/>
                <w:sz w:val="22"/>
                <w:szCs w:val="22"/>
              </w:rPr>
            </w:pPr>
            <w:r>
              <w:rPr>
                <w:color w:val="000000"/>
                <w:sz w:val="22"/>
                <w:szCs w:val="22"/>
              </w:rPr>
              <w:t>AIC</w:t>
            </w:r>
          </w:p>
        </w:tc>
        <w:tc>
          <w:tcPr>
            <w:tcW w:w="851" w:type="dxa"/>
            <w:tcBorders>
              <w:bottom w:val="single" w:sz="4" w:space="0" w:color="000000"/>
            </w:tcBorders>
            <w:vAlign w:val="bottom"/>
          </w:tcPr>
          <w:p w14:paraId="00000256" w14:textId="77777777" w:rsidR="00E70473" w:rsidRDefault="00000000">
            <w:pPr>
              <w:rPr>
                <w:color w:val="000000"/>
                <w:sz w:val="22"/>
                <w:szCs w:val="22"/>
              </w:rPr>
            </w:pPr>
            <w:r>
              <w:rPr>
                <w:color w:val="000000"/>
                <w:sz w:val="22"/>
                <w:szCs w:val="22"/>
              </w:rPr>
              <w:t>B</w:t>
            </w:r>
          </w:p>
        </w:tc>
        <w:tc>
          <w:tcPr>
            <w:tcW w:w="850" w:type="dxa"/>
            <w:tcBorders>
              <w:bottom w:val="single" w:sz="4" w:space="0" w:color="000000"/>
            </w:tcBorders>
            <w:vAlign w:val="bottom"/>
          </w:tcPr>
          <w:p w14:paraId="00000257" w14:textId="77777777" w:rsidR="00E70473" w:rsidRDefault="00000000">
            <w:pPr>
              <w:rPr>
                <w:color w:val="000000"/>
                <w:sz w:val="22"/>
                <w:szCs w:val="22"/>
              </w:rPr>
            </w:pPr>
            <w:r>
              <w:rPr>
                <w:color w:val="000000"/>
                <w:sz w:val="22"/>
                <w:szCs w:val="22"/>
              </w:rPr>
              <w:t>P</w:t>
            </w:r>
          </w:p>
        </w:tc>
        <w:tc>
          <w:tcPr>
            <w:tcW w:w="851" w:type="dxa"/>
            <w:tcBorders>
              <w:bottom w:val="single" w:sz="4" w:space="0" w:color="000000"/>
            </w:tcBorders>
            <w:vAlign w:val="bottom"/>
          </w:tcPr>
          <w:p w14:paraId="00000258" w14:textId="77777777" w:rsidR="00E70473" w:rsidRDefault="00000000">
            <w:pPr>
              <w:rPr>
                <w:color w:val="000000"/>
                <w:sz w:val="22"/>
                <w:szCs w:val="22"/>
              </w:rPr>
            </w:pPr>
            <w:r>
              <w:rPr>
                <w:color w:val="000000"/>
                <w:sz w:val="22"/>
                <w:szCs w:val="22"/>
              </w:rPr>
              <w:t>Low CI</w:t>
            </w:r>
          </w:p>
        </w:tc>
        <w:tc>
          <w:tcPr>
            <w:tcW w:w="850" w:type="dxa"/>
            <w:tcBorders>
              <w:bottom w:val="single" w:sz="4" w:space="0" w:color="000000"/>
            </w:tcBorders>
            <w:vAlign w:val="bottom"/>
          </w:tcPr>
          <w:p w14:paraId="00000259" w14:textId="77777777" w:rsidR="00E70473" w:rsidRDefault="00000000">
            <w:pPr>
              <w:rPr>
                <w:color w:val="000000"/>
                <w:sz w:val="22"/>
                <w:szCs w:val="22"/>
              </w:rPr>
            </w:pPr>
            <w:proofErr w:type="spellStart"/>
            <w:r>
              <w:rPr>
                <w:color w:val="000000"/>
                <w:sz w:val="22"/>
                <w:szCs w:val="22"/>
              </w:rPr>
              <w:t>Upp</w:t>
            </w:r>
            <w:proofErr w:type="spellEnd"/>
            <w:r>
              <w:rPr>
                <w:color w:val="000000"/>
                <w:sz w:val="22"/>
                <w:szCs w:val="22"/>
              </w:rPr>
              <w:t xml:space="preserve"> CI</w:t>
            </w:r>
          </w:p>
        </w:tc>
        <w:tc>
          <w:tcPr>
            <w:tcW w:w="754" w:type="dxa"/>
            <w:tcBorders>
              <w:bottom w:val="single" w:sz="4" w:space="0" w:color="000000"/>
            </w:tcBorders>
            <w:vAlign w:val="bottom"/>
          </w:tcPr>
          <w:p w14:paraId="0000025A" w14:textId="77777777" w:rsidR="00E70473" w:rsidRDefault="00000000">
            <w:pPr>
              <w:rPr>
                <w:color w:val="000000"/>
                <w:sz w:val="22"/>
                <w:szCs w:val="22"/>
              </w:rPr>
            </w:pPr>
            <w:r>
              <w:rPr>
                <w:color w:val="000000"/>
                <w:sz w:val="22"/>
                <w:szCs w:val="22"/>
              </w:rPr>
              <w:t>Effect Size</w:t>
            </w:r>
          </w:p>
        </w:tc>
        <w:tc>
          <w:tcPr>
            <w:tcW w:w="806" w:type="dxa"/>
            <w:tcBorders>
              <w:bottom w:val="single" w:sz="4" w:space="0" w:color="000000"/>
            </w:tcBorders>
            <w:vAlign w:val="bottom"/>
          </w:tcPr>
          <w:p w14:paraId="0000025B" w14:textId="77777777" w:rsidR="00E70473" w:rsidRDefault="00000000">
            <w:pPr>
              <w:rPr>
                <w:color w:val="000000"/>
                <w:sz w:val="22"/>
                <w:szCs w:val="22"/>
              </w:rPr>
            </w:pPr>
            <w:r>
              <w:rPr>
                <w:color w:val="000000"/>
                <w:sz w:val="22"/>
                <w:szCs w:val="22"/>
              </w:rPr>
              <w:t>Low CI</w:t>
            </w:r>
          </w:p>
        </w:tc>
        <w:tc>
          <w:tcPr>
            <w:tcW w:w="711" w:type="dxa"/>
            <w:tcBorders>
              <w:bottom w:val="single" w:sz="4" w:space="0" w:color="000000"/>
            </w:tcBorders>
            <w:vAlign w:val="bottom"/>
          </w:tcPr>
          <w:p w14:paraId="0000025C" w14:textId="77777777" w:rsidR="00E70473" w:rsidRDefault="00000000">
            <w:pPr>
              <w:rPr>
                <w:color w:val="000000"/>
                <w:sz w:val="22"/>
                <w:szCs w:val="22"/>
              </w:rPr>
            </w:pPr>
            <w:proofErr w:type="spellStart"/>
            <w:r>
              <w:rPr>
                <w:color w:val="000000"/>
                <w:sz w:val="22"/>
                <w:szCs w:val="22"/>
              </w:rPr>
              <w:t>Upp</w:t>
            </w:r>
            <w:proofErr w:type="spellEnd"/>
            <w:r>
              <w:rPr>
                <w:color w:val="000000"/>
                <w:sz w:val="22"/>
                <w:szCs w:val="22"/>
              </w:rPr>
              <w:t xml:space="preserve"> CI</w:t>
            </w:r>
          </w:p>
        </w:tc>
        <w:tc>
          <w:tcPr>
            <w:tcW w:w="848" w:type="dxa"/>
            <w:tcBorders>
              <w:bottom w:val="single" w:sz="4" w:space="0" w:color="000000"/>
            </w:tcBorders>
            <w:vAlign w:val="bottom"/>
          </w:tcPr>
          <w:p w14:paraId="0000025D" w14:textId="77777777" w:rsidR="00E70473" w:rsidRDefault="00000000">
            <w:pPr>
              <w:rPr>
                <w:color w:val="000000"/>
                <w:sz w:val="22"/>
                <w:szCs w:val="22"/>
              </w:rPr>
            </w:pPr>
            <w:r>
              <w:rPr>
                <w:color w:val="000000"/>
                <w:sz w:val="22"/>
                <w:szCs w:val="22"/>
              </w:rPr>
              <w:t>M. R</w:t>
            </w:r>
            <w:r>
              <w:rPr>
                <w:color w:val="000000"/>
                <w:sz w:val="22"/>
                <w:szCs w:val="22"/>
                <w:vertAlign w:val="superscript"/>
              </w:rPr>
              <w:t>2</w:t>
            </w:r>
          </w:p>
        </w:tc>
        <w:tc>
          <w:tcPr>
            <w:tcW w:w="711" w:type="dxa"/>
            <w:tcBorders>
              <w:bottom w:val="single" w:sz="4" w:space="0" w:color="000000"/>
            </w:tcBorders>
            <w:vAlign w:val="bottom"/>
          </w:tcPr>
          <w:p w14:paraId="0000025E" w14:textId="77777777" w:rsidR="00E70473" w:rsidRDefault="00000000">
            <w:pPr>
              <w:rPr>
                <w:color w:val="000000"/>
                <w:sz w:val="22"/>
                <w:szCs w:val="22"/>
              </w:rPr>
            </w:pPr>
            <w:r>
              <w:rPr>
                <w:color w:val="000000"/>
                <w:sz w:val="22"/>
                <w:szCs w:val="22"/>
              </w:rPr>
              <w:t>C. R</w:t>
            </w:r>
            <w:r>
              <w:rPr>
                <w:color w:val="000000"/>
                <w:sz w:val="22"/>
                <w:szCs w:val="22"/>
                <w:vertAlign w:val="superscript"/>
              </w:rPr>
              <w:t>2</w:t>
            </w:r>
          </w:p>
        </w:tc>
        <w:tc>
          <w:tcPr>
            <w:tcW w:w="848" w:type="dxa"/>
            <w:tcBorders>
              <w:bottom w:val="single" w:sz="4" w:space="0" w:color="000000"/>
            </w:tcBorders>
            <w:vAlign w:val="bottom"/>
          </w:tcPr>
          <w:p w14:paraId="0000025F" w14:textId="77777777" w:rsidR="00E70473" w:rsidRDefault="00000000">
            <w:pPr>
              <w:rPr>
                <w:color w:val="000000"/>
                <w:sz w:val="22"/>
                <w:szCs w:val="22"/>
              </w:rPr>
            </w:pPr>
            <w:r>
              <w:rPr>
                <w:color w:val="000000"/>
                <w:sz w:val="22"/>
                <w:szCs w:val="22"/>
              </w:rPr>
              <w:t>Vs. U.</w:t>
            </w:r>
          </w:p>
        </w:tc>
        <w:tc>
          <w:tcPr>
            <w:tcW w:w="851" w:type="dxa"/>
            <w:tcBorders>
              <w:bottom w:val="single" w:sz="4" w:space="0" w:color="000000"/>
            </w:tcBorders>
            <w:vAlign w:val="bottom"/>
          </w:tcPr>
          <w:p w14:paraId="00000260" w14:textId="77777777" w:rsidR="00E70473" w:rsidRDefault="00000000">
            <w:pPr>
              <w:rPr>
                <w:color w:val="000000"/>
                <w:sz w:val="22"/>
                <w:szCs w:val="22"/>
              </w:rPr>
            </w:pPr>
            <w:r>
              <w:rPr>
                <w:color w:val="000000"/>
                <w:sz w:val="22"/>
                <w:szCs w:val="22"/>
              </w:rPr>
              <w:t>Vs. I.E.</w:t>
            </w:r>
          </w:p>
        </w:tc>
      </w:tr>
      <w:tr w:rsidR="00E70473" w14:paraId="07785D0F" w14:textId="77777777">
        <w:trPr>
          <w:trHeight w:val="290"/>
        </w:trPr>
        <w:tc>
          <w:tcPr>
            <w:tcW w:w="791" w:type="dxa"/>
            <w:vMerge w:val="restart"/>
            <w:tcBorders>
              <w:top w:val="single" w:sz="4" w:space="0" w:color="000000"/>
              <w:bottom w:val="nil"/>
            </w:tcBorders>
            <w:vAlign w:val="bottom"/>
          </w:tcPr>
          <w:p w14:paraId="00000261" w14:textId="77777777" w:rsidR="00E70473" w:rsidRDefault="00000000">
            <w:pPr>
              <w:rPr>
                <w:color w:val="000000"/>
                <w:sz w:val="22"/>
                <w:szCs w:val="22"/>
              </w:rPr>
            </w:pPr>
            <w:r>
              <w:rPr>
                <w:color w:val="000000"/>
                <w:sz w:val="22"/>
                <w:szCs w:val="22"/>
              </w:rPr>
              <w:t>All Sites</w:t>
            </w:r>
          </w:p>
        </w:tc>
        <w:tc>
          <w:tcPr>
            <w:tcW w:w="1331" w:type="dxa"/>
            <w:vMerge w:val="restart"/>
            <w:tcBorders>
              <w:top w:val="single" w:sz="4" w:space="0" w:color="000000"/>
              <w:bottom w:val="nil"/>
            </w:tcBorders>
            <w:vAlign w:val="bottom"/>
          </w:tcPr>
          <w:p w14:paraId="00000262" w14:textId="77777777" w:rsidR="00E70473" w:rsidRDefault="00000000">
            <w:pPr>
              <w:rPr>
                <w:color w:val="000000"/>
                <w:sz w:val="22"/>
                <w:szCs w:val="22"/>
              </w:rPr>
            </w:pPr>
            <w:r>
              <w:rPr>
                <w:color w:val="000000"/>
                <w:sz w:val="22"/>
                <w:szCs w:val="22"/>
              </w:rPr>
              <w:t>Investigate Duration</w:t>
            </w:r>
          </w:p>
        </w:tc>
        <w:tc>
          <w:tcPr>
            <w:tcW w:w="1417" w:type="dxa"/>
            <w:tcBorders>
              <w:top w:val="single" w:sz="4" w:space="0" w:color="000000"/>
              <w:bottom w:val="nil"/>
            </w:tcBorders>
            <w:vAlign w:val="bottom"/>
          </w:tcPr>
          <w:p w14:paraId="00000263" w14:textId="77777777" w:rsidR="00E70473" w:rsidRDefault="00000000">
            <w:pPr>
              <w:rPr>
                <w:color w:val="000000"/>
                <w:sz w:val="22"/>
                <w:szCs w:val="22"/>
              </w:rPr>
            </w:pPr>
            <w:r>
              <w:rPr>
                <w:color w:val="000000"/>
                <w:sz w:val="22"/>
                <w:szCs w:val="22"/>
              </w:rPr>
              <w:t>City</w:t>
            </w:r>
          </w:p>
        </w:tc>
        <w:tc>
          <w:tcPr>
            <w:tcW w:w="656" w:type="dxa"/>
            <w:vMerge w:val="restart"/>
            <w:tcBorders>
              <w:top w:val="single" w:sz="4" w:space="0" w:color="000000"/>
              <w:bottom w:val="nil"/>
            </w:tcBorders>
            <w:vAlign w:val="bottom"/>
          </w:tcPr>
          <w:p w14:paraId="00000264" w14:textId="77777777" w:rsidR="00E70473" w:rsidRDefault="00000000">
            <w:pPr>
              <w:jc w:val="right"/>
              <w:rPr>
                <w:color w:val="000000"/>
                <w:sz w:val="22"/>
                <w:szCs w:val="22"/>
              </w:rPr>
            </w:pPr>
            <w:r>
              <w:rPr>
                <w:color w:val="000000"/>
                <w:sz w:val="22"/>
                <w:szCs w:val="22"/>
              </w:rPr>
              <w:t>1028</w:t>
            </w:r>
          </w:p>
        </w:tc>
        <w:tc>
          <w:tcPr>
            <w:tcW w:w="903" w:type="dxa"/>
            <w:vMerge w:val="restart"/>
            <w:tcBorders>
              <w:top w:val="single" w:sz="4" w:space="0" w:color="000000"/>
              <w:bottom w:val="nil"/>
            </w:tcBorders>
            <w:vAlign w:val="bottom"/>
          </w:tcPr>
          <w:p w14:paraId="00000265" w14:textId="77777777" w:rsidR="00E70473" w:rsidRDefault="00000000">
            <w:pPr>
              <w:jc w:val="right"/>
              <w:rPr>
                <w:color w:val="000000"/>
                <w:sz w:val="22"/>
                <w:szCs w:val="22"/>
              </w:rPr>
            </w:pPr>
            <w:r>
              <w:rPr>
                <w:color w:val="000000"/>
                <w:sz w:val="22"/>
                <w:szCs w:val="22"/>
              </w:rPr>
              <w:t>4578.5</w:t>
            </w:r>
          </w:p>
        </w:tc>
        <w:tc>
          <w:tcPr>
            <w:tcW w:w="851" w:type="dxa"/>
            <w:tcBorders>
              <w:top w:val="single" w:sz="4" w:space="0" w:color="000000"/>
              <w:bottom w:val="nil"/>
            </w:tcBorders>
            <w:vAlign w:val="bottom"/>
          </w:tcPr>
          <w:p w14:paraId="00000266" w14:textId="77777777" w:rsidR="00E70473" w:rsidRDefault="00000000">
            <w:pPr>
              <w:jc w:val="right"/>
              <w:rPr>
                <w:color w:val="000000"/>
                <w:sz w:val="22"/>
                <w:szCs w:val="22"/>
              </w:rPr>
            </w:pPr>
            <w:r>
              <w:rPr>
                <w:color w:val="000000"/>
                <w:sz w:val="22"/>
                <w:szCs w:val="22"/>
              </w:rPr>
              <w:t>0.011</w:t>
            </w:r>
          </w:p>
        </w:tc>
        <w:tc>
          <w:tcPr>
            <w:tcW w:w="850" w:type="dxa"/>
            <w:tcBorders>
              <w:top w:val="single" w:sz="4" w:space="0" w:color="000000"/>
              <w:bottom w:val="nil"/>
            </w:tcBorders>
            <w:vAlign w:val="bottom"/>
          </w:tcPr>
          <w:p w14:paraId="00000267" w14:textId="77777777" w:rsidR="00E70473" w:rsidRDefault="00000000">
            <w:pPr>
              <w:jc w:val="right"/>
              <w:rPr>
                <w:color w:val="000000"/>
                <w:sz w:val="22"/>
                <w:szCs w:val="22"/>
              </w:rPr>
            </w:pPr>
            <w:r>
              <w:rPr>
                <w:color w:val="000000"/>
                <w:sz w:val="22"/>
                <w:szCs w:val="22"/>
              </w:rPr>
              <w:t>0.953</w:t>
            </w:r>
          </w:p>
        </w:tc>
        <w:tc>
          <w:tcPr>
            <w:tcW w:w="851" w:type="dxa"/>
            <w:tcBorders>
              <w:top w:val="single" w:sz="4" w:space="0" w:color="000000"/>
              <w:bottom w:val="nil"/>
            </w:tcBorders>
            <w:vAlign w:val="bottom"/>
          </w:tcPr>
          <w:p w14:paraId="00000268" w14:textId="77777777" w:rsidR="00E70473" w:rsidRDefault="00000000">
            <w:pPr>
              <w:jc w:val="right"/>
              <w:rPr>
                <w:color w:val="000000"/>
                <w:sz w:val="22"/>
                <w:szCs w:val="22"/>
              </w:rPr>
            </w:pPr>
            <w:r>
              <w:rPr>
                <w:color w:val="000000"/>
                <w:sz w:val="22"/>
                <w:szCs w:val="22"/>
              </w:rPr>
              <w:t>-0.364</w:t>
            </w:r>
          </w:p>
        </w:tc>
        <w:tc>
          <w:tcPr>
            <w:tcW w:w="850" w:type="dxa"/>
            <w:tcBorders>
              <w:top w:val="single" w:sz="4" w:space="0" w:color="000000"/>
              <w:bottom w:val="nil"/>
            </w:tcBorders>
            <w:vAlign w:val="bottom"/>
          </w:tcPr>
          <w:p w14:paraId="00000269" w14:textId="77777777" w:rsidR="00E70473" w:rsidRDefault="00000000">
            <w:pPr>
              <w:jc w:val="right"/>
              <w:rPr>
                <w:color w:val="000000"/>
                <w:sz w:val="22"/>
                <w:szCs w:val="22"/>
              </w:rPr>
            </w:pPr>
            <w:r>
              <w:rPr>
                <w:color w:val="000000"/>
                <w:sz w:val="22"/>
                <w:szCs w:val="22"/>
              </w:rPr>
              <w:t>0.386</w:t>
            </w:r>
          </w:p>
        </w:tc>
        <w:tc>
          <w:tcPr>
            <w:tcW w:w="754" w:type="dxa"/>
            <w:tcBorders>
              <w:top w:val="single" w:sz="4" w:space="0" w:color="000000"/>
              <w:bottom w:val="nil"/>
            </w:tcBorders>
            <w:vAlign w:val="bottom"/>
          </w:tcPr>
          <w:p w14:paraId="0000026A" w14:textId="77777777" w:rsidR="00E70473" w:rsidRDefault="00000000">
            <w:pPr>
              <w:jc w:val="right"/>
              <w:rPr>
                <w:color w:val="000000"/>
                <w:sz w:val="22"/>
                <w:szCs w:val="22"/>
              </w:rPr>
            </w:pPr>
            <w:r>
              <w:rPr>
                <w:color w:val="000000"/>
                <w:sz w:val="22"/>
                <w:szCs w:val="22"/>
              </w:rPr>
              <w:t>1.011</w:t>
            </w:r>
          </w:p>
        </w:tc>
        <w:tc>
          <w:tcPr>
            <w:tcW w:w="806" w:type="dxa"/>
            <w:tcBorders>
              <w:top w:val="single" w:sz="4" w:space="0" w:color="000000"/>
              <w:bottom w:val="nil"/>
            </w:tcBorders>
            <w:vAlign w:val="bottom"/>
          </w:tcPr>
          <w:p w14:paraId="0000026B" w14:textId="77777777" w:rsidR="00E70473" w:rsidRDefault="00000000">
            <w:pPr>
              <w:jc w:val="right"/>
              <w:rPr>
                <w:color w:val="000000"/>
                <w:sz w:val="22"/>
                <w:szCs w:val="22"/>
              </w:rPr>
            </w:pPr>
            <w:r>
              <w:rPr>
                <w:color w:val="000000"/>
                <w:sz w:val="22"/>
                <w:szCs w:val="22"/>
              </w:rPr>
              <w:t>0.695</w:t>
            </w:r>
          </w:p>
        </w:tc>
        <w:tc>
          <w:tcPr>
            <w:tcW w:w="711" w:type="dxa"/>
            <w:tcBorders>
              <w:top w:val="single" w:sz="4" w:space="0" w:color="000000"/>
              <w:bottom w:val="nil"/>
            </w:tcBorders>
            <w:vAlign w:val="bottom"/>
          </w:tcPr>
          <w:p w14:paraId="0000026C" w14:textId="77777777" w:rsidR="00E70473" w:rsidRDefault="00000000">
            <w:pPr>
              <w:jc w:val="right"/>
              <w:rPr>
                <w:color w:val="000000"/>
                <w:sz w:val="22"/>
                <w:szCs w:val="22"/>
              </w:rPr>
            </w:pPr>
            <w:r>
              <w:rPr>
                <w:color w:val="000000"/>
                <w:sz w:val="22"/>
                <w:szCs w:val="22"/>
              </w:rPr>
              <w:t>1.472</w:t>
            </w:r>
          </w:p>
        </w:tc>
        <w:tc>
          <w:tcPr>
            <w:tcW w:w="848" w:type="dxa"/>
            <w:vMerge w:val="restart"/>
            <w:tcBorders>
              <w:top w:val="single" w:sz="4" w:space="0" w:color="000000"/>
              <w:bottom w:val="nil"/>
            </w:tcBorders>
            <w:vAlign w:val="bottom"/>
          </w:tcPr>
          <w:p w14:paraId="0000026D" w14:textId="77777777" w:rsidR="00E70473" w:rsidRDefault="00000000">
            <w:pPr>
              <w:jc w:val="right"/>
              <w:rPr>
                <w:color w:val="000000"/>
                <w:sz w:val="22"/>
                <w:szCs w:val="22"/>
              </w:rPr>
            </w:pPr>
            <w:r>
              <w:rPr>
                <w:color w:val="000000"/>
                <w:sz w:val="22"/>
                <w:szCs w:val="22"/>
              </w:rPr>
              <w:t>0.000</w:t>
            </w:r>
          </w:p>
        </w:tc>
        <w:tc>
          <w:tcPr>
            <w:tcW w:w="711" w:type="dxa"/>
            <w:vMerge w:val="restart"/>
            <w:tcBorders>
              <w:top w:val="single" w:sz="4" w:space="0" w:color="000000"/>
              <w:bottom w:val="nil"/>
            </w:tcBorders>
            <w:vAlign w:val="bottom"/>
          </w:tcPr>
          <w:p w14:paraId="0000026E" w14:textId="77777777" w:rsidR="00E70473" w:rsidRDefault="00000000">
            <w:pPr>
              <w:jc w:val="right"/>
              <w:rPr>
                <w:color w:val="000000"/>
                <w:sz w:val="22"/>
                <w:szCs w:val="22"/>
              </w:rPr>
            </w:pPr>
            <w:r>
              <w:rPr>
                <w:color w:val="000000"/>
                <w:sz w:val="22"/>
                <w:szCs w:val="22"/>
              </w:rPr>
              <w:t>0.001</w:t>
            </w:r>
          </w:p>
        </w:tc>
        <w:tc>
          <w:tcPr>
            <w:tcW w:w="848" w:type="dxa"/>
            <w:vMerge w:val="restart"/>
            <w:tcBorders>
              <w:top w:val="single" w:sz="4" w:space="0" w:color="000000"/>
              <w:bottom w:val="nil"/>
            </w:tcBorders>
            <w:vAlign w:val="bottom"/>
          </w:tcPr>
          <w:p w14:paraId="0000026F" w14:textId="77777777" w:rsidR="00E70473" w:rsidRDefault="00000000">
            <w:pPr>
              <w:jc w:val="right"/>
              <w:rPr>
                <w:color w:val="000000"/>
                <w:sz w:val="22"/>
                <w:szCs w:val="22"/>
              </w:rPr>
            </w:pPr>
            <w:r>
              <w:rPr>
                <w:color w:val="000000"/>
                <w:sz w:val="22"/>
                <w:szCs w:val="22"/>
              </w:rPr>
              <w:t>0.063</w:t>
            </w:r>
          </w:p>
        </w:tc>
        <w:tc>
          <w:tcPr>
            <w:tcW w:w="851" w:type="dxa"/>
            <w:vMerge w:val="restart"/>
            <w:tcBorders>
              <w:top w:val="single" w:sz="4" w:space="0" w:color="000000"/>
              <w:bottom w:val="nil"/>
            </w:tcBorders>
            <w:vAlign w:val="bottom"/>
          </w:tcPr>
          <w:p w14:paraId="00000270" w14:textId="77777777" w:rsidR="00E70473" w:rsidRDefault="00000000">
            <w:pPr>
              <w:jc w:val="right"/>
              <w:rPr>
                <w:color w:val="000000"/>
                <w:sz w:val="22"/>
                <w:szCs w:val="22"/>
              </w:rPr>
            </w:pPr>
            <w:r>
              <w:rPr>
                <w:color w:val="000000"/>
                <w:sz w:val="22"/>
                <w:szCs w:val="22"/>
              </w:rPr>
              <w:t>0.003</w:t>
            </w:r>
          </w:p>
        </w:tc>
      </w:tr>
      <w:tr w:rsidR="00E70473" w14:paraId="2F96C30B" w14:textId="77777777">
        <w:trPr>
          <w:trHeight w:val="290"/>
        </w:trPr>
        <w:tc>
          <w:tcPr>
            <w:tcW w:w="791" w:type="dxa"/>
            <w:vMerge/>
            <w:tcBorders>
              <w:top w:val="single" w:sz="4" w:space="0" w:color="000000"/>
              <w:bottom w:val="nil"/>
            </w:tcBorders>
            <w:vAlign w:val="bottom"/>
          </w:tcPr>
          <w:p w14:paraId="00000271"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331" w:type="dxa"/>
            <w:vMerge/>
            <w:tcBorders>
              <w:top w:val="single" w:sz="4" w:space="0" w:color="000000"/>
              <w:bottom w:val="nil"/>
            </w:tcBorders>
            <w:vAlign w:val="bottom"/>
          </w:tcPr>
          <w:p w14:paraId="00000272"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417" w:type="dxa"/>
            <w:tcBorders>
              <w:top w:val="nil"/>
            </w:tcBorders>
            <w:vAlign w:val="bottom"/>
          </w:tcPr>
          <w:p w14:paraId="00000273" w14:textId="77777777" w:rsidR="00E70473" w:rsidRDefault="00000000">
            <w:pPr>
              <w:rPr>
                <w:color w:val="000000"/>
                <w:sz w:val="22"/>
                <w:szCs w:val="22"/>
              </w:rPr>
            </w:pPr>
            <w:r>
              <w:rPr>
                <w:color w:val="000000"/>
                <w:sz w:val="22"/>
                <w:szCs w:val="22"/>
              </w:rPr>
              <w:t>Z. Inflation</w:t>
            </w:r>
          </w:p>
        </w:tc>
        <w:tc>
          <w:tcPr>
            <w:tcW w:w="656" w:type="dxa"/>
            <w:vMerge/>
            <w:tcBorders>
              <w:top w:val="single" w:sz="4" w:space="0" w:color="000000"/>
              <w:bottom w:val="nil"/>
            </w:tcBorders>
            <w:vAlign w:val="bottom"/>
          </w:tcPr>
          <w:p w14:paraId="0000027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3" w:type="dxa"/>
            <w:vMerge/>
            <w:tcBorders>
              <w:top w:val="single" w:sz="4" w:space="0" w:color="000000"/>
              <w:bottom w:val="nil"/>
            </w:tcBorders>
            <w:vAlign w:val="bottom"/>
          </w:tcPr>
          <w:p w14:paraId="00000275"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tcBorders>
              <w:top w:val="nil"/>
            </w:tcBorders>
            <w:vAlign w:val="bottom"/>
          </w:tcPr>
          <w:p w14:paraId="00000276" w14:textId="77777777" w:rsidR="00E70473" w:rsidRDefault="00000000">
            <w:pPr>
              <w:jc w:val="right"/>
              <w:rPr>
                <w:color w:val="000000"/>
                <w:sz w:val="22"/>
                <w:szCs w:val="22"/>
              </w:rPr>
            </w:pPr>
            <w:r>
              <w:rPr>
                <w:color w:val="000000"/>
                <w:sz w:val="22"/>
                <w:szCs w:val="22"/>
              </w:rPr>
              <w:t>-1.506</w:t>
            </w:r>
          </w:p>
        </w:tc>
        <w:tc>
          <w:tcPr>
            <w:tcW w:w="850" w:type="dxa"/>
            <w:tcBorders>
              <w:top w:val="nil"/>
            </w:tcBorders>
            <w:vAlign w:val="bottom"/>
          </w:tcPr>
          <w:p w14:paraId="00000277" w14:textId="77777777" w:rsidR="00E70473" w:rsidRDefault="00000000">
            <w:pPr>
              <w:jc w:val="right"/>
              <w:rPr>
                <w:color w:val="000000"/>
                <w:sz w:val="22"/>
                <w:szCs w:val="22"/>
              </w:rPr>
            </w:pPr>
            <w:r>
              <w:rPr>
                <w:color w:val="000000"/>
                <w:sz w:val="22"/>
                <w:szCs w:val="22"/>
              </w:rPr>
              <w:t>&lt;0.001</w:t>
            </w:r>
          </w:p>
        </w:tc>
        <w:tc>
          <w:tcPr>
            <w:tcW w:w="851" w:type="dxa"/>
            <w:tcBorders>
              <w:top w:val="nil"/>
            </w:tcBorders>
            <w:vAlign w:val="bottom"/>
          </w:tcPr>
          <w:p w14:paraId="00000278" w14:textId="77777777" w:rsidR="00E70473" w:rsidRDefault="00000000">
            <w:pPr>
              <w:jc w:val="right"/>
              <w:rPr>
                <w:color w:val="000000"/>
                <w:sz w:val="22"/>
                <w:szCs w:val="22"/>
              </w:rPr>
            </w:pPr>
            <w:r>
              <w:rPr>
                <w:color w:val="000000"/>
                <w:sz w:val="22"/>
                <w:szCs w:val="22"/>
              </w:rPr>
              <w:t>-2.350</w:t>
            </w:r>
          </w:p>
        </w:tc>
        <w:tc>
          <w:tcPr>
            <w:tcW w:w="850" w:type="dxa"/>
            <w:tcBorders>
              <w:top w:val="nil"/>
            </w:tcBorders>
            <w:vAlign w:val="bottom"/>
          </w:tcPr>
          <w:p w14:paraId="00000279" w14:textId="77777777" w:rsidR="00E70473" w:rsidRDefault="00000000">
            <w:pPr>
              <w:jc w:val="right"/>
              <w:rPr>
                <w:color w:val="000000"/>
                <w:sz w:val="22"/>
                <w:szCs w:val="22"/>
              </w:rPr>
            </w:pPr>
            <w:r>
              <w:rPr>
                <w:color w:val="000000"/>
                <w:sz w:val="22"/>
                <w:szCs w:val="22"/>
              </w:rPr>
              <w:t>-0.662</w:t>
            </w:r>
          </w:p>
        </w:tc>
        <w:tc>
          <w:tcPr>
            <w:tcW w:w="754" w:type="dxa"/>
            <w:tcBorders>
              <w:top w:val="nil"/>
            </w:tcBorders>
            <w:vAlign w:val="bottom"/>
          </w:tcPr>
          <w:p w14:paraId="0000027A" w14:textId="77777777" w:rsidR="00E70473" w:rsidRDefault="00000000">
            <w:pPr>
              <w:jc w:val="right"/>
              <w:rPr>
                <w:color w:val="000000"/>
                <w:sz w:val="22"/>
                <w:szCs w:val="22"/>
              </w:rPr>
            </w:pPr>
            <w:r>
              <w:rPr>
                <w:color w:val="000000"/>
                <w:sz w:val="22"/>
                <w:szCs w:val="22"/>
              </w:rPr>
              <w:t>0.222</w:t>
            </w:r>
          </w:p>
        </w:tc>
        <w:tc>
          <w:tcPr>
            <w:tcW w:w="806" w:type="dxa"/>
            <w:tcBorders>
              <w:top w:val="nil"/>
            </w:tcBorders>
            <w:vAlign w:val="bottom"/>
          </w:tcPr>
          <w:p w14:paraId="0000027B" w14:textId="77777777" w:rsidR="00E70473" w:rsidRDefault="00000000">
            <w:pPr>
              <w:jc w:val="right"/>
              <w:rPr>
                <w:color w:val="000000"/>
                <w:sz w:val="22"/>
                <w:szCs w:val="22"/>
              </w:rPr>
            </w:pPr>
            <w:r>
              <w:rPr>
                <w:color w:val="000000"/>
                <w:sz w:val="22"/>
                <w:szCs w:val="22"/>
              </w:rPr>
              <w:t>0.095</w:t>
            </w:r>
          </w:p>
        </w:tc>
        <w:tc>
          <w:tcPr>
            <w:tcW w:w="711" w:type="dxa"/>
            <w:tcBorders>
              <w:top w:val="nil"/>
            </w:tcBorders>
            <w:vAlign w:val="bottom"/>
          </w:tcPr>
          <w:p w14:paraId="0000027C" w14:textId="77777777" w:rsidR="00E70473" w:rsidRDefault="00000000">
            <w:pPr>
              <w:jc w:val="right"/>
              <w:rPr>
                <w:color w:val="000000"/>
                <w:sz w:val="22"/>
                <w:szCs w:val="22"/>
              </w:rPr>
            </w:pPr>
            <w:r>
              <w:rPr>
                <w:color w:val="000000"/>
                <w:sz w:val="22"/>
                <w:szCs w:val="22"/>
              </w:rPr>
              <w:t>0.516</w:t>
            </w:r>
          </w:p>
        </w:tc>
        <w:tc>
          <w:tcPr>
            <w:tcW w:w="848" w:type="dxa"/>
            <w:vMerge/>
            <w:tcBorders>
              <w:top w:val="single" w:sz="4" w:space="0" w:color="000000"/>
              <w:bottom w:val="nil"/>
            </w:tcBorders>
            <w:vAlign w:val="bottom"/>
          </w:tcPr>
          <w:p w14:paraId="0000027D"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711" w:type="dxa"/>
            <w:vMerge/>
            <w:tcBorders>
              <w:top w:val="single" w:sz="4" w:space="0" w:color="000000"/>
              <w:bottom w:val="nil"/>
            </w:tcBorders>
            <w:vAlign w:val="bottom"/>
          </w:tcPr>
          <w:p w14:paraId="0000027E"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8" w:type="dxa"/>
            <w:vMerge/>
            <w:tcBorders>
              <w:top w:val="single" w:sz="4" w:space="0" w:color="000000"/>
              <w:bottom w:val="nil"/>
            </w:tcBorders>
            <w:vAlign w:val="bottom"/>
          </w:tcPr>
          <w:p w14:paraId="0000027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280"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45C5587C" w14:textId="77777777">
        <w:trPr>
          <w:trHeight w:val="290"/>
        </w:trPr>
        <w:tc>
          <w:tcPr>
            <w:tcW w:w="791" w:type="dxa"/>
            <w:vMerge/>
            <w:tcBorders>
              <w:top w:val="single" w:sz="4" w:space="0" w:color="000000"/>
              <w:bottom w:val="nil"/>
            </w:tcBorders>
            <w:vAlign w:val="bottom"/>
          </w:tcPr>
          <w:p w14:paraId="00000281"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331" w:type="dxa"/>
            <w:vMerge/>
            <w:tcBorders>
              <w:top w:val="single" w:sz="4" w:space="0" w:color="000000"/>
              <w:bottom w:val="nil"/>
            </w:tcBorders>
            <w:vAlign w:val="bottom"/>
          </w:tcPr>
          <w:p w14:paraId="00000282"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417" w:type="dxa"/>
            <w:vAlign w:val="bottom"/>
          </w:tcPr>
          <w:p w14:paraId="00000283" w14:textId="77777777" w:rsidR="00E70473" w:rsidRDefault="00000000">
            <w:pPr>
              <w:rPr>
                <w:color w:val="000000"/>
                <w:sz w:val="22"/>
                <w:szCs w:val="22"/>
              </w:rPr>
            </w:pPr>
            <w:r>
              <w:rPr>
                <w:color w:val="000000"/>
                <w:sz w:val="22"/>
                <w:szCs w:val="22"/>
              </w:rPr>
              <w:t>Male</w:t>
            </w:r>
          </w:p>
        </w:tc>
        <w:tc>
          <w:tcPr>
            <w:tcW w:w="656" w:type="dxa"/>
            <w:vMerge/>
            <w:tcBorders>
              <w:top w:val="single" w:sz="4" w:space="0" w:color="000000"/>
              <w:bottom w:val="nil"/>
            </w:tcBorders>
            <w:vAlign w:val="bottom"/>
          </w:tcPr>
          <w:p w14:paraId="0000028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3" w:type="dxa"/>
            <w:vMerge/>
            <w:tcBorders>
              <w:top w:val="single" w:sz="4" w:space="0" w:color="000000"/>
              <w:bottom w:val="nil"/>
            </w:tcBorders>
            <w:vAlign w:val="bottom"/>
          </w:tcPr>
          <w:p w14:paraId="00000285"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Align w:val="bottom"/>
          </w:tcPr>
          <w:p w14:paraId="00000286" w14:textId="77777777" w:rsidR="00E70473" w:rsidRDefault="00000000">
            <w:pPr>
              <w:jc w:val="right"/>
              <w:rPr>
                <w:color w:val="000000"/>
                <w:sz w:val="22"/>
                <w:szCs w:val="22"/>
              </w:rPr>
            </w:pPr>
            <w:r>
              <w:rPr>
                <w:color w:val="000000"/>
                <w:sz w:val="22"/>
                <w:szCs w:val="22"/>
              </w:rPr>
              <w:t>0.019</w:t>
            </w:r>
          </w:p>
        </w:tc>
        <w:tc>
          <w:tcPr>
            <w:tcW w:w="850" w:type="dxa"/>
            <w:vAlign w:val="bottom"/>
          </w:tcPr>
          <w:p w14:paraId="00000287" w14:textId="77777777" w:rsidR="00E70473" w:rsidRDefault="00000000">
            <w:pPr>
              <w:jc w:val="right"/>
              <w:rPr>
                <w:color w:val="000000"/>
                <w:sz w:val="22"/>
                <w:szCs w:val="22"/>
              </w:rPr>
            </w:pPr>
            <w:r>
              <w:rPr>
                <w:color w:val="000000"/>
                <w:sz w:val="22"/>
                <w:szCs w:val="22"/>
              </w:rPr>
              <w:t>0.774</w:t>
            </w:r>
          </w:p>
        </w:tc>
        <w:tc>
          <w:tcPr>
            <w:tcW w:w="851" w:type="dxa"/>
            <w:vAlign w:val="bottom"/>
          </w:tcPr>
          <w:p w14:paraId="00000288" w14:textId="77777777" w:rsidR="00E70473" w:rsidRDefault="00000000">
            <w:pPr>
              <w:jc w:val="right"/>
              <w:rPr>
                <w:color w:val="000000"/>
                <w:sz w:val="22"/>
                <w:szCs w:val="22"/>
              </w:rPr>
            </w:pPr>
            <w:r>
              <w:rPr>
                <w:color w:val="000000"/>
                <w:sz w:val="22"/>
                <w:szCs w:val="22"/>
              </w:rPr>
              <w:t>-0.112</w:t>
            </w:r>
          </w:p>
        </w:tc>
        <w:tc>
          <w:tcPr>
            <w:tcW w:w="850" w:type="dxa"/>
            <w:vAlign w:val="bottom"/>
          </w:tcPr>
          <w:p w14:paraId="00000289" w14:textId="77777777" w:rsidR="00E70473" w:rsidRDefault="00000000">
            <w:pPr>
              <w:jc w:val="right"/>
              <w:rPr>
                <w:color w:val="000000"/>
                <w:sz w:val="22"/>
                <w:szCs w:val="22"/>
              </w:rPr>
            </w:pPr>
            <w:r>
              <w:rPr>
                <w:color w:val="000000"/>
                <w:sz w:val="22"/>
                <w:szCs w:val="22"/>
              </w:rPr>
              <w:t>0.151</w:t>
            </w:r>
          </w:p>
        </w:tc>
        <w:tc>
          <w:tcPr>
            <w:tcW w:w="754" w:type="dxa"/>
            <w:vAlign w:val="bottom"/>
          </w:tcPr>
          <w:p w14:paraId="0000028A" w14:textId="77777777" w:rsidR="00E70473" w:rsidRDefault="00000000">
            <w:pPr>
              <w:jc w:val="right"/>
              <w:rPr>
                <w:color w:val="000000"/>
                <w:sz w:val="22"/>
                <w:szCs w:val="22"/>
              </w:rPr>
            </w:pPr>
            <w:r>
              <w:rPr>
                <w:color w:val="000000"/>
                <w:sz w:val="22"/>
                <w:szCs w:val="22"/>
              </w:rPr>
              <w:t>1.019</w:t>
            </w:r>
          </w:p>
        </w:tc>
        <w:tc>
          <w:tcPr>
            <w:tcW w:w="806" w:type="dxa"/>
            <w:vAlign w:val="bottom"/>
          </w:tcPr>
          <w:p w14:paraId="0000028B" w14:textId="77777777" w:rsidR="00E70473" w:rsidRDefault="00000000">
            <w:pPr>
              <w:jc w:val="right"/>
              <w:rPr>
                <w:color w:val="000000"/>
                <w:sz w:val="22"/>
                <w:szCs w:val="22"/>
              </w:rPr>
            </w:pPr>
            <w:r>
              <w:rPr>
                <w:color w:val="000000"/>
                <w:sz w:val="22"/>
                <w:szCs w:val="22"/>
              </w:rPr>
              <w:t>0.894</w:t>
            </w:r>
          </w:p>
        </w:tc>
        <w:tc>
          <w:tcPr>
            <w:tcW w:w="711" w:type="dxa"/>
            <w:vAlign w:val="bottom"/>
          </w:tcPr>
          <w:p w14:paraId="0000028C" w14:textId="77777777" w:rsidR="00E70473" w:rsidRDefault="00000000">
            <w:pPr>
              <w:jc w:val="right"/>
              <w:rPr>
                <w:color w:val="000000"/>
                <w:sz w:val="22"/>
                <w:szCs w:val="22"/>
              </w:rPr>
            </w:pPr>
            <w:r>
              <w:rPr>
                <w:color w:val="000000"/>
                <w:sz w:val="22"/>
                <w:szCs w:val="22"/>
              </w:rPr>
              <w:t>1.162</w:t>
            </w:r>
          </w:p>
        </w:tc>
        <w:tc>
          <w:tcPr>
            <w:tcW w:w="848" w:type="dxa"/>
            <w:vMerge/>
            <w:tcBorders>
              <w:top w:val="single" w:sz="4" w:space="0" w:color="000000"/>
              <w:bottom w:val="nil"/>
            </w:tcBorders>
            <w:vAlign w:val="bottom"/>
          </w:tcPr>
          <w:p w14:paraId="0000028D"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711" w:type="dxa"/>
            <w:vMerge/>
            <w:tcBorders>
              <w:top w:val="single" w:sz="4" w:space="0" w:color="000000"/>
              <w:bottom w:val="nil"/>
            </w:tcBorders>
            <w:vAlign w:val="bottom"/>
          </w:tcPr>
          <w:p w14:paraId="0000028E"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8" w:type="dxa"/>
            <w:vMerge/>
            <w:tcBorders>
              <w:top w:val="single" w:sz="4" w:space="0" w:color="000000"/>
              <w:bottom w:val="nil"/>
            </w:tcBorders>
            <w:vAlign w:val="bottom"/>
          </w:tcPr>
          <w:p w14:paraId="0000028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290"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3EE05E92" w14:textId="77777777">
        <w:trPr>
          <w:trHeight w:val="290"/>
        </w:trPr>
        <w:tc>
          <w:tcPr>
            <w:tcW w:w="791" w:type="dxa"/>
            <w:vMerge/>
            <w:tcBorders>
              <w:top w:val="single" w:sz="4" w:space="0" w:color="000000"/>
              <w:bottom w:val="nil"/>
            </w:tcBorders>
            <w:vAlign w:val="bottom"/>
          </w:tcPr>
          <w:p w14:paraId="00000291"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331" w:type="dxa"/>
            <w:vMerge/>
            <w:tcBorders>
              <w:top w:val="single" w:sz="4" w:space="0" w:color="000000"/>
              <w:bottom w:val="nil"/>
            </w:tcBorders>
            <w:vAlign w:val="bottom"/>
          </w:tcPr>
          <w:p w14:paraId="00000292"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417" w:type="dxa"/>
            <w:vAlign w:val="bottom"/>
          </w:tcPr>
          <w:p w14:paraId="00000293" w14:textId="77777777" w:rsidR="00E70473" w:rsidRDefault="00000000">
            <w:pPr>
              <w:rPr>
                <w:color w:val="000000"/>
                <w:sz w:val="22"/>
                <w:szCs w:val="22"/>
              </w:rPr>
            </w:pPr>
            <w:r>
              <w:rPr>
                <w:color w:val="000000"/>
                <w:sz w:val="22"/>
                <w:szCs w:val="22"/>
              </w:rPr>
              <w:t>Z. Inflation</w:t>
            </w:r>
          </w:p>
        </w:tc>
        <w:tc>
          <w:tcPr>
            <w:tcW w:w="656" w:type="dxa"/>
            <w:vMerge/>
            <w:tcBorders>
              <w:top w:val="single" w:sz="4" w:space="0" w:color="000000"/>
              <w:bottom w:val="nil"/>
            </w:tcBorders>
            <w:vAlign w:val="bottom"/>
          </w:tcPr>
          <w:p w14:paraId="0000029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3" w:type="dxa"/>
            <w:vMerge/>
            <w:tcBorders>
              <w:top w:val="single" w:sz="4" w:space="0" w:color="000000"/>
              <w:bottom w:val="nil"/>
            </w:tcBorders>
            <w:vAlign w:val="bottom"/>
          </w:tcPr>
          <w:p w14:paraId="00000295"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Align w:val="bottom"/>
          </w:tcPr>
          <w:p w14:paraId="00000296" w14:textId="77777777" w:rsidR="00E70473" w:rsidRDefault="00000000">
            <w:pPr>
              <w:jc w:val="right"/>
              <w:rPr>
                <w:color w:val="000000"/>
                <w:sz w:val="22"/>
                <w:szCs w:val="22"/>
              </w:rPr>
            </w:pPr>
            <w:r>
              <w:rPr>
                <w:color w:val="000000"/>
                <w:sz w:val="22"/>
                <w:szCs w:val="22"/>
              </w:rPr>
              <w:t>-0.095</w:t>
            </w:r>
          </w:p>
        </w:tc>
        <w:tc>
          <w:tcPr>
            <w:tcW w:w="850" w:type="dxa"/>
            <w:vAlign w:val="bottom"/>
          </w:tcPr>
          <w:p w14:paraId="00000297" w14:textId="77777777" w:rsidR="00E70473" w:rsidRDefault="00000000">
            <w:pPr>
              <w:jc w:val="right"/>
              <w:rPr>
                <w:color w:val="000000"/>
                <w:sz w:val="22"/>
                <w:szCs w:val="22"/>
              </w:rPr>
            </w:pPr>
            <w:r>
              <w:rPr>
                <w:color w:val="000000"/>
                <w:sz w:val="22"/>
                <w:szCs w:val="22"/>
              </w:rPr>
              <w:t>0.506</w:t>
            </w:r>
          </w:p>
        </w:tc>
        <w:tc>
          <w:tcPr>
            <w:tcW w:w="851" w:type="dxa"/>
            <w:vAlign w:val="bottom"/>
          </w:tcPr>
          <w:p w14:paraId="00000298" w14:textId="77777777" w:rsidR="00E70473" w:rsidRDefault="00000000">
            <w:pPr>
              <w:jc w:val="right"/>
              <w:rPr>
                <w:color w:val="000000"/>
                <w:sz w:val="22"/>
                <w:szCs w:val="22"/>
              </w:rPr>
            </w:pPr>
            <w:r>
              <w:rPr>
                <w:color w:val="000000"/>
                <w:sz w:val="22"/>
                <w:szCs w:val="22"/>
              </w:rPr>
              <w:t>-0.373</w:t>
            </w:r>
          </w:p>
        </w:tc>
        <w:tc>
          <w:tcPr>
            <w:tcW w:w="850" w:type="dxa"/>
            <w:vAlign w:val="bottom"/>
          </w:tcPr>
          <w:p w14:paraId="00000299" w14:textId="77777777" w:rsidR="00E70473" w:rsidRDefault="00000000">
            <w:pPr>
              <w:jc w:val="right"/>
              <w:rPr>
                <w:color w:val="000000"/>
                <w:sz w:val="22"/>
                <w:szCs w:val="22"/>
              </w:rPr>
            </w:pPr>
            <w:r>
              <w:rPr>
                <w:color w:val="000000"/>
                <w:sz w:val="22"/>
                <w:szCs w:val="22"/>
              </w:rPr>
              <w:t>0.184</w:t>
            </w:r>
          </w:p>
        </w:tc>
        <w:tc>
          <w:tcPr>
            <w:tcW w:w="754" w:type="dxa"/>
            <w:vAlign w:val="bottom"/>
          </w:tcPr>
          <w:p w14:paraId="0000029A" w14:textId="77777777" w:rsidR="00E70473" w:rsidRDefault="00000000">
            <w:pPr>
              <w:jc w:val="right"/>
              <w:rPr>
                <w:color w:val="000000"/>
                <w:sz w:val="22"/>
                <w:szCs w:val="22"/>
              </w:rPr>
            </w:pPr>
            <w:r>
              <w:rPr>
                <w:color w:val="000000"/>
                <w:sz w:val="22"/>
                <w:szCs w:val="22"/>
              </w:rPr>
              <w:t>0.909</w:t>
            </w:r>
          </w:p>
        </w:tc>
        <w:tc>
          <w:tcPr>
            <w:tcW w:w="806" w:type="dxa"/>
            <w:vAlign w:val="bottom"/>
          </w:tcPr>
          <w:p w14:paraId="0000029B" w14:textId="77777777" w:rsidR="00E70473" w:rsidRDefault="00000000">
            <w:pPr>
              <w:jc w:val="right"/>
              <w:rPr>
                <w:color w:val="000000"/>
                <w:sz w:val="22"/>
                <w:szCs w:val="22"/>
              </w:rPr>
            </w:pPr>
            <w:r>
              <w:rPr>
                <w:color w:val="000000"/>
                <w:sz w:val="22"/>
                <w:szCs w:val="22"/>
              </w:rPr>
              <w:t>0.689</w:t>
            </w:r>
          </w:p>
        </w:tc>
        <w:tc>
          <w:tcPr>
            <w:tcW w:w="711" w:type="dxa"/>
            <w:vAlign w:val="bottom"/>
          </w:tcPr>
          <w:p w14:paraId="0000029C" w14:textId="77777777" w:rsidR="00E70473" w:rsidRDefault="00000000">
            <w:pPr>
              <w:jc w:val="right"/>
              <w:rPr>
                <w:color w:val="000000"/>
                <w:sz w:val="22"/>
                <w:szCs w:val="22"/>
              </w:rPr>
            </w:pPr>
            <w:r>
              <w:rPr>
                <w:color w:val="000000"/>
                <w:sz w:val="22"/>
                <w:szCs w:val="22"/>
              </w:rPr>
              <w:t>1.202</w:t>
            </w:r>
          </w:p>
        </w:tc>
        <w:tc>
          <w:tcPr>
            <w:tcW w:w="848" w:type="dxa"/>
            <w:vMerge/>
            <w:tcBorders>
              <w:top w:val="single" w:sz="4" w:space="0" w:color="000000"/>
              <w:bottom w:val="nil"/>
            </w:tcBorders>
            <w:vAlign w:val="bottom"/>
          </w:tcPr>
          <w:p w14:paraId="0000029D"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711" w:type="dxa"/>
            <w:vMerge/>
            <w:tcBorders>
              <w:top w:val="single" w:sz="4" w:space="0" w:color="000000"/>
              <w:bottom w:val="nil"/>
            </w:tcBorders>
            <w:vAlign w:val="bottom"/>
          </w:tcPr>
          <w:p w14:paraId="0000029E"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8" w:type="dxa"/>
            <w:vMerge/>
            <w:tcBorders>
              <w:top w:val="single" w:sz="4" w:space="0" w:color="000000"/>
              <w:bottom w:val="nil"/>
            </w:tcBorders>
            <w:vAlign w:val="bottom"/>
          </w:tcPr>
          <w:p w14:paraId="0000029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2A0"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4098D27E" w14:textId="77777777">
        <w:trPr>
          <w:trHeight w:val="290"/>
        </w:trPr>
        <w:tc>
          <w:tcPr>
            <w:tcW w:w="791" w:type="dxa"/>
            <w:vMerge/>
            <w:tcBorders>
              <w:top w:val="single" w:sz="4" w:space="0" w:color="000000"/>
              <w:bottom w:val="nil"/>
            </w:tcBorders>
            <w:vAlign w:val="bottom"/>
          </w:tcPr>
          <w:p w14:paraId="000002A1"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331" w:type="dxa"/>
            <w:vMerge/>
            <w:tcBorders>
              <w:top w:val="single" w:sz="4" w:space="0" w:color="000000"/>
              <w:bottom w:val="nil"/>
            </w:tcBorders>
            <w:vAlign w:val="bottom"/>
          </w:tcPr>
          <w:p w14:paraId="000002A2"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417" w:type="dxa"/>
            <w:vAlign w:val="bottom"/>
          </w:tcPr>
          <w:p w14:paraId="000002A3" w14:textId="77777777" w:rsidR="00E70473" w:rsidRDefault="00000000">
            <w:pPr>
              <w:rPr>
                <w:color w:val="000000"/>
                <w:sz w:val="22"/>
                <w:szCs w:val="22"/>
              </w:rPr>
            </w:pPr>
            <w:r>
              <w:rPr>
                <w:color w:val="000000"/>
                <w:sz w:val="22"/>
                <w:szCs w:val="22"/>
              </w:rPr>
              <w:t>Wood Puzzle</w:t>
            </w:r>
          </w:p>
        </w:tc>
        <w:tc>
          <w:tcPr>
            <w:tcW w:w="656" w:type="dxa"/>
            <w:vMerge/>
            <w:tcBorders>
              <w:top w:val="single" w:sz="4" w:space="0" w:color="000000"/>
              <w:bottom w:val="nil"/>
            </w:tcBorders>
            <w:vAlign w:val="bottom"/>
          </w:tcPr>
          <w:p w14:paraId="000002A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3" w:type="dxa"/>
            <w:vMerge/>
            <w:tcBorders>
              <w:top w:val="single" w:sz="4" w:space="0" w:color="000000"/>
              <w:bottom w:val="nil"/>
            </w:tcBorders>
            <w:vAlign w:val="bottom"/>
          </w:tcPr>
          <w:p w14:paraId="000002A5"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Align w:val="bottom"/>
          </w:tcPr>
          <w:p w14:paraId="000002A6" w14:textId="77777777" w:rsidR="00E70473" w:rsidRDefault="00000000">
            <w:pPr>
              <w:jc w:val="right"/>
              <w:rPr>
                <w:color w:val="000000"/>
                <w:sz w:val="22"/>
                <w:szCs w:val="22"/>
              </w:rPr>
            </w:pPr>
            <w:r>
              <w:rPr>
                <w:color w:val="000000"/>
                <w:sz w:val="22"/>
                <w:szCs w:val="22"/>
              </w:rPr>
              <w:t>-0.045</w:t>
            </w:r>
          </w:p>
        </w:tc>
        <w:tc>
          <w:tcPr>
            <w:tcW w:w="850" w:type="dxa"/>
            <w:vAlign w:val="bottom"/>
          </w:tcPr>
          <w:p w14:paraId="000002A7" w14:textId="77777777" w:rsidR="00E70473" w:rsidRDefault="00000000">
            <w:pPr>
              <w:jc w:val="right"/>
              <w:rPr>
                <w:color w:val="000000"/>
                <w:sz w:val="22"/>
                <w:szCs w:val="22"/>
              </w:rPr>
            </w:pPr>
            <w:r>
              <w:rPr>
                <w:color w:val="000000"/>
                <w:sz w:val="22"/>
                <w:szCs w:val="22"/>
              </w:rPr>
              <w:t>0.510</w:t>
            </w:r>
          </w:p>
        </w:tc>
        <w:tc>
          <w:tcPr>
            <w:tcW w:w="851" w:type="dxa"/>
            <w:vAlign w:val="bottom"/>
          </w:tcPr>
          <w:p w14:paraId="000002A8" w14:textId="77777777" w:rsidR="00E70473" w:rsidRDefault="00000000">
            <w:pPr>
              <w:jc w:val="right"/>
              <w:rPr>
                <w:color w:val="000000"/>
                <w:sz w:val="22"/>
                <w:szCs w:val="22"/>
              </w:rPr>
            </w:pPr>
            <w:r>
              <w:rPr>
                <w:color w:val="000000"/>
                <w:sz w:val="22"/>
                <w:szCs w:val="22"/>
              </w:rPr>
              <w:t>-0.178</w:t>
            </w:r>
          </w:p>
        </w:tc>
        <w:tc>
          <w:tcPr>
            <w:tcW w:w="850" w:type="dxa"/>
            <w:vAlign w:val="bottom"/>
          </w:tcPr>
          <w:p w14:paraId="000002A9" w14:textId="77777777" w:rsidR="00E70473" w:rsidRDefault="00000000">
            <w:pPr>
              <w:jc w:val="right"/>
              <w:rPr>
                <w:color w:val="000000"/>
                <w:sz w:val="22"/>
                <w:szCs w:val="22"/>
              </w:rPr>
            </w:pPr>
            <w:r>
              <w:rPr>
                <w:color w:val="000000"/>
                <w:sz w:val="22"/>
                <w:szCs w:val="22"/>
              </w:rPr>
              <w:t>0.089</w:t>
            </w:r>
          </w:p>
        </w:tc>
        <w:tc>
          <w:tcPr>
            <w:tcW w:w="754" w:type="dxa"/>
            <w:vAlign w:val="bottom"/>
          </w:tcPr>
          <w:p w14:paraId="000002AA" w14:textId="77777777" w:rsidR="00E70473" w:rsidRDefault="00000000">
            <w:pPr>
              <w:jc w:val="right"/>
              <w:rPr>
                <w:color w:val="000000"/>
                <w:sz w:val="22"/>
                <w:szCs w:val="22"/>
              </w:rPr>
            </w:pPr>
            <w:r>
              <w:rPr>
                <w:color w:val="000000"/>
                <w:sz w:val="22"/>
                <w:szCs w:val="22"/>
              </w:rPr>
              <w:t>0.956</w:t>
            </w:r>
          </w:p>
        </w:tc>
        <w:tc>
          <w:tcPr>
            <w:tcW w:w="806" w:type="dxa"/>
            <w:vAlign w:val="bottom"/>
          </w:tcPr>
          <w:p w14:paraId="000002AB" w14:textId="77777777" w:rsidR="00E70473" w:rsidRDefault="00000000">
            <w:pPr>
              <w:jc w:val="right"/>
              <w:rPr>
                <w:color w:val="000000"/>
                <w:sz w:val="22"/>
                <w:szCs w:val="22"/>
              </w:rPr>
            </w:pPr>
            <w:r>
              <w:rPr>
                <w:color w:val="000000"/>
                <w:sz w:val="22"/>
                <w:szCs w:val="22"/>
              </w:rPr>
              <w:t>0.837</w:t>
            </w:r>
          </w:p>
        </w:tc>
        <w:tc>
          <w:tcPr>
            <w:tcW w:w="711" w:type="dxa"/>
            <w:vAlign w:val="bottom"/>
          </w:tcPr>
          <w:p w14:paraId="000002AC" w14:textId="77777777" w:rsidR="00E70473" w:rsidRDefault="00000000">
            <w:pPr>
              <w:jc w:val="right"/>
              <w:rPr>
                <w:color w:val="000000"/>
                <w:sz w:val="22"/>
                <w:szCs w:val="22"/>
              </w:rPr>
            </w:pPr>
            <w:r>
              <w:rPr>
                <w:color w:val="000000"/>
                <w:sz w:val="22"/>
                <w:szCs w:val="22"/>
              </w:rPr>
              <w:t>1.093</w:t>
            </w:r>
          </w:p>
        </w:tc>
        <w:tc>
          <w:tcPr>
            <w:tcW w:w="848" w:type="dxa"/>
            <w:vMerge/>
            <w:tcBorders>
              <w:top w:val="single" w:sz="4" w:space="0" w:color="000000"/>
              <w:bottom w:val="nil"/>
            </w:tcBorders>
            <w:vAlign w:val="bottom"/>
          </w:tcPr>
          <w:p w14:paraId="000002AD"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711" w:type="dxa"/>
            <w:vMerge/>
            <w:tcBorders>
              <w:top w:val="single" w:sz="4" w:space="0" w:color="000000"/>
              <w:bottom w:val="nil"/>
            </w:tcBorders>
            <w:vAlign w:val="bottom"/>
          </w:tcPr>
          <w:p w14:paraId="000002AE"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8" w:type="dxa"/>
            <w:vMerge/>
            <w:tcBorders>
              <w:top w:val="single" w:sz="4" w:space="0" w:color="000000"/>
              <w:bottom w:val="nil"/>
            </w:tcBorders>
            <w:vAlign w:val="bottom"/>
          </w:tcPr>
          <w:p w14:paraId="000002A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2B0"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41D0023E" w14:textId="77777777">
        <w:trPr>
          <w:trHeight w:val="290"/>
        </w:trPr>
        <w:tc>
          <w:tcPr>
            <w:tcW w:w="791" w:type="dxa"/>
            <w:vMerge/>
            <w:tcBorders>
              <w:top w:val="single" w:sz="4" w:space="0" w:color="000000"/>
              <w:bottom w:val="nil"/>
            </w:tcBorders>
            <w:vAlign w:val="bottom"/>
          </w:tcPr>
          <w:p w14:paraId="000002B1"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331" w:type="dxa"/>
            <w:vMerge/>
            <w:tcBorders>
              <w:top w:val="single" w:sz="4" w:space="0" w:color="000000"/>
              <w:bottom w:val="nil"/>
            </w:tcBorders>
            <w:vAlign w:val="bottom"/>
          </w:tcPr>
          <w:p w14:paraId="000002B2"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417" w:type="dxa"/>
            <w:tcBorders>
              <w:bottom w:val="single" w:sz="4" w:space="0" w:color="000000"/>
            </w:tcBorders>
            <w:vAlign w:val="bottom"/>
          </w:tcPr>
          <w:p w14:paraId="000002B3" w14:textId="77777777" w:rsidR="00E70473" w:rsidRDefault="00000000">
            <w:pPr>
              <w:rPr>
                <w:color w:val="000000"/>
                <w:sz w:val="22"/>
                <w:szCs w:val="22"/>
              </w:rPr>
            </w:pPr>
            <w:r>
              <w:rPr>
                <w:color w:val="000000"/>
                <w:sz w:val="22"/>
                <w:szCs w:val="22"/>
              </w:rPr>
              <w:t>Z. Inflation</w:t>
            </w:r>
          </w:p>
        </w:tc>
        <w:tc>
          <w:tcPr>
            <w:tcW w:w="656" w:type="dxa"/>
            <w:vMerge/>
            <w:tcBorders>
              <w:top w:val="single" w:sz="4" w:space="0" w:color="000000"/>
              <w:bottom w:val="nil"/>
            </w:tcBorders>
            <w:vAlign w:val="bottom"/>
          </w:tcPr>
          <w:p w14:paraId="000002B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3" w:type="dxa"/>
            <w:vMerge/>
            <w:tcBorders>
              <w:top w:val="single" w:sz="4" w:space="0" w:color="000000"/>
              <w:bottom w:val="nil"/>
            </w:tcBorders>
            <w:vAlign w:val="bottom"/>
          </w:tcPr>
          <w:p w14:paraId="000002B5"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tcBorders>
              <w:bottom w:val="single" w:sz="4" w:space="0" w:color="000000"/>
            </w:tcBorders>
            <w:vAlign w:val="bottom"/>
          </w:tcPr>
          <w:p w14:paraId="000002B6" w14:textId="77777777" w:rsidR="00E70473" w:rsidRDefault="00000000">
            <w:pPr>
              <w:jc w:val="right"/>
              <w:rPr>
                <w:color w:val="000000"/>
                <w:sz w:val="22"/>
                <w:szCs w:val="22"/>
              </w:rPr>
            </w:pPr>
            <w:r>
              <w:rPr>
                <w:color w:val="000000"/>
                <w:sz w:val="22"/>
                <w:szCs w:val="22"/>
              </w:rPr>
              <w:t>-0.403</w:t>
            </w:r>
          </w:p>
        </w:tc>
        <w:tc>
          <w:tcPr>
            <w:tcW w:w="850" w:type="dxa"/>
            <w:tcBorders>
              <w:bottom w:val="single" w:sz="4" w:space="0" w:color="000000"/>
            </w:tcBorders>
            <w:vAlign w:val="bottom"/>
          </w:tcPr>
          <w:p w14:paraId="000002B7" w14:textId="77777777" w:rsidR="00E70473" w:rsidRDefault="00000000">
            <w:pPr>
              <w:jc w:val="right"/>
              <w:rPr>
                <w:color w:val="000000"/>
                <w:sz w:val="22"/>
                <w:szCs w:val="22"/>
              </w:rPr>
            </w:pPr>
            <w:r>
              <w:rPr>
                <w:color w:val="000000"/>
                <w:sz w:val="22"/>
                <w:szCs w:val="22"/>
              </w:rPr>
              <w:t>0.005</w:t>
            </w:r>
          </w:p>
        </w:tc>
        <w:tc>
          <w:tcPr>
            <w:tcW w:w="851" w:type="dxa"/>
            <w:tcBorders>
              <w:bottom w:val="single" w:sz="4" w:space="0" w:color="000000"/>
            </w:tcBorders>
            <w:vAlign w:val="bottom"/>
          </w:tcPr>
          <w:p w14:paraId="000002B8" w14:textId="77777777" w:rsidR="00E70473" w:rsidRDefault="00000000">
            <w:pPr>
              <w:jc w:val="right"/>
              <w:rPr>
                <w:color w:val="000000"/>
                <w:sz w:val="22"/>
                <w:szCs w:val="22"/>
              </w:rPr>
            </w:pPr>
            <w:r>
              <w:rPr>
                <w:color w:val="000000"/>
                <w:sz w:val="22"/>
                <w:szCs w:val="22"/>
              </w:rPr>
              <w:t>-0.685</w:t>
            </w:r>
          </w:p>
        </w:tc>
        <w:tc>
          <w:tcPr>
            <w:tcW w:w="850" w:type="dxa"/>
            <w:tcBorders>
              <w:bottom w:val="single" w:sz="4" w:space="0" w:color="000000"/>
            </w:tcBorders>
            <w:vAlign w:val="bottom"/>
          </w:tcPr>
          <w:p w14:paraId="000002B9" w14:textId="77777777" w:rsidR="00E70473" w:rsidRDefault="00000000">
            <w:pPr>
              <w:jc w:val="right"/>
              <w:rPr>
                <w:color w:val="000000"/>
                <w:sz w:val="22"/>
                <w:szCs w:val="22"/>
              </w:rPr>
            </w:pPr>
            <w:r>
              <w:rPr>
                <w:color w:val="000000"/>
                <w:sz w:val="22"/>
                <w:szCs w:val="22"/>
              </w:rPr>
              <w:t>-0.122</w:t>
            </w:r>
          </w:p>
        </w:tc>
        <w:tc>
          <w:tcPr>
            <w:tcW w:w="754" w:type="dxa"/>
            <w:tcBorders>
              <w:bottom w:val="single" w:sz="4" w:space="0" w:color="000000"/>
            </w:tcBorders>
            <w:vAlign w:val="bottom"/>
          </w:tcPr>
          <w:p w14:paraId="000002BA" w14:textId="77777777" w:rsidR="00E70473" w:rsidRDefault="00000000">
            <w:pPr>
              <w:jc w:val="right"/>
              <w:rPr>
                <w:color w:val="000000"/>
                <w:sz w:val="22"/>
                <w:szCs w:val="22"/>
              </w:rPr>
            </w:pPr>
            <w:r>
              <w:rPr>
                <w:color w:val="000000"/>
                <w:sz w:val="22"/>
                <w:szCs w:val="22"/>
              </w:rPr>
              <w:t>0.668</w:t>
            </w:r>
          </w:p>
        </w:tc>
        <w:tc>
          <w:tcPr>
            <w:tcW w:w="806" w:type="dxa"/>
            <w:tcBorders>
              <w:bottom w:val="single" w:sz="4" w:space="0" w:color="000000"/>
            </w:tcBorders>
            <w:vAlign w:val="bottom"/>
          </w:tcPr>
          <w:p w14:paraId="000002BB" w14:textId="77777777" w:rsidR="00E70473" w:rsidRDefault="00000000">
            <w:pPr>
              <w:jc w:val="right"/>
              <w:rPr>
                <w:color w:val="000000"/>
                <w:sz w:val="22"/>
                <w:szCs w:val="22"/>
              </w:rPr>
            </w:pPr>
            <w:r>
              <w:rPr>
                <w:color w:val="000000"/>
                <w:sz w:val="22"/>
                <w:szCs w:val="22"/>
              </w:rPr>
              <w:t>0.504</w:t>
            </w:r>
          </w:p>
        </w:tc>
        <w:tc>
          <w:tcPr>
            <w:tcW w:w="711" w:type="dxa"/>
            <w:tcBorders>
              <w:bottom w:val="single" w:sz="4" w:space="0" w:color="000000"/>
            </w:tcBorders>
            <w:vAlign w:val="bottom"/>
          </w:tcPr>
          <w:p w14:paraId="000002BC" w14:textId="77777777" w:rsidR="00E70473" w:rsidRDefault="00000000">
            <w:pPr>
              <w:jc w:val="right"/>
              <w:rPr>
                <w:color w:val="000000"/>
                <w:sz w:val="22"/>
                <w:szCs w:val="22"/>
              </w:rPr>
            </w:pPr>
            <w:r>
              <w:rPr>
                <w:color w:val="000000"/>
                <w:sz w:val="22"/>
                <w:szCs w:val="22"/>
              </w:rPr>
              <w:t>0.885</w:t>
            </w:r>
          </w:p>
        </w:tc>
        <w:tc>
          <w:tcPr>
            <w:tcW w:w="848" w:type="dxa"/>
            <w:vMerge/>
            <w:tcBorders>
              <w:top w:val="single" w:sz="4" w:space="0" w:color="000000"/>
              <w:bottom w:val="nil"/>
            </w:tcBorders>
            <w:vAlign w:val="bottom"/>
          </w:tcPr>
          <w:p w14:paraId="000002BD"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711" w:type="dxa"/>
            <w:vMerge/>
            <w:tcBorders>
              <w:top w:val="single" w:sz="4" w:space="0" w:color="000000"/>
              <w:bottom w:val="nil"/>
            </w:tcBorders>
            <w:vAlign w:val="bottom"/>
          </w:tcPr>
          <w:p w14:paraId="000002BE"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8" w:type="dxa"/>
            <w:vMerge/>
            <w:tcBorders>
              <w:top w:val="single" w:sz="4" w:space="0" w:color="000000"/>
              <w:bottom w:val="nil"/>
            </w:tcBorders>
            <w:vAlign w:val="bottom"/>
          </w:tcPr>
          <w:p w14:paraId="000002B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2C0"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63F2CF86" w14:textId="77777777">
        <w:trPr>
          <w:trHeight w:val="290"/>
        </w:trPr>
        <w:tc>
          <w:tcPr>
            <w:tcW w:w="791" w:type="dxa"/>
            <w:vMerge w:val="restart"/>
            <w:tcBorders>
              <w:top w:val="single" w:sz="4" w:space="0" w:color="000000"/>
              <w:bottom w:val="nil"/>
            </w:tcBorders>
            <w:vAlign w:val="bottom"/>
          </w:tcPr>
          <w:p w14:paraId="000002C1" w14:textId="77777777" w:rsidR="00E70473" w:rsidRDefault="00000000">
            <w:pPr>
              <w:rPr>
                <w:color w:val="000000"/>
                <w:sz w:val="22"/>
                <w:szCs w:val="22"/>
              </w:rPr>
            </w:pPr>
            <w:r>
              <w:rPr>
                <w:color w:val="000000"/>
                <w:sz w:val="22"/>
                <w:szCs w:val="22"/>
              </w:rPr>
              <w:t>All Sites</w:t>
            </w:r>
          </w:p>
        </w:tc>
        <w:tc>
          <w:tcPr>
            <w:tcW w:w="1331" w:type="dxa"/>
            <w:vMerge w:val="restart"/>
            <w:tcBorders>
              <w:top w:val="single" w:sz="4" w:space="0" w:color="000000"/>
              <w:bottom w:val="nil"/>
            </w:tcBorders>
            <w:vAlign w:val="bottom"/>
          </w:tcPr>
          <w:p w14:paraId="000002C2" w14:textId="77777777" w:rsidR="00E70473" w:rsidRDefault="00000000">
            <w:pPr>
              <w:rPr>
                <w:color w:val="000000"/>
                <w:sz w:val="22"/>
                <w:szCs w:val="22"/>
              </w:rPr>
            </w:pPr>
            <w:r>
              <w:rPr>
                <w:color w:val="000000"/>
                <w:sz w:val="22"/>
                <w:szCs w:val="22"/>
              </w:rPr>
              <w:t>Contact Duration</w:t>
            </w:r>
          </w:p>
        </w:tc>
        <w:tc>
          <w:tcPr>
            <w:tcW w:w="1417" w:type="dxa"/>
            <w:tcBorders>
              <w:top w:val="single" w:sz="4" w:space="0" w:color="000000"/>
              <w:bottom w:val="nil"/>
            </w:tcBorders>
            <w:vAlign w:val="bottom"/>
          </w:tcPr>
          <w:p w14:paraId="000002C3" w14:textId="77777777" w:rsidR="00E70473" w:rsidRDefault="00000000">
            <w:pPr>
              <w:rPr>
                <w:color w:val="000000"/>
                <w:sz w:val="22"/>
                <w:szCs w:val="22"/>
              </w:rPr>
            </w:pPr>
            <w:r>
              <w:rPr>
                <w:color w:val="000000"/>
                <w:sz w:val="22"/>
                <w:szCs w:val="22"/>
              </w:rPr>
              <w:t>City</w:t>
            </w:r>
          </w:p>
        </w:tc>
        <w:tc>
          <w:tcPr>
            <w:tcW w:w="656" w:type="dxa"/>
            <w:vMerge w:val="restart"/>
            <w:tcBorders>
              <w:top w:val="single" w:sz="4" w:space="0" w:color="000000"/>
              <w:bottom w:val="nil"/>
            </w:tcBorders>
            <w:vAlign w:val="bottom"/>
          </w:tcPr>
          <w:p w14:paraId="000002C4" w14:textId="77777777" w:rsidR="00E70473" w:rsidRDefault="00000000">
            <w:pPr>
              <w:jc w:val="right"/>
              <w:rPr>
                <w:color w:val="000000"/>
                <w:sz w:val="22"/>
                <w:szCs w:val="22"/>
              </w:rPr>
            </w:pPr>
            <w:r>
              <w:rPr>
                <w:color w:val="000000"/>
                <w:sz w:val="22"/>
                <w:szCs w:val="22"/>
              </w:rPr>
              <w:t>1028</w:t>
            </w:r>
          </w:p>
        </w:tc>
        <w:tc>
          <w:tcPr>
            <w:tcW w:w="903" w:type="dxa"/>
            <w:vMerge w:val="restart"/>
            <w:tcBorders>
              <w:top w:val="single" w:sz="4" w:space="0" w:color="000000"/>
              <w:bottom w:val="nil"/>
            </w:tcBorders>
            <w:vAlign w:val="bottom"/>
          </w:tcPr>
          <w:p w14:paraId="000002C5" w14:textId="77777777" w:rsidR="00E70473" w:rsidRDefault="00000000">
            <w:pPr>
              <w:jc w:val="right"/>
              <w:rPr>
                <w:color w:val="000000"/>
                <w:sz w:val="22"/>
                <w:szCs w:val="22"/>
              </w:rPr>
            </w:pPr>
            <w:r>
              <w:rPr>
                <w:color w:val="000000"/>
                <w:sz w:val="22"/>
                <w:szCs w:val="22"/>
              </w:rPr>
              <w:t>2303.2</w:t>
            </w:r>
          </w:p>
        </w:tc>
        <w:tc>
          <w:tcPr>
            <w:tcW w:w="851" w:type="dxa"/>
            <w:tcBorders>
              <w:top w:val="single" w:sz="4" w:space="0" w:color="000000"/>
              <w:bottom w:val="nil"/>
            </w:tcBorders>
            <w:vAlign w:val="bottom"/>
          </w:tcPr>
          <w:p w14:paraId="000002C6" w14:textId="77777777" w:rsidR="00E70473" w:rsidRDefault="00000000">
            <w:pPr>
              <w:jc w:val="right"/>
              <w:rPr>
                <w:color w:val="000000"/>
                <w:sz w:val="22"/>
                <w:szCs w:val="22"/>
              </w:rPr>
            </w:pPr>
            <w:r>
              <w:rPr>
                <w:color w:val="000000"/>
                <w:sz w:val="22"/>
                <w:szCs w:val="22"/>
              </w:rPr>
              <w:t>0.639</w:t>
            </w:r>
          </w:p>
        </w:tc>
        <w:tc>
          <w:tcPr>
            <w:tcW w:w="850" w:type="dxa"/>
            <w:tcBorders>
              <w:top w:val="single" w:sz="4" w:space="0" w:color="000000"/>
              <w:bottom w:val="nil"/>
            </w:tcBorders>
            <w:vAlign w:val="bottom"/>
          </w:tcPr>
          <w:p w14:paraId="000002C7" w14:textId="77777777" w:rsidR="00E70473" w:rsidRDefault="00000000">
            <w:pPr>
              <w:jc w:val="right"/>
              <w:rPr>
                <w:color w:val="000000"/>
                <w:sz w:val="22"/>
                <w:szCs w:val="22"/>
              </w:rPr>
            </w:pPr>
            <w:r>
              <w:rPr>
                <w:color w:val="000000"/>
                <w:sz w:val="22"/>
                <w:szCs w:val="22"/>
              </w:rPr>
              <w:t>0.090</w:t>
            </w:r>
          </w:p>
        </w:tc>
        <w:tc>
          <w:tcPr>
            <w:tcW w:w="851" w:type="dxa"/>
            <w:tcBorders>
              <w:top w:val="single" w:sz="4" w:space="0" w:color="000000"/>
              <w:bottom w:val="nil"/>
            </w:tcBorders>
            <w:vAlign w:val="bottom"/>
          </w:tcPr>
          <w:p w14:paraId="000002C8" w14:textId="77777777" w:rsidR="00E70473" w:rsidRDefault="00000000">
            <w:pPr>
              <w:jc w:val="right"/>
              <w:rPr>
                <w:color w:val="000000"/>
                <w:sz w:val="22"/>
                <w:szCs w:val="22"/>
              </w:rPr>
            </w:pPr>
            <w:r>
              <w:rPr>
                <w:color w:val="000000"/>
                <w:sz w:val="22"/>
                <w:szCs w:val="22"/>
              </w:rPr>
              <w:t>-0.100</w:t>
            </w:r>
          </w:p>
        </w:tc>
        <w:tc>
          <w:tcPr>
            <w:tcW w:w="850" w:type="dxa"/>
            <w:tcBorders>
              <w:top w:val="single" w:sz="4" w:space="0" w:color="000000"/>
              <w:bottom w:val="nil"/>
            </w:tcBorders>
            <w:vAlign w:val="bottom"/>
          </w:tcPr>
          <w:p w14:paraId="000002C9" w14:textId="77777777" w:rsidR="00E70473" w:rsidRDefault="00000000">
            <w:pPr>
              <w:jc w:val="right"/>
              <w:rPr>
                <w:color w:val="000000"/>
                <w:sz w:val="22"/>
                <w:szCs w:val="22"/>
              </w:rPr>
            </w:pPr>
            <w:r>
              <w:rPr>
                <w:color w:val="000000"/>
                <w:sz w:val="22"/>
                <w:szCs w:val="22"/>
              </w:rPr>
              <w:t>1.378</w:t>
            </w:r>
          </w:p>
        </w:tc>
        <w:tc>
          <w:tcPr>
            <w:tcW w:w="754" w:type="dxa"/>
            <w:tcBorders>
              <w:top w:val="single" w:sz="4" w:space="0" w:color="000000"/>
              <w:bottom w:val="nil"/>
            </w:tcBorders>
            <w:vAlign w:val="bottom"/>
          </w:tcPr>
          <w:p w14:paraId="000002CA" w14:textId="77777777" w:rsidR="00E70473" w:rsidRDefault="00000000">
            <w:pPr>
              <w:jc w:val="right"/>
              <w:rPr>
                <w:color w:val="000000"/>
                <w:sz w:val="22"/>
                <w:szCs w:val="22"/>
              </w:rPr>
            </w:pPr>
            <w:r>
              <w:rPr>
                <w:color w:val="000000"/>
                <w:sz w:val="22"/>
                <w:szCs w:val="22"/>
              </w:rPr>
              <w:t>1.894</w:t>
            </w:r>
          </w:p>
        </w:tc>
        <w:tc>
          <w:tcPr>
            <w:tcW w:w="806" w:type="dxa"/>
            <w:tcBorders>
              <w:top w:val="single" w:sz="4" w:space="0" w:color="000000"/>
              <w:bottom w:val="nil"/>
            </w:tcBorders>
            <w:vAlign w:val="bottom"/>
          </w:tcPr>
          <w:p w14:paraId="000002CB" w14:textId="77777777" w:rsidR="00E70473" w:rsidRDefault="00000000">
            <w:pPr>
              <w:jc w:val="right"/>
              <w:rPr>
                <w:color w:val="000000"/>
                <w:sz w:val="22"/>
                <w:szCs w:val="22"/>
              </w:rPr>
            </w:pPr>
            <w:r>
              <w:rPr>
                <w:color w:val="000000"/>
                <w:sz w:val="22"/>
                <w:szCs w:val="22"/>
              </w:rPr>
              <w:t>0.905</w:t>
            </w:r>
          </w:p>
        </w:tc>
        <w:tc>
          <w:tcPr>
            <w:tcW w:w="711" w:type="dxa"/>
            <w:tcBorders>
              <w:top w:val="single" w:sz="4" w:space="0" w:color="000000"/>
              <w:bottom w:val="nil"/>
            </w:tcBorders>
            <w:vAlign w:val="bottom"/>
          </w:tcPr>
          <w:p w14:paraId="000002CC" w14:textId="77777777" w:rsidR="00E70473" w:rsidRDefault="00000000">
            <w:pPr>
              <w:jc w:val="right"/>
              <w:rPr>
                <w:color w:val="000000"/>
                <w:sz w:val="22"/>
                <w:szCs w:val="22"/>
              </w:rPr>
            </w:pPr>
            <w:r>
              <w:rPr>
                <w:color w:val="000000"/>
                <w:sz w:val="22"/>
                <w:szCs w:val="22"/>
              </w:rPr>
              <w:t>3.966</w:t>
            </w:r>
          </w:p>
        </w:tc>
        <w:tc>
          <w:tcPr>
            <w:tcW w:w="848" w:type="dxa"/>
            <w:vMerge w:val="restart"/>
            <w:tcBorders>
              <w:top w:val="single" w:sz="4" w:space="0" w:color="000000"/>
              <w:bottom w:val="nil"/>
            </w:tcBorders>
            <w:vAlign w:val="bottom"/>
          </w:tcPr>
          <w:p w14:paraId="000002CD" w14:textId="77777777" w:rsidR="00E70473" w:rsidRDefault="00000000">
            <w:pPr>
              <w:jc w:val="right"/>
              <w:rPr>
                <w:color w:val="000000"/>
                <w:sz w:val="22"/>
                <w:szCs w:val="22"/>
              </w:rPr>
            </w:pPr>
            <w:r>
              <w:rPr>
                <w:color w:val="000000"/>
                <w:sz w:val="22"/>
                <w:szCs w:val="22"/>
              </w:rPr>
              <w:t>0.001</w:t>
            </w:r>
          </w:p>
        </w:tc>
        <w:tc>
          <w:tcPr>
            <w:tcW w:w="711" w:type="dxa"/>
            <w:vMerge w:val="restart"/>
            <w:tcBorders>
              <w:top w:val="single" w:sz="4" w:space="0" w:color="000000"/>
              <w:bottom w:val="nil"/>
            </w:tcBorders>
            <w:vAlign w:val="bottom"/>
          </w:tcPr>
          <w:p w14:paraId="000002CE" w14:textId="77777777" w:rsidR="00E70473" w:rsidRDefault="00000000">
            <w:pPr>
              <w:jc w:val="right"/>
              <w:rPr>
                <w:color w:val="000000"/>
                <w:sz w:val="22"/>
                <w:szCs w:val="22"/>
              </w:rPr>
            </w:pPr>
            <w:r>
              <w:rPr>
                <w:color w:val="000000"/>
                <w:sz w:val="22"/>
                <w:szCs w:val="22"/>
              </w:rPr>
              <w:t>0.002</w:t>
            </w:r>
          </w:p>
        </w:tc>
        <w:tc>
          <w:tcPr>
            <w:tcW w:w="848" w:type="dxa"/>
            <w:vMerge w:val="restart"/>
            <w:tcBorders>
              <w:top w:val="single" w:sz="4" w:space="0" w:color="000000"/>
              <w:bottom w:val="nil"/>
            </w:tcBorders>
            <w:vAlign w:val="bottom"/>
          </w:tcPr>
          <w:p w14:paraId="000002CF" w14:textId="77777777" w:rsidR="00E70473" w:rsidRDefault="00000000">
            <w:pPr>
              <w:rPr>
                <w:color w:val="000000"/>
                <w:sz w:val="22"/>
                <w:szCs w:val="22"/>
              </w:rPr>
            </w:pPr>
            <w:r>
              <w:rPr>
                <w:color w:val="000000"/>
                <w:sz w:val="22"/>
                <w:szCs w:val="22"/>
              </w:rPr>
              <w:t>&lt;0.001</w:t>
            </w:r>
          </w:p>
        </w:tc>
        <w:tc>
          <w:tcPr>
            <w:tcW w:w="851" w:type="dxa"/>
            <w:vMerge w:val="restart"/>
            <w:tcBorders>
              <w:top w:val="single" w:sz="4" w:space="0" w:color="000000"/>
              <w:bottom w:val="nil"/>
            </w:tcBorders>
            <w:vAlign w:val="bottom"/>
          </w:tcPr>
          <w:p w14:paraId="000002D0" w14:textId="77777777" w:rsidR="00E70473" w:rsidRDefault="00000000">
            <w:pPr>
              <w:jc w:val="right"/>
              <w:rPr>
                <w:color w:val="000000"/>
                <w:sz w:val="22"/>
                <w:szCs w:val="22"/>
              </w:rPr>
            </w:pPr>
            <w:r>
              <w:rPr>
                <w:color w:val="000000"/>
                <w:sz w:val="22"/>
                <w:szCs w:val="22"/>
              </w:rPr>
              <w:t>0.005</w:t>
            </w:r>
          </w:p>
        </w:tc>
      </w:tr>
      <w:tr w:rsidR="00E70473" w14:paraId="75104110" w14:textId="77777777">
        <w:trPr>
          <w:trHeight w:val="290"/>
        </w:trPr>
        <w:tc>
          <w:tcPr>
            <w:tcW w:w="791" w:type="dxa"/>
            <w:vMerge/>
            <w:tcBorders>
              <w:top w:val="single" w:sz="4" w:space="0" w:color="000000"/>
              <w:bottom w:val="nil"/>
            </w:tcBorders>
            <w:vAlign w:val="bottom"/>
          </w:tcPr>
          <w:p w14:paraId="000002D1"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331" w:type="dxa"/>
            <w:vMerge/>
            <w:tcBorders>
              <w:top w:val="single" w:sz="4" w:space="0" w:color="000000"/>
              <w:bottom w:val="nil"/>
            </w:tcBorders>
            <w:vAlign w:val="bottom"/>
          </w:tcPr>
          <w:p w14:paraId="000002D2"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417" w:type="dxa"/>
            <w:tcBorders>
              <w:top w:val="nil"/>
            </w:tcBorders>
            <w:vAlign w:val="bottom"/>
          </w:tcPr>
          <w:p w14:paraId="000002D3" w14:textId="77777777" w:rsidR="00E70473" w:rsidRDefault="00000000">
            <w:pPr>
              <w:rPr>
                <w:color w:val="000000"/>
                <w:sz w:val="22"/>
                <w:szCs w:val="22"/>
              </w:rPr>
            </w:pPr>
            <w:r>
              <w:rPr>
                <w:color w:val="000000"/>
                <w:sz w:val="22"/>
                <w:szCs w:val="22"/>
              </w:rPr>
              <w:t>Z. Inflation</w:t>
            </w:r>
          </w:p>
        </w:tc>
        <w:tc>
          <w:tcPr>
            <w:tcW w:w="656" w:type="dxa"/>
            <w:vMerge/>
            <w:tcBorders>
              <w:top w:val="single" w:sz="4" w:space="0" w:color="000000"/>
              <w:bottom w:val="nil"/>
            </w:tcBorders>
            <w:vAlign w:val="bottom"/>
          </w:tcPr>
          <w:p w14:paraId="000002D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3" w:type="dxa"/>
            <w:vMerge/>
            <w:tcBorders>
              <w:top w:val="single" w:sz="4" w:space="0" w:color="000000"/>
              <w:bottom w:val="nil"/>
            </w:tcBorders>
            <w:vAlign w:val="bottom"/>
          </w:tcPr>
          <w:p w14:paraId="000002D5"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tcBorders>
              <w:top w:val="nil"/>
            </w:tcBorders>
            <w:vAlign w:val="bottom"/>
          </w:tcPr>
          <w:p w14:paraId="000002D6" w14:textId="77777777" w:rsidR="00E70473" w:rsidRDefault="00000000">
            <w:pPr>
              <w:jc w:val="right"/>
              <w:rPr>
                <w:color w:val="000000"/>
                <w:sz w:val="22"/>
                <w:szCs w:val="22"/>
              </w:rPr>
            </w:pPr>
            <w:r>
              <w:rPr>
                <w:color w:val="000000"/>
                <w:sz w:val="22"/>
                <w:szCs w:val="22"/>
              </w:rPr>
              <w:t>-1.493</w:t>
            </w:r>
          </w:p>
        </w:tc>
        <w:tc>
          <w:tcPr>
            <w:tcW w:w="850" w:type="dxa"/>
            <w:tcBorders>
              <w:top w:val="nil"/>
            </w:tcBorders>
            <w:vAlign w:val="bottom"/>
          </w:tcPr>
          <w:p w14:paraId="000002D7" w14:textId="77777777" w:rsidR="00E70473" w:rsidRDefault="00000000">
            <w:pPr>
              <w:jc w:val="right"/>
              <w:rPr>
                <w:color w:val="000000"/>
                <w:sz w:val="22"/>
                <w:szCs w:val="22"/>
              </w:rPr>
            </w:pPr>
            <w:r>
              <w:rPr>
                <w:color w:val="000000"/>
                <w:sz w:val="22"/>
                <w:szCs w:val="22"/>
              </w:rPr>
              <w:t>0.010</w:t>
            </w:r>
          </w:p>
        </w:tc>
        <w:tc>
          <w:tcPr>
            <w:tcW w:w="851" w:type="dxa"/>
            <w:tcBorders>
              <w:top w:val="nil"/>
            </w:tcBorders>
            <w:vAlign w:val="bottom"/>
          </w:tcPr>
          <w:p w14:paraId="000002D8" w14:textId="77777777" w:rsidR="00E70473" w:rsidRDefault="00000000">
            <w:pPr>
              <w:jc w:val="right"/>
              <w:rPr>
                <w:color w:val="000000"/>
                <w:sz w:val="22"/>
                <w:szCs w:val="22"/>
              </w:rPr>
            </w:pPr>
            <w:r>
              <w:rPr>
                <w:color w:val="000000"/>
                <w:sz w:val="22"/>
                <w:szCs w:val="22"/>
              </w:rPr>
              <w:t>-2.631</w:t>
            </w:r>
          </w:p>
        </w:tc>
        <w:tc>
          <w:tcPr>
            <w:tcW w:w="850" w:type="dxa"/>
            <w:tcBorders>
              <w:top w:val="nil"/>
            </w:tcBorders>
            <w:vAlign w:val="bottom"/>
          </w:tcPr>
          <w:p w14:paraId="000002D9" w14:textId="77777777" w:rsidR="00E70473" w:rsidRDefault="00000000">
            <w:pPr>
              <w:jc w:val="right"/>
              <w:rPr>
                <w:color w:val="000000"/>
                <w:sz w:val="22"/>
                <w:szCs w:val="22"/>
              </w:rPr>
            </w:pPr>
            <w:r>
              <w:rPr>
                <w:color w:val="000000"/>
                <w:sz w:val="22"/>
                <w:szCs w:val="22"/>
              </w:rPr>
              <w:t>-0.354</w:t>
            </w:r>
          </w:p>
        </w:tc>
        <w:tc>
          <w:tcPr>
            <w:tcW w:w="754" w:type="dxa"/>
            <w:tcBorders>
              <w:top w:val="nil"/>
            </w:tcBorders>
            <w:vAlign w:val="bottom"/>
          </w:tcPr>
          <w:p w14:paraId="000002DA" w14:textId="77777777" w:rsidR="00E70473" w:rsidRDefault="00000000">
            <w:pPr>
              <w:jc w:val="right"/>
              <w:rPr>
                <w:color w:val="000000"/>
                <w:sz w:val="22"/>
                <w:szCs w:val="22"/>
              </w:rPr>
            </w:pPr>
            <w:r>
              <w:rPr>
                <w:color w:val="000000"/>
                <w:sz w:val="22"/>
                <w:szCs w:val="22"/>
              </w:rPr>
              <w:t>0.225</w:t>
            </w:r>
          </w:p>
        </w:tc>
        <w:tc>
          <w:tcPr>
            <w:tcW w:w="806" w:type="dxa"/>
            <w:tcBorders>
              <w:top w:val="nil"/>
            </w:tcBorders>
            <w:vAlign w:val="bottom"/>
          </w:tcPr>
          <w:p w14:paraId="000002DB" w14:textId="77777777" w:rsidR="00E70473" w:rsidRDefault="00000000">
            <w:pPr>
              <w:jc w:val="right"/>
              <w:rPr>
                <w:color w:val="000000"/>
                <w:sz w:val="22"/>
                <w:szCs w:val="22"/>
              </w:rPr>
            </w:pPr>
            <w:r>
              <w:rPr>
                <w:color w:val="000000"/>
                <w:sz w:val="22"/>
                <w:szCs w:val="22"/>
              </w:rPr>
              <w:t>0.072</w:t>
            </w:r>
          </w:p>
        </w:tc>
        <w:tc>
          <w:tcPr>
            <w:tcW w:w="711" w:type="dxa"/>
            <w:tcBorders>
              <w:top w:val="nil"/>
            </w:tcBorders>
            <w:vAlign w:val="bottom"/>
          </w:tcPr>
          <w:p w14:paraId="000002DC" w14:textId="77777777" w:rsidR="00E70473" w:rsidRDefault="00000000">
            <w:pPr>
              <w:jc w:val="right"/>
              <w:rPr>
                <w:color w:val="000000"/>
                <w:sz w:val="22"/>
                <w:szCs w:val="22"/>
              </w:rPr>
            </w:pPr>
            <w:r>
              <w:rPr>
                <w:color w:val="000000"/>
                <w:sz w:val="22"/>
                <w:szCs w:val="22"/>
              </w:rPr>
              <w:t>0.702</w:t>
            </w:r>
          </w:p>
        </w:tc>
        <w:tc>
          <w:tcPr>
            <w:tcW w:w="848" w:type="dxa"/>
            <w:vMerge/>
            <w:tcBorders>
              <w:top w:val="single" w:sz="4" w:space="0" w:color="000000"/>
              <w:bottom w:val="nil"/>
            </w:tcBorders>
            <w:vAlign w:val="bottom"/>
          </w:tcPr>
          <w:p w14:paraId="000002DD"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711" w:type="dxa"/>
            <w:vMerge/>
            <w:tcBorders>
              <w:top w:val="single" w:sz="4" w:space="0" w:color="000000"/>
              <w:bottom w:val="nil"/>
            </w:tcBorders>
            <w:vAlign w:val="bottom"/>
          </w:tcPr>
          <w:p w14:paraId="000002DE"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8" w:type="dxa"/>
            <w:vMerge/>
            <w:tcBorders>
              <w:top w:val="single" w:sz="4" w:space="0" w:color="000000"/>
              <w:bottom w:val="nil"/>
            </w:tcBorders>
            <w:vAlign w:val="bottom"/>
          </w:tcPr>
          <w:p w14:paraId="000002D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2E0"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0B9CE68C" w14:textId="77777777">
        <w:trPr>
          <w:trHeight w:val="290"/>
        </w:trPr>
        <w:tc>
          <w:tcPr>
            <w:tcW w:w="791" w:type="dxa"/>
            <w:vMerge/>
            <w:tcBorders>
              <w:top w:val="single" w:sz="4" w:space="0" w:color="000000"/>
              <w:bottom w:val="nil"/>
            </w:tcBorders>
            <w:vAlign w:val="bottom"/>
          </w:tcPr>
          <w:p w14:paraId="000002E1"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331" w:type="dxa"/>
            <w:vMerge/>
            <w:tcBorders>
              <w:top w:val="single" w:sz="4" w:space="0" w:color="000000"/>
              <w:bottom w:val="nil"/>
            </w:tcBorders>
            <w:vAlign w:val="bottom"/>
          </w:tcPr>
          <w:p w14:paraId="000002E2"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417" w:type="dxa"/>
            <w:vAlign w:val="bottom"/>
          </w:tcPr>
          <w:p w14:paraId="000002E3" w14:textId="77777777" w:rsidR="00E70473" w:rsidRDefault="00000000">
            <w:pPr>
              <w:rPr>
                <w:color w:val="000000"/>
                <w:sz w:val="22"/>
                <w:szCs w:val="22"/>
              </w:rPr>
            </w:pPr>
            <w:r>
              <w:rPr>
                <w:color w:val="000000"/>
                <w:sz w:val="22"/>
                <w:szCs w:val="22"/>
              </w:rPr>
              <w:t>Daylight</w:t>
            </w:r>
          </w:p>
        </w:tc>
        <w:tc>
          <w:tcPr>
            <w:tcW w:w="656" w:type="dxa"/>
            <w:vMerge/>
            <w:tcBorders>
              <w:top w:val="single" w:sz="4" w:space="0" w:color="000000"/>
              <w:bottom w:val="nil"/>
            </w:tcBorders>
            <w:vAlign w:val="bottom"/>
          </w:tcPr>
          <w:p w14:paraId="000002E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3" w:type="dxa"/>
            <w:vMerge/>
            <w:tcBorders>
              <w:top w:val="single" w:sz="4" w:space="0" w:color="000000"/>
              <w:bottom w:val="nil"/>
            </w:tcBorders>
            <w:vAlign w:val="bottom"/>
          </w:tcPr>
          <w:p w14:paraId="000002E5"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Align w:val="bottom"/>
          </w:tcPr>
          <w:p w14:paraId="000002E6" w14:textId="77777777" w:rsidR="00E70473" w:rsidRDefault="00000000">
            <w:pPr>
              <w:jc w:val="right"/>
              <w:rPr>
                <w:color w:val="000000"/>
                <w:sz w:val="22"/>
                <w:szCs w:val="22"/>
              </w:rPr>
            </w:pPr>
            <w:r>
              <w:rPr>
                <w:color w:val="000000"/>
                <w:sz w:val="22"/>
                <w:szCs w:val="22"/>
              </w:rPr>
              <w:t>0.220</w:t>
            </w:r>
          </w:p>
        </w:tc>
        <w:tc>
          <w:tcPr>
            <w:tcW w:w="850" w:type="dxa"/>
            <w:vAlign w:val="bottom"/>
          </w:tcPr>
          <w:p w14:paraId="000002E7" w14:textId="77777777" w:rsidR="00E70473" w:rsidRDefault="00000000">
            <w:pPr>
              <w:jc w:val="right"/>
              <w:rPr>
                <w:color w:val="000000"/>
                <w:sz w:val="22"/>
                <w:szCs w:val="22"/>
              </w:rPr>
            </w:pPr>
            <w:r>
              <w:rPr>
                <w:color w:val="000000"/>
                <w:sz w:val="22"/>
                <w:szCs w:val="22"/>
              </w:rPr>
              <w:t>0.064</w:t>
            </w:r>
          </w:p>
        </w:tc>
        <w:tc>
          <w:tcPr>
            <w:tcW w:w="851" w:type="dxa"/>
            <w:vAlign w:val="bottom"/>
          </w:tcPr>
          <w:p w14:paraId="000002E8" w14:textId="77777777" w:rsidR="00E70473" w:rsidRDefault="00000000">
            <w:pPr>
              <w:jc w:val="right"/>
              <w:rPr>
                <w:color w:val="000000"/>
                <w:sz w:val="22"/>
                <w:szCs w:val="22"/>
              </w:rPr>
            </w:pPr>
            <w:r>
              <w:rPr>
                <w:color w:val="000000"/>
                <w:sz w:val="22"/>
                <w:szCs w:val="22"/>
              </w:rPr>
              <w:t>-0.013</w:t>
            </w:r>
          </w:p>
        </w:tc>
        <w:tc>
          <w:tcPr>
            <w:tcW w:w="850" w:type="dxa"/>
            <w:vAlign w:val="bottom"/>
          </w:tcPr>
          <w:p w14:paraId="000002E9" w14:textId="77777777" w:rsidR="00E70473" w:rsidRDefault="00000000">
            <w:pPr>
              <w:jc w:val="right"/>
              <w:rPr>
                <w:color w:val="000000"/>
                <w:sz w:val="22"/>
                <w:szCs w:val="22"/>
              </w:rPr>
            </w:pPr>
            <w:r>
              <w:rPr>
                <w:color w:val="000000"/>
                <w:sz w:val="22"/>
                <w:szCs w:val="22"/>
              </w:rPr>
              <w:t>0.454</w:t>
            </w:r>
          </w:p>
        </w:tc>
        <w:tc>
          <w:tcPr>
            <w:tcW w:w="754" w:type="dxa"/>
            <w:vAlign w:val="bottom"/>
          </w:tcPr>
          <w:p w14:paraId="000002EA" w14:textId="77777777" w:rsidR="00E70473" w:rsidRDefault="00000000">
            <w:pPr>
              <w:jc w:val="right"/>
              <w:rPr>
                <w:color w:val="000000"/>
                <w:sz w:val="22"/>
                <w:szCs w:val="22"/>
              </w:rPr>
            </w:pPr>
            <w:r>
              <w:rPr>
                <w:color w:val="000000"/>
                <w:sz w:val="22"/>
                <w:szCs w:val="22"/>
              </w:rPr>
              <w:t>1.247</w:t>
            </w:r>
          </w:p>
        </w:tc>
        <w:tc>
          <w:tcPr>
            <w:tcW w:w="806" w:type="dxa"/>
            <w:vAlign w:val="bottom"/>
          </w:tcPr>
          <w:p w14:paraId="000002EB" w14:textId="77777777" w:rsidR="00E70473" w:rsidRDefault="00000000">
            <w:pPr>
              <w:jc w:val="right"/>
              <w:rPr>
                <w:color w:val="000000"/>
                <w:sz w:val="22"/>
                <w:szCs w:val="22"/>
              </w:rPr>
            </w:pPr>
            <w:r>
              <w:rPr>
                <w:color w:val="000000"/>
                <w:sz w:val="22"/>
                <w:szCs w:val="22"/>
              </w:rPr>
              <w:t>0.987</w:t>
            </w:r>
          </w:p>
        </w:tc>
        <w:tc>
          <w:tcPr>
            <w:tcW w:w="711" w:type="dxa"/>
            <w:vAlign w:val="bottom"/>
          </w:tcPr>
          <w:p w14:paraId="000002EC" w14:textId="77777777" w:rsidR="00E70473" w:rsidRDefault="00000000">
            <w:pPr>
              <w:jc w:val="right"/>
              <w:rPr>
                <w:color w:val="000000"/>
                <w:sz w:val="22"/>
                <w:szCs w:val="22"/>
              </w:rPr>
            </w:pPr>
            <w:r>
              <w:rPr>
                <w:color w:val="000000"/>
                <w:sz w:val="22"/>
                <w:szCs w:val="22"/>
              </w:rPr>
              <w:t>1.574</w:t>
            </w:r>
          </w:p>
        </w:tc>
        <w:tc>
          <w:tcPr>
            <w:tcW w:w="848" w:type="dxa"/>
            <w:vMerge/>
            <w:tcBorders>
              <w:top w:val="single" w:sz="4" w:space="0" w:color="000000"/>
              <w:bottom w:val="nil"/>
            </w:tcBorders>
            <w:vAlign w:val="bottom"/>
          </w:tcPr>
          <w:p w14:paraId="000002ED"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711" w:type="dxa"/>
            <w:vMerge/>
            <w:tcBorders>
              <w:top w:val="single" w:sz="4" w:space="0" w:color="000000"/>
              <w:bottom w:val="nil"/>
            </w:tcBorders>
            <w:vAlign w:val="bottom"/>
          </w:tcPr>
          <w:p w14:paraId="000002EE"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8" w:type="dxa"/>
            <w:vMerge/>
            <w:tcBorders>
              <w:top w:val="single" w:sz="4" w:space="0" w:color="000000"/>
              <w:bottom w:val="nil"/>
            </w:tcBorders>
            <w:vAlign w:val="bottom"/>
          </w:tcPr>
          <w:p w14:paraId="000002E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2F0"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1D453359" w14:textId="77777777">
        <w:trPr>
          <w:trHeight w:val="290"/>
        </w:trPr>
        <w:tc>
          <w:tcPr>
            <w:tcW w:w="791" w:type="dxa"/>
            <w:vMerge/>
            <w:tcBorders>
              <w:top w:val="single" w:sz="4" w:space="0" w:color="000000"/>
              <w:bottom w:val="nil"/>
            </w:tcBorders>
            <w:vAlign w:val="bottom"/>
          </w:tcPr>
          <w:p w14:paraId="000002F1"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331" w:type="dxa"/>
            <w:vMerge/>
            <w:tcBorders>
              <w:top w:val="single" w:sz="4" w:space="0" w:color="000000"/>
              <w:bottom w:val="nil"/>
            </w:tcBorders>
            <w:vAlign w:val="bottom"/>
          </w:tcPr>
          <w:p w14:paraId="000002F2"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417" w:type="dxa"/>
            <w:vAlign w:val="bottom"/>
          </w:tcPr>
          <w:p w14:paraId="000002F3" w14:textId="77777777" w:rsidR="00E70473" w:rsidRDefault="00000000">
            <w:pPr>
              <w:rPr>
                <w:color w:val="000000"/>
                <w:sz w:val="22"/>
                <w:szCs w:val="22"/>
              </w:rPr>
            </w:pPr>
            <w:r>
              <w:rPr>
                <w:color w:val="000000"/>
                <w:sz w:val="22"/>
                <w:szCs w:val="22"/>
              </w:rPr>
              <w:t>Z. Inflation</w:t>
            </w:r>
          </w:p>
        </w:tc>
        <w:tc>
          <w:tcPr>
            <w:tcW w:w="656" w:type="dxa"/>
            <w:vMerge/>
            <w:tcBorders>
              <w:top w:val="single" w:sz="4" w:space="0" w:color="000000"/>
              <w:bottom w:val="nil"/>
            </w:tcBorders>
            <w:vAlign w:val="bottom"/>
          </w:tcPr>
          <w:p w14:paraId="000002F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3" w:type="dxa"/>
            <w:vMerge/>
            <w:tcBorders>
              <w:top w:val="single" w:sz="4" w:space="0" w:color="000000"/>
              <w:bottom w:val="nil"/>
            </w:tcBorders>
            <w:vAlign w:val="bottom"/>
          </w:tcPr>
          <w:p w14:paraId="000002F5"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Align w:val="bottom"/>
          </w:tcPr>
          <w:p w14:paraId="000002F6" w14:textId="77777777" w:rsidR="00E70473" w:rsidRDefault="00000000">
            <w:pPr>
              <w:jc w:val="right"/>
              <w:rPr>
                <w:color w:val="000000"/>
                <w:sz w:val="22"/>
                <w:szCs w:val="22"/>
              </w:rPr>
            </w:pPr>
            <w:r>
              <w:rPr>
                <w:color w:val="000000"/>
                <w:sz w:val="22"/>
                <w:szCs w:val="22"/>
              </w:rPr>
              <w:t>-0.241</w:t>
            </w:r>
          </w:p>
        </w:tc>
        <w:tc>
          <w:tcPr>
            <w:tcW w:w="850" w:type="dxa"/>
            <w:vAlign w:val="bottom"/>
          </w:tcPr>
          <w:p w14:paraId="000002F7" w14:textId="77777777" w:rsidR="00E70473" w:rsidRDefault="00000000">
            <w:pPr>
              <w:jc w:val="right"/>
              <w:rPr>
                <w:color w:val="000000"/>
                <w:sz w:val="22"/>
                <w:szCs w:val="22"/>
              </w:rPr>
            </w:pPr>
            <w:r>
              <w:rPr>
                <w:color w:val="000000"/>
                <w:sz w:val="22"/>
                <w:szCs w:val="22"/>
              </w:rPr>
              <w:t>0.216</w:t>
            </w:r>
          </w:p>
        </w:tc>
        <w:tc>
          <w:tcPr>
            <w:tcW w:w="851" w:type="dxa"/>
            <w:vAlign w:val="bottom"/>
          </w:tcPr>
          <w:p w14:paraId="000002F8" w14:textId="77777777" w:rsidR="00E70473" w:rsidRDefault="00000000">
            <w:pPr>
              <w:jc w:val="right"/>
              <w:rPr>
                <w:color w:val="000000"/>
                <w:sz w:val="22"/>
                <w:szCs w:val="22"/>
              </w:rPr>
            </w:pPr>
            <w:r>
              <w:rPr>
                <w:color w:val="000000"/>
                <w:sz w:val="22"/>
                <w:szCs w:val="22"/>
              </w:rPr>
              <w:t>-0.623</w:t>
            </w:r>
          </w:p>
        </w:tc>
        <w:tc>
          <w:tcPr>
            <w:tcW w:w="850" w:type="dxa"/>
            <w:vAlign w:val="bottom"/>
          </w:tcPr>
          <w:p w14:paraId="000002F9" w14:textId="77777777" w:rsidR="00E70473" w:rsidRDefault="00000000">
            <w:pPr>
              <w:jc w:val="right"/>
              <w:rPr>
                <w:color w:val="000000"/>
                <w:sz w:val="22"/>
                <w:szCs w:val="22"/>
              </w:rPr>
            </w:pPr>
            <w:r>
              <w:rPr>
                <w:color w:val="000000"/>
                <w:sz w:val="22"/>
                <w:szCs w:val="22"/>
              </w:rPr>
              <w:t>0.141</w:t>
            </w:r>
          </w:p>
        </w:tc>
        <w:tc>
          <w:tcPr>
            <w:tcW w:w="754" w:type="dxa"/>
            <w:vAlign w:val="bottom"/>
          </w:tcPr>
          <w:p w14:paraId="000002FA" w14:textId="77777777" w:rsidR="00E70473" w:rsidRDefault="00000000">
            <w:pPr>
              <w:jc w:val="right"/>
              <w:rPr>
                <w:color w:val="000000"/>
                <w:sz w:val="22"/>
                <w:szCs w:val="22"/>
              </w:rPr>
            </w:pPr>
            <w:r>
              <w:rPr>
                <w:color w:val="000000"/>
                <w:sz w:val="22"/>
                <w:szCs w:val="22"/>
              </w:rPr>
              <w:t>0.786</w:t>
            </w:r>
          </w:p>
        </w:tc>
        <w:tc>
          <w:tcPr>
            <w:tcW w:w="806" w:type="dxa"/>
            <w:vAlign w:val="bottom"/>
          </w:tcPr>
          <w:p w14:paraId="000002FB" w14:textId="77777777" w:rsidR="00E70473" w:rsidRDefault="00000000">
            <w:pPr>
              <w:jc w:val="right"/>
              <w:rPr>
                <w:color w:val="000000"/>
                <w:sz w:val="22"/>
                <w:szCs w:val="22"/>
              </w:rPr>
            </w:pPr>
            <w:r>
              <w:rPr>
                <w:color w:val="000000"/>
                <w:sz w:val="22"/>
                <w:szCs w:val="22"/>
              </w:rPr>
              <w:t>0.536</w:t>
            </w:r>
          </w:p>
        </w:tc>
        <w:tc>
          <w:tcPr>
            <w:tcW w:w="711" w:type="dxa"/>
            <w:vAlign w:val="bottom"/>
          </w:tcPr>
          <w:p w14:paraId="000002FC" w14:textId="77777777" w:rsidR="00E70473" w:rsidRDefault="00000000">
            <w:pPr>
              <w:jc w:val="right"/>
              <w:rPr>
                <w:color w:val="000000"/>
                <w:sz w:val="22"/>
                <w:szCs w:val="22"/>
              </w:rPr>
            </w:pPr>
            <w:r>
              <w:rPr>
                <w:color w:val="000000"/>
                <w:sz w:val="22"/>
                <w:szCs w:val="22"/>
              </w:rPr>
              <w:t>1.151</w:t>
            </w:r>
          </w:p>
        </w:tc>
        <w:tc>
          <w:tcPr>
            <w:tcW w:w="848" w:type="dxa"/>
            <w:vMerge/>
            <w:tcBorders>
              <w:top w:val="single" w:sz="4" w:space="0" w:color="000000"/>
              <w:bottom w:val="nil"/>
            </w:tcBorders>
            <w:vAlign w:val="bottom"/>
          </w:tcPr>
          <w:p w14:paraId="000002FD"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711" w:type="dxa"/>
            <w:vMerge/>
            <w:tcBorders>
              <w:top w:val="single" w:sz="4" w:space="0" w:color="000000"/>
              <w:bottom w:val="nil"/>
            </w:tcBorders>
            <w:vAlign w:val="bottom"/>
          </w:tcPr>
          <w:p w14:paraId="000002FE"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8" w:type="dxa"/>
            <w:vMerge/>
            <w:tcBorders>
              <w:top w:val="single" w:sz="4" w:space="0" w:color="000000"/>
              <w:bottom w:val="nil"/>
            </w:tcBorders>
            <w:vAlign w:val="bottom"/>
          </w:tcPr>
          <w:p w14:paraId="000002F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300"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02CF9070" w14:textId="77777777">
        <w:trPr>
          <w:trHeight w:val="290"/>
        </w:trPr>
        <w:tc>
          <w:tcPr>
            <w:tcW w:w="791" w:type="dxa"/>
            <w:vMerge/>
            <w:tcBorders>
              <w:top w:val="single" w:sz="4" w:space="0" w:color="000000"/>
              <w:bottom w:val="nil"/>
            </w:tcBorders>
            <w:vAlign w:val="bottom"/>
          </w:tcPr>
          <w:p w14:paraId="00000301"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331" w:type="dxa"/>
            <w:vMerge/>
            <w:tcBorders>
              <w:top w:val="single" w:sz="4" w:space="0" w:color="000000"/>
              <w:bottom w:val="nil"/>
            </w:tcBorders>
            <w:vAlign w:val="bottom"/>
          </w:tcPr>
          <w:p w14:paraId="00000302"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417" w:type="dxa"/>
            <w:vAlign w:val="bottom"/>
          </w:tcPr>
          <w:p w14:paraId="00000303" w14:textId="77777777" w:rsidR="00E70473" w:rsidRDefault="00000000">
            <w:pPr>
              <w:rPr>
                <w:color w:val="000000"/>
                <w:sz w:val="22"/>
                <w:szCs w:val="22"/>
              </w:rPr>
            </w:pPr>
            <w:r>
              <w:rPr>
                <w:color w:val="000000"/>
                <w:sz w:val="22"/>
                <w:szCs w:val="22"/>
              </w:rPr>
              <w:t>Diseased</w:t>
            </w:r>
          </w:p>
        </w:tc>
        <w:tc>
          <w:tcPr>
            <w:tcW w:w="656" w:type="dxa"/>
            <w:vMerge/>
            <w:tcBorders>
              <w:top w:val="single" w:sz="4" w:space="0" w:color="000000"/>
              <w:bottom w:val="nil"/>
            </w:tcBorders>
            <w:vAlign w:val="bottom"/>
          </w:tcPr>
          <w:p w14:paraId="0000030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3" w:type="dxa"/>
            <w:vMerge/>
            <w:tcBorders>
              <w:top w:val="single" w:sz="4" w:space="0" w:color="000000"/>
              <w:bottom w:val="nil"/>
            </w:tcBorders>
            <w:vAlign w:val="bottom"/>
          </w:tcPr>
          <w:p w14:paraId="00000305"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Align w:val="bottom"/>
          </w:tcPr>
          <w:p w14:paraId="00000306" w14:textId="77777777" w:rsidR="00E70473" w:rsidRDefault="00000000">
            <w:pPr>
              <w:jc w:val="right"/>
              <w:rPr>
                <w:color w:val="000000"/>
                <w:sz w:val="22"/>
                <w:szCs w:val="22"/>
              </w:rPr>
            </w:pPr>
            <w:r>
              <w:rPr>
                <w:color w:val="000000"/>
                <w:sz w:val="22"/>
                <w:szCs w:val="22"/>
              </w:rPr>
              <w:t>-0.221</w:t>
            </w:r>
          </w:p>
        </w:tc>
        <w:tc>
          <w:tcPr>
            <w:tcW w:w="850" w:type="dxa"/>
            <w:vAlign w:val="bottom"/>
          </w:tcPr>
          <w:p w14:paraId="00000307" w14:textId="77777777" w:rsidR="00E70473" w:rsidRDefault="00000000">
            <w:pPr>
              <w:jc w:val="right"/>
              <w:rPr>
                <w:color w:val="000000"/>
                <w:sz w:val="22"/>
                <w:szCs w:val="22"/>
              </w:rPr>
            </w:pPr>
            <w:r>
              <w:rPr>
                <w:color w:val="000000"/>
                <w:sz w:val="22"/>
                <w:szCs w:val="22"/>
              </w:rPr>
              <w:t>0.072</w:t>
            </w:r>
          </w:p>
        </w:tc>
        <w:tc>
          <w:tcPr>
            <w:tcW w:w="851" w:type="dxa"/>
            <w:vAlign w:val="bottom"/>
          </w:tcPr>
          <w:p w14:paraId="00000308" w14:textId="77777777" w:rsidR="00E70473" w:rsidRDefault="00000000">
            <w:pPr>
              <w:jc w:val="right"/>
              <w:rPr>
                <w:color w:val="000000"/>
                <w:sz w:val="22"/>
                <w:szCs w:val="22"/>
              </w:rPr>
            </w:pPr>
            <w:r>
              <w:rPr>
                <w:color w:val="000000"/>
                <w:sz w:val="22"/>
                <w:szCs w:val="22"/>
              </w:rPr>
              <w:t>-0.461</w:t>
            </w:r>
          </w:p>
        </w:tc>
        <w:tc>
          <w:tcPr>
            <w:tcW w:w="850" w:type="dxa"/>
            <w:vAlign w:val="bottom"/>
          </w:tcPr>
          <w:p w14:paraId="00000309" w14:textId="77777777" w:rsidR="00E70473" w:rsidRDefault="00000000">
            <w:pPr>
              <w:jc w:val="right"/>
              <w:rPr>
                <w:color w:val="000000"/>
                <w:sz w:val="22"/>
                <w:szCs w:val="22"/>
              </w:rPr>
            </w:pPr>
            <w:r>
              <w:rPr>
                <w:color w:val="000000"/>
                <w:sz w:val="22"/>
                <w:szCs w:val="22"/>
              </w:rPr>
              <w:t>0.020</w:t>
            </w:r>
          </w:p>
        </w:tc>
        <w:tc>
          <w:tcPr>
            <w:tcW w:w="754" w:type="dxa"/>
            <w:vAlign w:val="bottom"/>
          </w:tcPr>
          <w:p w14:paraId="0000030A" w14:textId="77777777" w:rsidR="00E70473" w:rsidRDefault="00000000">
            <w:pPr>
              <w:jc w:val="right"/>
              <w:rPr>
                <w:color w:val="000000"/>
                <w:sz w:val="22"/>
                <w:szCs w:val="22"/>
              </w:rPr>
            </w:pPr>
            <w:r>
              <w:rPr>
                <w:color w:val="000000"/>
                <w:sz w:val="22"/>
                <w:szCs w:val="22"/>
              </w:rPr>
              <w:t>0.802</w:t>
            </w:r>
          </w:p>
        </w:tc>
        <w:tc>
          <w:tcPr>
            <w:tcW w:w="806" w:type="dxa"/>
            <w:vAlign w:val="bottom"/>
          </w:tcPr>
          <w:p w14:paraId="0000030B" w14:textId="77777777" w:rsidR="00E70473" w:rsidRDefault="00000000">
            <w:pPr>
              <w:jc w:val="right"/>
              <w:rPr>
                <w:color w:val="000000"/>
                <w:sz w:val="22"/>
                <w:szCs w:val="22"/>
              </w:rPr>
            </w:pPr>
            <w:r>
              <w:rPr>
                <w:color w:val="000000"/>
                <w:sz w:val="22"/>
                <w:szCs w:val="22"/>
              </w:rPr>
              <w:t>0.630</w:t>
            </w:r>
          </w:p>
        </w:tc>
        <w:tc>
          <w:tcPr>
            <w:tcW w:w="711" w:type="dxa"/>
            <w:vAlign w:val="bottom"/>
          </w:tcPr>
          <w:p w14:paraId="0000030C" w14:textId="77777777" w:rsidR="00E70473" w:rsidRDefault="00000000">
            <w:pPr>
              <w:jc w:val="right"/>
              <w:rPr>
                <w:color w:val="000000"/>
                <w:sz w:val="22"/>
                <w:szCs w:val="22"/>
              </w:rPr>
            </w:pPr>
            <w:r>
              <w:rPr>
                <w:color w:val="000000"/>
                <w:sz w:val="22"/>
                <w:szCs w:val="22"/>
              </w:rPr>
              <w:t>1.020</w:t>
            </w:r>
          </w:p>
        </w:tc>
        <w:tc>
          <w:tcPr>
            <w:tcW w:w="848" w:type="dxa"/>
            <w:vMerge/>
            <w:tcBorders>
              <w:top w:val="single" w:sz="4" w:space="0" w:color="000000"/>
              <w:bottom w:val="nil"/>
            </w:tcBorders>
            <w:vAlign w:val="bottom"/>
          </w:tcPr>
          <w:p w14:paraId="0000030D"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711" w:type="dxa"/>
            <w:vMerge/>
            <w:tcBorders>
              <w:top w:val="single" w:sz="4" w:space="0" w:color="000000"/>
              <w:bottom w:val="nil"/>
            </w:tcBorders>
            <w:vAlign w:val="bottom"/>
          </w:tcPr>
          <w:p w14:paraId="0000030E"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8" w:type="dxa"/>
            <w:vMerge/>
            <w:tcBorders>
              <w:top w:val="single" w:sz="4" w:space="0" w:color="000000"/>
              <w:bottom w:val="nil"/>
            </w:tcBorders>
            <w:vAlign w:val="bottom"/>
          </w:tcPr>
          <w:p w14:paraId="0000030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310"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6FE4C784" w14:textId="77777777">
        <w:trPr>
          <w:trHeight w:val="290"/>
        </w:trPr>
        <w:tc>
          <w:tcPr>
            <w:tcW w:w="791" w:type="dxa"/>
            <w:vMerge/>
            <w:tcBorders>
              <w:top w:val="single" w:sz="4" w:space="0" w:color="000000"/>
              <w:bottom w:val="nil"/>
            </w:tcBorders>
            <w:vAlign w:val="bottom"/>
          </w:tcPr>
          <w:p w14:paraId="00000311"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331" w:type="dxa"/>
            <w:vMerge/>
            <w:tcBorders>
              <w:top w:val="single" w:sz="4" w:space="0" w:color="000000"/>
              <w:bottom w:val="nil"/>
            </w:tcBorders>
            <w:vAlign w:val="bottom"/>
          </w:tcPr>
          <w:p w14:paraId="00000312"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417" w:type="dxa"/>
            <w:vAlign w:val="bottom"/>
          </w:tcPr>
          <w:p w14:paraId="00000313" w14:textId="77777777" w:rsidR="00E70473" w:rsidRDefault="00000000">
            <w:pPr>
              <w:rPr>
                <w:color w:val="000000"/>
                <w:sz w:val="22"/>
                <w:szCs w:val="22"/>
              </w:rPr>
            </w:pPr>
            <w:r>
              <w:rPr>
                <w:color w:val="000000"/>
                <w:sz w:val="22"/>
                <w:szCs w:val="22"/>
              </w:rPr>
              <w:t>Z. Inflation</w:t>
            </w:r>
          </w:p>
        </w:tc>
        <w:tc>
          <w:tcPr>
            <w:tcW w:w="656" w:type="dxa"/>
            <w:vMerge/>
            <w:tcBorders>
              <w:top w:val="single" w:sz="4" w:space="0" w:color="000000"/>
              <w:bottom w:val="nil"/>
            </w:tcBorders>
            <w:vAlign w:val="bottom"/>
          </w:tcPr>
          <w:p w14:paraId="0000031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3" w:type="dxa"/>
            <w:vMerge/>
            <w:tcBorders>
              <w:top w:val="single" w:sz="4" w:space="0" w:color="000000"/>
              <w:bottom w:val="nil"/>
            </w:tcBorders>
            <w:vAlign w:val="bottom"/>
          </w:tcPr>
          <w:p w14:paraId="00000315"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Align w:val="bottom"/>
          </w:tcPr>
          <w:p w14:paraId="00000316" w14:textId="77777777" w:rsidR="00E70473" w:rsidRDefault="00000000">
            <w:pPr>
              <w:jc w:val="right"/>
              <w:rPr>
                <w:color w:val="000000"/>
                <w:sz w:val="22"/>
                <w:szCs w:val="22"/>
              </w:rPr>
            </w:pPr>
            <w:r>
              <w:rPr>
                <w:color w:val="000000"/>
                <w:sz w:val="22"/>
                <w:szCs w:val="22"/>
              </w:rPr>
              <w:t>-0.676</w:t>
            </w:r>
          </w:p>
        </w:tc>
        <w:tc>
          <w:tcPr>
            <w:tcW w:w="850" w:type="dxa"/>
            <w:vAlign w:val="bottom"/>
          </w:tcPr>
          <w:p w14:paraId="00000317" w14:textId="77777777" w:rsidR="00E70473" w:rsidRDefault="00000000">
            <w:pPr>
              <w:jc w:val="right"/>
              <w:rPr>
                <w:color w:val="000000"/>
                <w:sz w:val="22"/>
                <w:szCs w:val="22"/>
              </w:rPr>
            </w:pPr>
            <w:r>
              <w:rPr>
                <w:color w:val="000000"/>
                <w:sz w:val="22"/>
                <w:szCs w:val="22"/>
              </w:rPr>
              <w:t>&lt;0.001</w:t>
            </w:r>
          </w:p>
        </w:tc>
        <w:tc>
          <w:tcPr>
            <w:tcW w:w="851" w:type="dxa"/>
            <w:vAlign w:val="bottom"/>
          </w:tcPr>
          <w:p w14:paraId="00000318" w14:textId="77777777" w:rsidR="00E70473" w:rsidRDefault="00000000">
            <w:pPr>
              <w:jc w:val="right"/>
              <w:rPr>
                <w:color w:val="000000"/>
                <w:sz w:val="22"/>
                <w:szCs w:val="22"/>
              </w:rPr>
            </w:pPr>
            <w:r>
              <w:rPr>
                <w:color w:val="000000"/>
                <w:sz w:val="22"/>
                <w:szCs w:val="22"/>
              </w:rPr>
              <w:t>-1.076</w:t>
            </w:r>
          </w:p>
        </w:tc>
        <w:tc>
          <w:tcPr>
            <w:tcW w:w="850" w:type="dxa"/>
            <w:vAlign w:val="bottom"/>
          </w:tcPr>
          <w:p w14:paraId="00000319" w14:textId="77777777" w:rsidR="00E70473" w:rsidRDefault="00000000">
            <w:pPr>
              <w:jc w:val="right"/>
              <w:rPr>
                <w:color w:val="000000"/>
                <w:sz w:val="22"/>
                <w:szCs w:val="22"/>
              </w:rPr>
            </w:pPr>
            <w:r>
              <w:rPr>
                <w:color w:val="000000"/>
                <w:sz w:val="22"/>
                <w:szCs w:val="22"/>
              </w:rPr>
              <w:t>-0.277</w:t>
            </w:r>
          </w:p>
        </w:tc>
        <w:tc>
          <w:tcPr>
            <w:tcW w:w="754" w:type="dxa"/>
            <w:vAlign w:val="bottom"/>
          </w:tcPr>
          <w:p w14:paraId="0000031A" w14:textId="77777777" w:rsidR="00E70473" w:rsidRDefault="00000000">
            <w:pPr>
              <w:jc w:val="right"/>
              <w:rPr>
                <w:color w:val="000000"/>
                <w:sz w:val="22"/>
                <w:szCs w:val="22"/>
              </w:rPr>
            </w:pPr>
            <w:r>
              <w:rPr>
                <w:color w:val="000000"/>
                <w:sz w:val="22"/>
                <w:szCs w:val="22"/>
              </w:rPr>
              <w:t>0.509</w:t>
            </w:r>
          </w:p>
        </w:tc>
        <w:tc>
          <w:tcPr>
            <w:tcW w:w="806" w:type="dxa"/>
            <w:vAlign w:val="bottom"/>
          </w:tcPr>
          <w:p w14:paraId="0000031B" w14:textId="77777777" w:rsidR="00E70473" w:rsidRDefault="00000000">
            <w:pPr>
              <w:jc w:val="right"/>
              <w:rPr>
                <w:color w:val="000000"/>
                <w:sz w:val="22"/>
                <w:szCs w:val="22"/>
              </w:rPr>
            </w:pPr>
            <w:r>
              <w:rPr>
                <w:color w:val="000000"/>
                <w:sz w:val="22"/>
                <w:szCs w:val="22"/>
              </w:rPr>
              <w:t>0.341</w:t>
            </w:r>
          </w:p>
        </w:tc>
        <w:tc>
          <w:tcPr>
            <w:tcW w:w="711" w:type="dxa"/>
            <w:vAlign w:val="bottom"/>
          </w:tcPr>
          <w:p w14:paraId="0000031C" w14:textId="77777777" w:rsidR="00E70473" w:rsidRDefault="00000000">
            <w:pPr>
              <w:jc w:val="right"/>
              <w:rPr>
                <w:color w:val="000000"/>
                <w:sz w:val="22"/>
                <w:szCs w:val="22"/>
              </w:rPr>
            </w:pPr>
            <w:r>
              <w:rPr>
                <w:color w:val="000000"/>
                <w:sz w:val="22"/>
                <w:szCs w:val="22"/>
              </w:rPr>
              <w:t>0.758</w:t>
            </w:r>
          </w:p>
        </w:tc>
        <w:tc>
          <w:tcPr>
            <w:tcW w:w="848" w:type="dxa"/>
            <w:vMerge/>
            <w:tcBorders>
              <w:top w:val="single" w:sz="4" w:space="0" w:color="000000"/>
              <w:bottom w:val="nil"/>
            </w:tcBorders>
            <w:vAlign w:val="bottom"/>
          </w:tcPr>
          <w:p w14:paraId="0000031D"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711" w:type="dxa"/>
            <w:vMerge/>
            <w:tcBorders>
              <w:top w:val="single" w:sz="4" w:space="0" w:color="000000"/>
              <w:bottom w:val="nil"/>
            </w:tcBorders>
            <w:vAlign w:val="bottom"/>
          </w:tcPr>
          <w:p w14:paraId="0000031E"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8" w:type="dxa"/>
            <w:vMerge/>
            <w:tcBorders>
              <w:top w:val="single" w:sz="4" w:space="0" w:color="000000"/>
              <w:bottom w:val="nil"/>
            </w:tcBorders>
            <w:vAlign w:val="bottom"/>
          </w:tcPr>
          <w:p w14:paraId="0000031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320"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36C700F3" w14:textId="77777777">
        <w:trPr>
          <w:trHeight w:val="290"/>
        </w:trPr>
        <w:tc>
          <w:tcPr>
            <w:tcW w:w="791" w:type="dxa"/>
            <w:vMerge/>
            <w:tcBorders>
              <w:top w:val="single" w:sz="4" w:space="0" w:color="000000"/>
              <w:bottom w:val="nil"/>
            </w:tcBorders>
            <w:vAlign w:val="bottom"/>
          </w:tcPr>
          <w:p w14:paraId="00000321"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331" w:type="dxa"/>
            <w:vMerge/>
            <w:tcBorders>
              <w:top w:val="single" w:sz="4" w:space="0" w:color="000000"/>
              <w:bottom w:val="nil"/>
            </w:tcBorders>
            <w:vAlign w:val="bottom"/>
          </w:tcPr>
          <w:p w14:paraId="00000322"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417" w:type="dxa"/>
            <w:vAlign w:val="bottom"/>
          </w:tcPr>
          <w:p w14:paraId="00000323" w14:textId="77777777" w:rsidR="00E70473" w:rsidRDefault="00000000">
            <w:pPr>
              <w:rPr>
                <w:color w:val="000000"/>
                <w:sz w:val="22"/>
                <w:szCs w:val="22"/>
              </w:rPr>
            </w:pPr>
            <w:r>
              <w:rPr>
                <w:color w:val="000000"/>
                <w:sz w:val="22"/>
                <w:szCs w:val="22"/>
              </w:rPr>
              <w:t>Male</w:t>
            </w:r>
          </w:p>
        </w:tc>
        <w:tc>
          <w:tcPr>
            <w:tcW w:w="656" w:type="dxa"/>
            <w:vMerge/>
            <w:tcBorders>
              <w:top w:val="single" w:sz="4" w:space="0" w:color="000000"/>
              <w:bottom w:val="nil"/>
            </w:tcBorders>
            <w:vAlign w:val="bottom"/>
          </w:tcPr>
          <w:p w14:paraId="0000032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3" w:type="dxa"/>
            <w:vMerge/>
            <w:tcBorders>
              <w:top w:val="single" w:sz="4" w:space="0" w:color="000000"/>
              <w:bottom w:val="nil"/>
            </w:tcBorders>
            <w:vAlign w:val="bottom"/>
          </w:tcPr>
          <w:p w14:paraId="00000325"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Align w:val="bottom"/>
          </w:tcPr>
          <w:p w14:paraId="00000326" w14:textId="77777777" w:rsidR="00E70473" w:rsidRDefault="00000000">
            <w:pPr>
              <w:jc w:val="right"/>
              <w:rPr>
                <w:color w:val="000000"/>
                <w:sz w:val="22"/>
                <w:szCs w:val="22"/>
              </w:rPr>
            </w:pPr>
            <w:r>
              <w:rPr>
                <w:color w:val="000000"/>
                <w:sz w:val="22"/>
                <w:szCs w:val="22"/>
              </w:rPr>
              <w:t>-0.046</w:t>
            </w:r>
          </w:p>
        </w:tc>
        <w:tc>
          <w:tcPr>
            <w:tcW w:w="850" w:type="dxa"/>
            <w:vAlign w:val="bottom"/>
          </w:tcPr>
          <w:p w14:paraId="00000327" w14:textId="77777777" w:rsidR="00E70473" w:rsidRDefault="00000000">
            <w:pPr>
              <w:jc w:val="right"/>
              <w:rPr>
                <w:color w:val="000000"/>
                <w:sz w:val="22"/>
                <w:szCs w:val="22"/>
              </w:rPr>
            </w:pPr>
            <w:r>
              <w:rPr>
                <w:color w:val="000000"/>
                <w:sz w:val="22"/>
                <w:szCs w:val="22"/>
              </w:rPr>
              <w:t>0.695</w:t>
            </w:r>
          </w:p>
        </w:tc>
        <w:tc>
          <w:tcPr>
            <w:tcW w:w="851" w:type="dxa"/>
            <w:vAlign w:val="bottom"/>
          </w:tcPr>
          <w:p w14:paraId="00000328" w14:textId="77777777" w:rsidR="00E70473" w:rsidRDefault="00000000">
            <w:pPr>
              <w:jc w:val="right"/>
              <w:rPr>
                <w:color w:val="000000"/>
                <w:sz w:val="22"/>
                <w:szCs w:val="22"/>
              </w:rPr>
            </w:pPr>
            <w:r>
              <w:rPr>
                <w:color w:val="000000"/>
                <w:sz w:val="22"/>
                <w:szCs w:val="22"/>
              </w:rPr>
              <w:t>-0.273</w:t>
            </w:r>
          </w:p>
        </w:tc>
        <w:tc>
          <w:tcPr>
            <w:tcW w:w="850" w:type="dxa"/>
            <w:vAlign w:val="bottom"/>
          </w:tcPr>
          <w:p w14:paraId="00000329" w14:textId="77777777" w:rsidR="00E70473" w:rsidRDefault="00000000">
            <w:pPr>
              <w:jc w:val="right"/>
              <w:rPr>
                <w:color w:val="000000"/>
                <w:sz w:val="22"/>
                <w:szCs w:val="22"/>
              </w:rPr>
            </w:pPr>
            <w:r>
              <w:rPr>
                <w:color w:val="000000"/>
                <w:sz w:val="22"/>
                <w:szCs w:val="22"/>
              </w:rPr>
              <w:t>0.182</w:t>
            </w:r>
          </w:p>
        </w:tc>
        <w:tc>
          <w:tcPr>
            <w:tcW w:w="754" w:type="dxa"/>
            <w:vAlign w:val="bottom"/>
          </w:tcPr>
          <w:p w14:paraId="0000032A" w14:textId="77777777" w:rsidR="00E70473" w:rsidRDefault="00000000">
            <w:pPr>
              <w:jc w:val="right"/>
              <w:rPr>
                <w:color w:val="000000"/>
                <w:sz w:val="22"/>
                <w:szCs w:val="22"/>
              </w:rPr>
            </w:pPr>
            <w:r>
              <w:rPr>
                <w:color w:val="000000"/>
                <w:sz w:val="22"/>
                <w:szCs w:val="22"/>
              </w:rPr>
              <w:t>0.955</w:t>
            </w:r>
          </w:p>
        </w:tc>
        <w:tc>
          <w:tcPr>
            <w:tcW w:w="806" w:type="dxa"/>
            <w:vAlign w:val="bottom"/>
          </w:tcPr>
          <w:p w14:paraId="0000032B" w14:textId="77777777" w:rsidR="00E70473" w:rsidRDefault="00000000">
            <w:pPr>
              <w:jc w:val="right"/>
              <w:rPr>
                <w:color w:val="000000"/>
                <w:sz w:val="22"/>
                <w:szCs w:val="22"/>
              </w:rPr>
            </w:pPr>
            <w:r>
              <w:rPr>
                <w:color w:val="000000"/>
                <w:sz w:val="22"/>
                <w:szCs w:val="22"/>
              </w:rPr>
              <w:t>0.761</w:t>
            </w:r>
          </w:p>
        </w:tc>
        <w:tc>
          <w:tcPr>
            <w:tcW w:w="711" w:type="dxa"/>
            <w:vAlign w:val="bottom"/>
          </w:tcPr>
          <w:p w14:paraId="0000032C" w14:textId="77777777" w:rsidR="00E70473" w:rsidRDefault="00000000">
            <w:pPr>
              <w:jc w:val="right"/>
              <w:rPr>
                <w:color w:val="000000"/>
                <w:sz w:val="22"/>
                <w:szCs w:val="22"/>
              </w:rPr>
            </w:pPr>
            <w:r>
              <w:rPr>
                <w:color w:val="000000"/>
                <w:sz w:val="22"/>
                <w:szCs w:val="22"/>
              </w:rPr>
              <w:t>1.199</w:t>
            </w:r>
          </w:p>
        </w:tc>
        <w:tc>
          <w:tcPr>
            <w:tcW w:w="848" w:type="dxa"/>
            <w:vMerge/>
            <w:tcBorders>
              <w:top w:val="single" w:sz="4" w:space="0" w:color="000000"/>
              <w:bottom w:val="nil"/>
            </w:tcBorders>
            <w:vAlign w:val="bottom"/>
          </w:tcPr>
          <w:p w14:paraId="0000032D"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711" w:type="dxa"/>
            <w:vMerge/>
            <w:tcBorders>
              <w:top w:val="single" w:sz="4" w:space="0" w:color="000000"/>
              <w:bottom w:val="nil"/>
            </w:tcBorders>
            <w:vAlign w:val="bottom"/>
          </w:tcPr>
          <w:p w14:paraId="0000032E"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8" w:type="dxa"/>
            <w:vMerge/>
            <w:tcBorders>
              <w:top w:val="single" w:sz="4" w:space="0" w:color="000000"/>
              <w:bottom w:val="nil"/>
            </w:tcBorders>
            <w:vAlign w:val="bottom"/>
          </w:tcPr>
          <w:p w14:paraId="0000032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330"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0B7C4DB6" w14:textId="77777777">
        <w:trPr>
          <w:trHeight w:val="290"/>
        </w:trPr>
        <w:tc>
          <w:tcPr>
            <w:tcW w:w="791" w:type="dxa"/>
            <w:vMerge/>
            <w:tcBorders>
              <w:top w:val="single" w:sz="4" w:space="0" w:color="000000"/>
              <w:bottom w:val="nil"/>
            </w:tcBorders>
            <w:vAlign w:val="bottom"/>
          </w:tcPr>
          <w:p w14:paraId="00000331"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331" w:type="dxa"/>
            <w:vMerge/>
            <w:tcBorders>
              <w:top w:val="single" w:sz="4" w:space="0" w:color="000000"/>
              <w:bottom w:val="nil"/>
            </w:tcBorders>
            <w:vAlign w:val="bottom"/>
          </w:tcPr>
          <w:p w14:paraId="00000332"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417" w:type="dxa"/>
            <w:vAlign w:val="bottom"/>
          </w:tcPr>
          <w:p w14:paraId="00000333" w14:textId="77777777" w:rsidR="00E70473" w:rsidRDefault="00000000">
            <w:pPr>
              <w:rPr>
                <w:color w:val="000000"/>
                <w:sz w:val="22"/>
                <w:szCs w:val="22"/>
              </w:rPr>
            </w:pPr>
            <w:r>
              <w:rPr>
                <w:color w:val="000000"/>
                <w:sz w:val="22"/>
                <w:szCs w:val="22"/>
              </w:rPr>
              <w:t>Z. Inflation</w:t>
            </w:r>
          </w:p>
        </w:tc>
        <w:tc>
          <w:tcPr>
            <w:tcW w:w="656" w:type="dxa"/>
            <w:vMerge/>
            <w:tcBorders>
              <w:top w:val="single" w:sz="4" w:space="0" w:color="000000"/>
              <w:bottom w:val="nil"/>
            </w:tcBorders>
            <w:vAlign w:val="bottom"/>
          </w:tcPr>
          <w:p w14:paraId="0000033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3" w:type="dxa"/>
            <w:vMerge/>
            <w:tcBorders>
              <w:top w:val="single" w:sz="4" w:space="0" w:color="000000"/>
              <w:bottom w:val="nil"/>
            </w:tcBorders>
            <w:vAlign w:val="bottom"/>
          </w:tcPr>
          <w:p w14:paraId="00000335"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Align w:val="bottom"/>
          </w:tcPr>
          <w:p w14:paraId="00000336" w14:textId="77777777" w:rsidR="00E70473" w:rsidRDefault="00000000">
            <w:pPr>
              <w:jc w:val="right"/>
              <w:rPr>
                <w:color w:val="000000"/>
                <w:sz w:val="22"/>
                <w:szCs w:val="22"/>
              </w:rPr>
            </w:pPr>
            <w:r>
              <w:rPr>
                <w:color w:val="000000"/>
                <w:sz w:val="22"/>
                <w:szCs w:val="22"/>
              </w:rPr>
              <w:t>-0.047</w:t>
            </w:r>
          </w:p>
        </w:tc>
        <w:tc>
          <w:tcPr>
            <w:tcW w:w="850" w:type="dxa"/>
            <w:vAlign w:val="bottom"/>
          </w:tcPr>
          <w:p w14:paraId="00000337" w14:textId="77777777" w:rsidR="00E70473" w:rsidRDefault="00000000">
            <w:pPr>
              <w:jc w:val="right"/>
              <w:rPr>
                <w:color w:val="000000"/>
                <w:sz w:val="22"/>
                <w:szCs w:val="22"/>
              </w:rPr>
            </w:pPr>
            <w:r>
              <w:rPr>
                <w:color w:val="000000"/>
                <w:sz w:val="22"/>
                <w:szCs w:val="22"/>
              </w:rPr>
              <w:t>0.795</w:t>
            </w:r>
          </w:p>
        </w:tc>
        <w:tc>
          <w:tcPr>
            <w:tcW w:w="851" w:type="dxa"/>
            <w:vAlign w:val="bottom"/>
          </w:tcPr>
          <w:p w14:paraId="00000338" w14:textId="77777777" w:rsidR="00E70473" w:rsidRDefault="00000000">
            <w:pPr>
              <w:jc w:val="right"/>
              <w:rPr>
                <w:color w:val="000000"/>
                <w:sz w:val="22"/>
                <w:szCs w:val="22"/>
              </w:rPr>
            </w:pPr>
            <w:r>
              <w:rPr>
                <w:color w:val="000000"/>
                <w:sz w:val="22"/>
                <w:szCs w:val="22"/>
              </w:rPr>
              <w:t>-0.401</w:t>
            </w:r>
          </w:p>
        </w:tc>
        <w:tc>
          <w:tcPr>
            <w:tcW w:w="850" w:type="dxa"/>
            <w:vAlign w:val="bottom"/>
          </w:tcPr>
          <w:p w14:paraId="00000339" w14:textId="77777777" w:rsidR="00E70473" w:rsidRDefault="00000000">
            <w:pPr>
              <w:jc w:val="right"/>
              <w:rPr>
                <w:color w:val="000000"/>
                <w:sz w:val="22"/>
                <w:szCs w:val="22"/>
              </w:rPr>
            </w:pPr>
            <w:r>
              <w:rPr>
                <w:color w:val="000000"/>
                <w:sz w:val="22"/>
                <w:szCs w:val="22"/>
              </w:rPr>
              <w:t>0.307</w:t>
            </w:r>
          </w:p>
        </w:tc>
        <w:tc>
          <w:tcPr>
            <w:tcW w:w="754" w:type="dxa"/>
            <w:vAlign w:val="bottom"/>
          </w:tcPr>
          <w:p w14:paraId="0000033A" w14:textId="77777777" w:rsidR="00E70473" w:rsidRDefault="00000000">
            <w:pPr>
              <w:jc w:val="right"/>
              <w:rPr>
                <w:color w:val="000000"/>
                <w:sz w:val="22"/>
                <w:szCs w:val="22"/>
              </w:rPr>
            </w:pPr>
            <w:r>
              <w:rPr>
                <w:color w:val="000000"/>
                <w:sz w:val="22"/>
                <w:szCs w:val="22"/>
              </w:rPr>
              <w:t>0.954</w:t>
            </w:r>
          </w:p>
        </w:tc>
        <w:tc>
          <w:tcPr>
            <w:tcW w:w="806" w:type="dxa"/>
            <w:vAlign w:val="bottom"/>
          </w:tcPr>
          <w:p w14:paraId="0000033B" w14:textId="77777777" w:rsidR="00E70473" w:rsidRDefault="00000000">
            <w:pPr>
              <w:jc w:val="right"/>
              <w:rPr>
                <w:color w:val="000000"/>
                <w:sz w:val="22"/>
                <w:szCs w:val="22"/>
              </w:rPr>
            </w:pPr>
            <w:r>
              <w:rPr>
                <w:color w:val="000000"/>
                <w:sz w:val="22"/>
                <w:szCs w:val="22"/>
              </w:rPr>
              <w:t>0.670</w:t>
            </w:r>
          </w:p>
        </w:tc>
        <w:tc>
          <w:tcPr>
            <w:tcW w:w="711" w:type="dxa"/>
            <w:vAlign w:val="bottom"/>
          </w:tcPr>
          <w:p w14:paraId="0000033C" w14:textId="77777777" w:rsidR="00E70473" w:rsidRDefault="00000000">
            <w:pPr>
              <w:jc w:val="right"/>
              <w:rPr>
                <w:color w:val="000000"/>
                <w:sz w:val="22"/>
                <w:szCs w:val="22"/>
              </w:rPr>
            </w:pPr>
            <w:r>
              <w:rPr>
                <w:color w:val="000000"/>
                <w:sz w:val="22"/>
                <w:szCs w:val="22"/>
              </w:rPr>
              <w:t>1.359</w:t>
            </w:r>
          </w:p>
        </w:tc>
        <w:tc>
          <w:tcPr>
            <w:tcW w:w="848" w:type="dxa"/>
            <w:vMerge/>
            <w:tcBorders>
              <w:top w:val="single" w:sz="4" w:space="0" w:color="000000"/>
              <w:bottom w:val="nil"/>
            </w:tcBorders>
            <w:vAlign w:val="bottom"/>
          </w:tcPr>
          <w:p w14:paraId="0000033D"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711" w:type="dxa"/>
            <w:vMerge/>
            <w:tcBorders>
              <w:top w:val="single" w:sz="4" w:space="0" w:color="000000"/>
              <w:bottom w:val="nil"/>
            </w:tcBorders>
            <w:vAlign w:val="bottom"/>
          </w:tcPr>
          <w:p w14:paraId="0000033E"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8" w:type="dxa"/>
            <w:vMerge/>
            <w:tcBorders>
              <w:top w:val="single" w:sz="4" w:space="0" w:color="000000"/>
              <w:bottom w:val="nil"/>
            </w:tcBorders>
            <w:vAlign w:val="bottom"/>
          </w:tcPr>
          <w:p w14:paraId="0000033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340"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3ABDF404" w14:textId="77777777">
        <w:trPr>
          <w:trHeight w:val="290"/>
        </w:trPr>
        <w:tc>
          <w:tcPr>
            <w:tcW w:w="791" w:type="dxa"/>
            <w:vMerge/>
            <w:tcBorders>
              <w:top w:val="single" w:sz="4" w:space="0" w:color="000000"/>
              <w:bottom w:val="nil"/>
            </w:tcBorders>
            <w:vAlign w:val="bottom"/>
          </w:tcPr>
          <w:p w14:paraId="00000341"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331" w:type="dxa"/>
            <w:vMerge/>
            <w:tcBorders>
              <w:top w:val="single" w:sz="4" w:space="0" w:color="000000"/>
              <w:bottom w:val="nil"/>
            </w:tcBorders>
            <w:vAlign w:val="bottom"/>
          </w:tcPr>
          <w:p w14:paraId="00000342"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417" w:type="dxa"/>
            <w:vAlign w:val="bottom"/>
          </w:tcPr>
          <w:p w14:paraId="00000343" w14:textId="77777777" w:rsidR="00E70473" w:rsidRDefault="00000000">
            <w:pPr>
              <w:rPr>
                <w:color w:val="000000"/>
                <w:sz w:val="22"/>
                <w:szCs w:val="22"/>
              </w:rPr>
            </w:pPr>
            <w:r>
              <w:rPr>
                <w:color w:val="000000"/>
                <w:sz w:val="22"/>
                <w:szCs w:val="22"/>
              </w:rPr>
              <w:t>Second Year</w:t>
            </w:r>
          </w:p>
        </w:tc>
        <w:tc>
          <w:tcPr>
            <w:tcW w:w="656" w:type="dxa"/>
            <w:vMerge/>
            <w:tcBorders>
              <w:top w:val="single" w:sz="4" w:space="0" w:color="000000"/>
              <w:bottom w:val="nil"/>
            </w:tcBorders>
            <w:vAlign w:val="bottom"/>
          </w:tcPr>
          <w:p w14:paraId="0000034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3" w:type="dxa"/>
            <w:vMerge/>
            <w:tcBorders>
              <w:top w:val="single" w:sz="4" w:space="0" w:color="000000"/>
              <w:bottom w:val="nil"/>
            </w:tcBorders>
            <w:vAlign w:val="bottom"/>
          </w:tcPr>
          <w:p w14:paraId="00000345"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Align w:val="bottom"/>
          </w:tcPr>
          <w:p w14:paraId="00000346" w14:textId="77777777" w:rsidR="00E70473" w:rsidRDefault="00000000">
            <w:pPr>
              <w:jc w:val="right"/>
              <w:rPr>
                <w:color w:val="000000"/>
                <w:sz w:val="22"/>
                <w:szCs w:val="22"/>
              </w:rPr>
            </w:pPr>
            <w:r>
              <w:rPr>
                <w:color w:val="000000"/>
                <w:sz w:val="22"/>
                <w:szCs w:val="22"/>
              </w:rPr>
              <w:t>0.002</w:t>
            </w:r>
          </w:p>
        </w:tc>
        <w:tc>
          <w:tcPr>
            <w:tcW w:w="850" w:type="dxa"/>
            <w:vAlign w:val="bottom"/>
          </w:tcPr>
          <w:p w14:paraId="00000347" w14:textId="77777777" w:rsidR="00E70473" w:rsidRDefault="00000000">
            <w:pPr>
              <w:jc w:val="right"/>
              <w:rPr>
                <w:color w:val="000000"/>
                <w:sz w:val="22"/>
                <w:szCs w:val="22"/>
              </w:rPr>
            </w:pPr>
            <w:r>
              <w:rPr>
                <w:color w:val="000000"/>
                <w:sz w:val="22"/>
                <w:szCs w:val="22"/>
              </w:rPr>
              <w:t>0.991</w:t>
            </w:r>
          </w:p>
        </w:tc>
        <w:tc>
          <w:tcPr>
            <w:tcW w:w="851" w:type="dxa"/>
            <w:vAlign w:val="bottom"/>
          </w:tcPr>
          <w:p w14:paraId="00000348" w14:textId="77777777" w:rsidR="00E70473" w:rsidRDefault="00000000">
            <w:pPr>
              <w:jc w:val="right"/>
              <w:rPr>
                <w:color w:val="000000"/>
                <w:sz w:val="22"/>
                <w:szCs w:val="22"/>
              </w:rPr>
            </w:pPr>
            <w:r>
              <w:rPr>
                <w:color w:val="000000"/>
                <w:sz w:val="22"/>
                <w:szCs w:val="22"/>
              </w:rPr>
              <w:t>-0.260</w:t>
            </w:r>
          </w:p>
        </w:tc>
        <w:tc>
          <w:tcPr>
            <w:tcW w:w="850" w:type="dxa"/>
            <w:vAlign w:val="bottom"/>
          </w:tcPr>
          <w:p w14:paraId="00000349" w14:textId="77777777" w:rsidR="00E70473" w:rsidRDefault="00000000">
            <w:pPr>
              <w:jc w:val="right"/>
              <w:rPr>
                <w:color w:val="000000"/>
                <w:sz w:val="22"/>
                <w:szCs w:val="22"/>
              </w:rPr>
            </w:pPr>
            <w:r>
              <w:rPr>
                <w:color w:val="000000"/>
                <w:sz w:val="22"/>
                <w:szCs w:val="22"/>
              </w:rPr>
              <w:t>0.263</w:t>
            </w:r>
          </w:p>
        </w:tc>
        <w:tc>
          <w:tcPr>
            <w:tcW w:w="754" w:type="dxa"/>
            <w:vAlign w:val="bottom"/>
          </w:tcPr>
          <w:p w14:paraId="0000034A" w14:textId="77777777" w:rsidR="00E70473" w:rsidRDefault="00000000">
            <w:pPr>
              <w:jc w:val="right"/>
              <w:rPr>
                <w:color w:val="000000"/>
                <w:sz w:val="22"/>
                <w:szCs w:val="22"/>
              </w:rPr>
            </w:pPr>
            <w:r>
              <w:rPr>
                <w:color w:val="000000"/>
                <w:sz w:val="22"/>
                <w:szCs w:val="22"/>
              </w:rPr>
              <w:t>1.002</w:t>
            </w:r>
          </w:p>
        </w:tc>
        <w:tc>
          <w:tcPr>
            <w:tcW w:w="806" w:type="dxa"/>
            <w:vAlign w:val="bottom"/>
          </w:tcPr>
          <w:p w14:paraId="0000034B" w14:textId="77777777" w:rsidR="00E70473" w:rsidRDefault="00000000">
            <w:pPr>
              <w:jc w:val="right"/>
              <w:rPr>
                <w:color w:val="000000"/>
                <w:sz w:val="22"/>
                <w:szCs w:val="22"/>
              </w:rPr>
            </w:pPr>
            <w:r>
              <w:rPr>
                <w:color w:val="000000"/>
                <w:sz w:val="22"/>
                <w:szCs w:val="22"/>
              </w:rPr>
              <w:t>0.771</w:t>
            </w:r>
          </w:p>
        </w:tc>
        <w:tc>
          <w:tcPr>
            <w:tcW w:w="711" w:type="dxa"/>
            <w:vAlign w:val="bottom"/>
          </w:tcPr>
          <w:p w14:paraId="0000034C" w14:textId="77777777" w:rsidR="00E70473" w:rsidRDefault="00000000">
            <w:pPr>
              <w:jc w:val="right"/>
              <w:rPr>
                <w:color w:val="000000"/>
                <w:sz w:val="22"/>
                <w:szCs w:val="22"/>
              </w:rPr>
            </w:pPr>
            <w:r>
              <w:rPr>
                <w:color w:val="000000"/>
                <w:sz w:val="22"/>
                <w:szCs w:val="22"/>
              </w:rPr>
              <w:t>1.301</w:t>
            </w:r>
          </w:p>
        </w:tc>
        <w:tc>
          <w:tcPr>
            <w:tcW w:w="848" w:type="dxa"/>
            <w:vMerge/>
            <w:tcBorders>
              <w:top w:val="single" w:sz="4" w:space="0" w:color="000000"/>
              <w:bottom w:val="nil"/>
            </w:tcBorders>
            <w:vAlign w:val="bottom"/>
          </w:tcPr>
          <w:p w14:paraId="0000034D"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711" w:type="dxa"/>
            <w:vMerge/>
            <w:tcBorders>
              <w:top w:val="single" w:sz="4" w:space="0" w:color="000000"/>
              <w:bottom w:val="nil"/>
            </w:tcBorders>
            <w:vAlign w:val="bottom"/>
          </w:tcPr>
          <w:p w14:paraId="0000034E"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8" w:type="dxa"/>
            <w:vMerge/>
            <w:tcBorders>
              <w:top w:val="single" w:sz="4" w:space="0" w:color="000000"/>
              <w:bottom w:val="nil"/>
            </w:tcBorders>
            <w:vAlign w:val="bottom"/>
          </w:tcPr>
          <w:p w14:paraId="0000034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350"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2447206F" w14:textId="77777777">
        <w:trPr>
          <w:trHeight w:val="290"/>
        </w:trPr>
        <w:tc>
          <w:tcPr>
            <w:tcW w:w="791" w:type="dxa"/>
            <w:vMerge/>
            <w:tcBorders>
              <w:top w:val="single" w:sz="4" w:space="0" w:color="000000"/>
              <w:bottom w:val="nil"/>
            </w:tcBorders>
            <w:vAlign w:val="bottom"/>
          </w:tcPr>
          <w:p w14:paraId="00000351"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331" w:type="dxa"/>
            <w:vMerge/>
            <w:tcBorders>
              <w:top w:val="single" w:sz="4" w:space="0" w:color="000000"/>
              <w:bottom w:val="nil"/>
            </w:tcBorders>
            <w:vAlign w:val="bottom"/>
          </w:tcPr>
          <w:p w14:paraId="00000352"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417" w:type="dxa"/>
            <w:vAlign w:val="bottom"/>
          </w:tcPr>
          <w:p w14:paraId="00000353" w14:textId="77777777" w:rsidR="00E70473" w:rsidRDefault="00000000">
            <w:pPr>
              <w:rPr>
                <w:color w:val="000000"/>
                <w:sz w:val="22"/>
                <w:szCs w:val="22"/>
              </w:rPr>
            </w:pPr>
            <w:r>
              <w:rPr>
                <w:color w:val="000000"/>
                <w:sz w:val="22"/>
                <w:szCs w:val="22"/>
              </w:rPr>
              <w:t>Z. Inflation</w:t>
            </w:r>
          </w:p>
        </w:tc>
        <w:tc>
          <w:tcPr>
            <w:tcW w:w="656" w:type="dxa"/>
            <w:vMerge/>
            <w:tcBorders>
              <w:top w:val="single" w:sz="4" w:space="0" w:color="000000"/>
              <w:bottom w:val="nil"/>
            </w:tcBorders>
            <w:vAlign w:val="bottom"/>
          </w:tcPr>
          <w:p w14:paraId="0000035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3" w:type="dxa"/>
            <w:vMerge/>
            <w:tcBorders>
              <w:top w:val="single" w:sz="4" w:space="0" w:color="000000"/>
              <w:bottom w:val="nil"/>
            </w:tcBorders>
            <w:vAlign w:val="bottom"/>
          </w:tcPr>
          <w:p w14:paraId="00000355"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Align w:val="bottom"/>
          </w:tcPr>
          <w:p w14:paraId="00000356" w14:textId="77777777" w:rsidR="00E70473" w:rsidRDefault="00000000">
            <w:pPr>
              <w:jc w:val="right"/>
              <w:rPr>
                <w:color w:val="000000"/>
                <w:sz w:val="22"/>
                <w:szCs w:val="22"/>
              </w:rPr>
            </w:pPr>
            <w:r>
              <w:rPr>
                <w:color w:val="000000"/>
                <w:sz w:val="22"/>
                <w:szCs w:val="22"/>
              </w:rPr>
              <w:t>-0.483</w:t>
            </w:r>
          </w:p>
        </w:tc>
        <w:tc>
          <w:tcPr>
            <w:tcW w:w="850" w:type="dxa"/>
            <w:vAlign w:val="bottom"/>
          </w:tcPr>
          <w:p w14:paraId="00000357" w14:textId="77777777" w:rsidR="00E70473" w:rsidRDefault="00000000">
            <w:pPr>
              <w:jc w:val="right"/>
              <w:rPr>
                <w:color w:val="000000"/>
                <w:sz w:val="22"/>
                <w:szCs w:val="22"/>
              </w:rPr>
            </w:pPr>
            <w:r>
              <w:rPr>
                <w:color w:val="000000"/>
                <w:sz w:val="22"/>
                <w:szCs w:val="22"/>
              </w:rPr>
              <w:t>0.022</w:t>
            </w:r>
          </w:p>
        </w:tc>
        <w:tc>
          <w:tcPr>
            <w:tcW w:w="851" w:type="dxa"/>
            <w:vAlign w:val="bottom"/>
          </w:tcPr>
          <w:p w14:paraId="00000358" w14:textId="77777777" w:rsidR="00E70473" w:rsidRDefault="00000000">
            <w:pPr>
              <w:jc w:val="right"/>
              <w:rPr>
                <w:color w:val="000000"/>
                <w:sz w:val="22"/>
                <w:szCs w:val="22"/>
              </w:rPr>
            </w:pPr>
            <w:r>
              <w:rPr>
                <w:color w:val="000000"/>
                <w:sz w:val="22"/>
                <w:szCs w:val="22"/>
              </w:rPr>
              <w:t>-0.897</w:t>
            </w:r>
          </w:p>
        </w:tc>
        <w:tc>
          <w:tcPr>
            <w:tcW w:w="850" w:type="dxa"/>
            <w:vAlign w:val="bottom"/>
          </w:tcPr>
          <w:p w14:paraId="00000359" w14:textId="77777777" w:rsidR="00E70473" w:rsidRDefault="00000000">
            <w:pPr>
              <w:jc w:val="right"/>
              <w:rPr>
                <w:color w:val="000000"/>
                <w:sz w:val="22"/>
                <w:szCs w:val="22"/>
              </w:rPr>
            </w:pPr>
            <w:r>
              <w:rPr>
                <w:color w:val="000000"/>
                <w:sz w:val="22"/>
                <w:szCs w:val="22"/>
              </w:rPr>
              <w:t>-0.069</w:t>
            </w:r>
          </w:p>
        </w:tc>
        <w:tc>
          <w:tcPr>
            <w:tcW w:w="754" w:type="dxa"/>
            <w:vAlign w:val="bottom"/>
          </w:tcPr>
          <w:p w14:paraId="0000035A" w14:textId="77777777" w:rsidR="00E70473" w:rsidRDefault="00000000">
            <w:pPr>
              <w:jc w:val="right"/>
              <w:rPr>
                <w:color w:val="000000"/>
                <w:sz w:val="22"/>
                <w:szCs w:val="22"/>
              </w:rPr>
            </w:pPr>
            <w:r>
              <w:rPr>
                <w:color w:val="000000"/>
                <w:sz w:val="22"/>
                <w:szCs w:val="22"/>
              </w:rPr>
              <w:t>0.617</w:t>
            </w:r>
          </w:p>
        </w:tc>
        <w:tc>
          <w:tcPr>
            <w:tcW w:w="806" w:type="dxa"/>
            <w:vAlign w:val="bottom"/>
          </w:tcPr>
          <w:p w14:paraId="0000035B" w14:textId="77777777" w:rsidR="00E70473" w:rsidRDefault="00000000">
            <w:pPr>
              <w:jc w:val="right"/>
              <w:rPr>
                <w:color w:val="000000"/>
                <w:sz w:val="22"/>
                <w:szCs w:val="22"/>
              </w:rPr>
            </w:pPr>
            <w:r>
              <w:rPr>
                <w:color w:val="000000"/>
                <w:sz w:val="22"/>
                <w:szCs w:val="22"/>
              </w:rPr>
              <w:t>0.408</w:t>
            </w:r>
          </w:p>
        </w:tc>
        <w:tc>
          <w:tcPr>
            <w:tcW w:w="711" w:type="dxa"/>
            <w:vAlign w:val="bottom"/>
          </w:tcPr>
          <w:p w14:paraId="0000035C" w14:textId="77777777" w:rsidR="00E70473" w:rsidRDefault="00000000">
            <w:pPr>
              <w:jc w:val="right"/>
              <w:rPr>
                <w:color w:val="000000"/>
                <w:sz w:val="22"/>
                <w:szCs w:val="22"/>
              </w:rPr>
            </w:pPr>
            <w:r>
              <w:rPr>
                <w:color w:val="000000"/>
                <w:sz w:val="22"/>
                <w:szCs w:val="22"/>
              </w:rPr>
              <w:t>0.933</w:t>
            </w:r>
          </w:p>
        </w:tc>
        <w:tc>
          <w:tcPr>
            <w:tcW w:w="848" w:type="dxa"/>
            <w:vMerge/>
            <w:tcBorders>
              <w:top w:val="single" w:sz="4" w:space="0" w:color="000000"/>
              <w:bottom w:val="nil"/>
            </w:tcBorders>
            <w:vAlign w:val="bottom"/>
          </w:tcPr>
          <w:p w14:paraId="0000035D"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711" w:type="dxa"/>
            <w:vMerge/>
            <w:tcBorders>
              <w:top w:val="single" w:sz="4" w:space="0" w:color="000000"/>
              <w:bottom w:val="nil"/>
            </w:tcBorders>
            <w:vAlign w:val="bottom"/>
          </w:tcPr>
          <w:p w14:paraId="0000035E"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8" w:type="dxa"/>
            <w:vMerge/>
            <w:tcBorders>
              <w:top w:val="single" w:sz="4" w:space="0" w:color="000000"/>
              <w:bottom w:val="nil"/>
            </w:tcBorders>
            <w:vAlign w:val="bottom"/>
          </w:tcPr>
          <w:p w14:paraId="0000035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360"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57B41A24" w14:textId="77777777">
        <w:trPr>
          <w:trHeight w:val="290"/>
        </w:trPr>
        <w:tc>
          <w:tcPr>
            <w:tcW w:w="791" w:type="dxa"/>
            <w:vMerge/>
            <w:tcBorders>
              <w:top w:val="single" w:sz="4" w:space="0" w:color="000000"/>
              <w:bottom w:val="nil"/>
            </w:tcBorders>
            <w:vAlign w:val="bottom"/>
          </w:tcPr>
          <w:p w14:paraId="00000361"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331" w:type="dxa"/>
            <w:vMerge/>
            <w:tcBorders>
              <w:top w:val="single" w:sz="4" w:space="0" w:color="000000"/>
              <w:bottom w:val="nil"/>
            </w:tcBorders>
            <w:vAlign w:val="bottom"/>
          </w:tcPr>
          <w:p w14:paraId="00000362"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417" w:type="dxa"/>
            <w:vAlign w:val="bottom"/>
          </w:tcPr>
          <w:p w14:paraId="00000363" w14:textId="77777777" w:rsidR="00E70473" w:rsidRDefault="00000000">
            <w:pPr>
              <w:rPr>
                <w:color w:val="000000"/>
                <w:sz w:val="22"/>
                <w:szCs w:val="22"/>
              </w:rPr>
            </w:pPr>
            <w:r>
              <w:rPr>
                <w:color w:val="000000"/>
                <w:sz w:val="22"/>
                <w:szCs w:val="22"/>
              </w:rPr>
              <w:t>Wood Puzzle</w:t>
            </w:r>
          </w:p>
        </w:tc>
        <w:tc>
          <w:tcPr>
            <w:tcW w:w="656" w:type="dxa"/>
            <w:vMerge/>
            <w:tcBorders>
              <w:top w:val="single" w:sz="4" w:space="0" w:color="000000"/>
              <w:bottom w:val="nil"/>
            </w:tcBorders>
            <w:vAlign w:val="bottom"/>
          </w:tcPr>
          <w:p w14:paraId="0000036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3" w:type="dxa"/>
            <w:vMerge/>
            <w:tcBorders>
              <w:top w:val="single" w:sz="4" w:space="0" w:color="000000"/>
              <w:bottom w:val="nil"/>
            </w:tcBorders>
            <w:vAlign w:val="bottom"/>
          </w:tcPr>
          <w:p w14:paraId="00000365"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Align w:val="bottom"/>
          </w:tcPr>
          <w:p w14:paraId="00000366" w14:textId="77777777" w:rsidR="00E70473" w:rsidRDefault="00000000">
            <w:pPr>
              <w:jc w:val="right"/>
              <w:rPr>
                <w:color w:val="000000"/>
                <w:sz w:val="22"/>
                <w:szCs w:val="22"/>
              </w:rPr>
            </w:pPr>
            <w:r>
              <w:rPr>
                <w:color w:val="000000"/>
                <w:sz w:val="22"/>
                <w:szCs w:val="22"/>
              </w:rPr>
              <w:t>-0.080</w:t>
            </w:r>
          </w:p>
        </w:tc>
        <w:tc>
          <w:tcPr>
            <w:tcW w:w="850" w:type="dxa"/>
            <w:vAlign w:val="bottom"/>
          </w:tcPr>
          <w:p w14:paraId="00000367" w14:textId="77777777" w:rsidR="00E70473" w:rsidRDefault="00000000">
            <w:pPr>
              <w:jc w:val="right"/>
              <w:rPr>
                <w:color w:val="000000"/>
                <w:sz w:val="22"/>
                <w:szCs w:val="22"/>
              </w:rPr>
            </w:pPr>
            <w:r>
              <w:rPr>
                <w:color w:val="000000"/>
                <w:sz w:val="22"/>
                <w:szCs w:val="22"/>
              </w:rPr>
              <w:t>0.499</w:t>
            </w:r>
          </w:p>
        </w:tc>
        <w:tc>
          <w:tcPr>
            <w:tcW w:w="851" w:type="dxa"/>
            <w:vAlign w:val="bottom"/>
          </w:tcPr>
          <w:p w14:paraId="00000368" w14:textId="77777777" w:rsidR="00E70473" w:rsidRDefault="00000000">
            <w:pPr>
              <w:jc w:val="right"/>
              <w:rPr>
                <w:color w:val="000000"/>
                <w:sz w:val="22"/>
                <w:szCs w:val="22"/>
              </w:rPr>
            </w:pPr>
            <w:r>
              <w:rPr>
                <w:color w:val="000000"/>
                <w:sz w:val="22"/>
                <w:szCs w:val="22"/>
              </w:rPr>
              <w:t>-0.313</w:t>
            </w:r>
          </w:p>
        </w:tc>
        <w:tc>
          <w:tcPr>
            <w:tcW w:w="850" w:type="dxa"/>
            <w:vAlign w:val="bottom"/>
          </w:tcPr>
          <w:p w14:paraId="00000369" w14:textId="77777777" w:rsidR="00E70473" w:rsidRDefault="00000000">
            <w:pPr>
              <w:jc w:val="right"/>
              <w:rPr>
                <w:color w:val="000000"/>
                <w:sz w:val="22"/>
                <w:szCs w:val="22"/>
              </w:rPr>
            </w:pPr>
            <w:r>
              <w:rPr>
                <w:color w:val="000000"/>
                <w:sz w:val="22"/>
                <w:szCs w:val="22"/>
              </w:rPr>
              <w:t>0.152</w:t>
            </w:r>
          </w:p>
        </w:tc>
        <w:tc>
          <w:tcPr>
            <w:tcW w:w="754" w:type="dxa"/>
            <w:vAlign w:val="bottom"/>
          </w:tcPr>
          <w:p w14:paraId="0000036A" w14:textId="77777777" w:rsidR="00E70473" w:rsidRDefault="00000000">
            <w:pPr>
              <w:jc w:val="right"/>
              <w:rPr>
                <w:color w:val="000000"/>
                <w:sz w:val="22"/>
                <w:szCs w:val="22"/>
              </w:rPr>
            </w:pPr>
            <w:r>
              <w:rPr>
                <w:color w:val="000000"/>
                <w:sz w:val="22"/>
                <w:szCs w:val="22"/>
              </w:rPr>
              <w:t>0.923</w:t>
            </w:r>
          </w:p>
        </w:tc>
        <w:tc>
          <w:tcPr>
            <w:tcW w:w="806" w:type="dxa"/>
            <w:vAlign w:val="bottom"/>
          </w:tcPr>
          <w:p w14:paraId="0000036B" w14:textId="77777777" w:rsidR="00E70473" w:rsidRDefault="00000000">
            <w:pPr>
              <w:jc w:val="right"/>
              <w:rPr>
                <w:color w:val="000000"/>
                <w:sz w:val="22"/>
                <w:szCs w:val="22"/>
              </w:rPr>
            </w:pPr>
            <w:r>
              <w:rPr>
                <w:color w:val="000000"/>
                <w:sz w:val="22"/>
                <w:szCs w:val="22"/>
              </w:rPr>
              <w:t>0.731</w:t>
            </w:r>
          </w:p>
        </w:tc>
        <w:tc>
          <w:tcPr>
            <w:tcW w:w="711" w:type="dxa"/>
            <w:vAlign w:val="bottom"/>
          </w:tcPr>
          <w:p w14:paraId="0000036C" w14:textId="77777777" w:rsidR="00E70473" w:rsidRDefault="00000000">
            <w:pPr>
              <w:jc w:val="right"/>
              <w:rPr>
                <w:color w:val="000000"/>
                <w:sz w:val="22"/>
                <w:szCs w:val="22"/>
              </w:rPr>
            </w:pPr>
            <w:r>
              <w:rPr>
                <w:color w:val="000000"/>
                <w:sz w:val="22"/>
                <w:szCs w:val="22"/>
              </w:rPr>
              <w:t>1.165</w:t>
            </w:r>
          </w:p>
        </w:tc>
        <w:tc>
          <w:tcPr>
            <w:tcW w:w="848" w:type="dxa"/>
            <w:vMerge/>
            <w:tcBorders>
              <w:top w:val="single" w:sz="4" w:space="0" w:color="000000"/>
              <w:bottom w:val="nil"/>
            </w:tcBorders>
            <w:vAlign w:val="bottom"/>
          </w:tcPr>
          <w:p w14:paraId="0000036D"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711" w:type="dxa"/>
            <w:vMerge/>
            <w:tcBorders>
              <w:top w:val="single" w:sz="4" w:space="0" w:color="000000"/>
              <w:bottom w:val="nil"/>
            </w:tcBorders>
            <w:vAlign w:val="bottom"/>
          </w:tcPr>
          <w:p w14:paraId="0000036E"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8" w:type="dxa"/>
            <w:vMerge/>
            <w:tcBorders>
              <w:top w:val="single" w:sz="4" w:space="0" w:color="000000"/>
              <w:bottom w:val="nil"/>
            </w:tcBorders>
            <w:vAlign w:val="bottom"/>
          </w:tcPr>
          <w:p w14:paraId="0000036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370"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335BAC6C" w14:textId="77777777">
        <w:trPr>
          <w:trHeight w:val="290"/>
        </w:trPr>
        <w:tc>
          <w:tcPr>
            <w:tcW w:w="791" w:type="dxa"/>
            <w:vMerge/>
            <w:tcBorders>
              <w:top w:val="single" w:sz="4" w:space="0" w:color="000000"/>
              <w:bottom w:val="nil"/>
            </w:tcBorders>
            <w:vAlign w:val="bottom"/>
          </w:tcPr>
          <w:p w14:paraId="00000371"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331" w:type="dxa"/>
            <w:vMerge/>
            <w:tcBorders>
              <w:top w:val="single" w:sz="4" w:space="0" w:color="000000"/>
              <w:bottom w:val="nil"/>
            </w:tcBorders>
            <w:vAlign w:val="bottom"/>
          </w:tcPr>
          <w:p w14:paraId="00000372"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417" w:type="dxa"/>
            <w:tcBorders>
              <w:bottom w:val="single" w:sz="4" w:space="0" w:color="000000"/>
            </w:tcBorders>
            <w:vAlign w:val="bottom"/>
          </w:tcPr>
          <w:p w14:paraId="00000373" w14:textId="77777777" w:rsidR="00E70473" w:rsidRDefault="00000000">
            <w:pPr>
              <w:rPr>
                <w:color w:val="000000"/>
                <w:sz w:val="22"/>
                <w:szCs w:val="22"/>
              </w:rPr>
            </w:pPr>
            <w:r>
              <w:rPr>
                <w:color w:val="000000"/>
                <w:sz w:val="22"/>
                <w:szCs w:val="22"/>
              </w:rPr>
              <w:t>Z. Inflation</w:t>
            </w:r>
          </w:p>
        </w:tc>
        <w:tc>
          <w:tcPr>
            <w:tcW w:w="656" w:type="dxa"/>
            <w:vMerge/>
            <w:tcBorders>
              <w:top w:val="single" w:sz="4" w:space="0" w:color="000000"/>
              <w:bottom w:val="nil"/>
            </w:tcBorders>
            <w:vAlign w:val="bottom"/>
          </w:tcPr>
          <w:p w14:paraId="0000037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3" w:type="dxa"/>
            <w:vMerge/>
            <w:tcBorders>
              <w:top w:val="single" w:sz="4" w:space="0" w:color="000000"/>
              <w:bottom w:val="nil"/>
            </w:tcBorders>
            <w:vAlign w:val="bottom"/>
          </w:tcPr>
          <w:p w14:paraId="00000375"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tcBorders>
              <w:bottom w:val="single" w:sz="4" w:space="0" w:color="000000"/>
            </w:tcBorders>
            <w:vAlign w:val="bottom"/>
          </w:tcPr>
          <w:p w14:paraId="00000376" w14:textId="77777777" w:rsidR="00E70473" w:rsidRDefault="00000000">
            <w:pPr>
              <w:jc w:val="right"/>
              <w:rPr>
                <w:color w:val="000000"/>
                <w:sz w:val="22"/>
                <w:szCs w:val="22"/>
              </w:rPr>
            </w:pPr>
            <w:r>
              <w:rPr>
                <w:color w:val="000000"/>
                <w:sz w:val="22"/>
                <w:szCs w:val="22"/>
              </w:rPr>
              <w:t>-0.658</w:t>
            </w:r>
          </w:p>
        </w:tc>
        <w:tc>
          <w:tcPr>
            <w:tcW w:w="850" w:type="dxa"/>
            <w:tcBorders>
              <w:bottom w:val="single" w:sz="4" w:space="0" w:color="000000"/>
            </w:tcBorders>
            <w:vAlign w:val="bottom"/>
          </w:tcPr>
          <w:p w14:paraId="00000377" w14:textId="77777777" w:rsidR="00E70473" w:rsidRDefault="00000000">
            <w:pPr>
              <w:jc w:val="right"/>
              <w:rPr>
                <w:color w:val="000000"/>
                <w:sz w:val="22"/>
                <w:szCs w:val="22"/>
              </w:rPr>
            </w:pPr>
            <w:r>
              <w:rPr>
                <w:color w:val="000000"/>
                <w:sz w:val="22"/>
                <w:szCs w:val="22"/>
              </w:rPr>
              <w:t>&lt;0.001</w:t>
            </w:r>
          </w:p>
        </w:tc>
        <w:tc>
          <w:tcPr>
            <w:tcW w:w="851" w:type="dxa"/>
            <w:tcBorders>
              <w:bottom w:val="single" w:sz="4" w:space="0" w:color="000000"/>
            </w:tcBorders>
            <w:vAlign w:val="bottom"/>
          </w:tcPr>
          <w:p w14:paraId="00000378" w14:textId="77777777" w:rsidR="00E70473" w:rsidRDefault="00000000">
            <w:pPr>
              <w:jc w:val="right"/>
              <w:rPr>
                <w:color w:val="000000"/>
                <w:sz w:val="22"/>
                <w:szCs w:val="22"/>
              </w:rPr>
            </w:pPr>
            <w:r>
              <w:rPr>
                <w:color w:val="000000"/>
                <w:sz w:val="22"/>
                <w:szCs w:val="22"/>
              </w:rPr>
              <w:t>-1.014</w:t>
            </w:r>
          </w:p>
        </w:tc>
        <w:tc>
          <w:tcPr>
            <w:tcW w:w="850" w:type="dxa"/>
            <w:tcBorders>
              <w:bottom w:val="single" w:sz="4" w:space="0" w:color="000000"/>
            </w:tcBorders>
            <w:vAlign w:val="bottom"/>
          </w:tcPr>
          <w:p w14:paraId="00000379" w14:textId="77777777" w:rsidR="00E70473" w:rsidRDefault="00000000">
            <w:pPr>
              <w:jc w:val="right"/>
              <w:rPr>
                <w:color w:val="000000"/>
                <w:sz w:val="22"/>
                <w:szCs w:val="22"/>
              </w:rPr>
            </w:pPr>
            <w:r>
              <w:rPr>
                <w:color w:val="000000"/>
                <w:sz w:val="22"/>
                <w:szCs w:val="22"/>
              </w:rPr>
              <w:t>-0.303</w:t>
            </w:r>
          </w:p>
        </w:tc>
        <w:tc>
          <w:tcPr>
            <w:tcW w:w="754" w:type="dxa"/>
            <w:tcBorders>
              <w:bottom w:val="single" w:sz="4" w:space="0" w:color="000000"/>
            </w:tcBorders>
            <w:vAlign w:val="bottom"/>
          </w:tcPr>
          <w:p w14:paraId="0000037A" w14:textId="77777777" w:rsidR="00E70473" w:rsidRDefault="00000000">
            <w:pPr>
              <w:jc w:val="right"/>
              <w:rPr>
                <w:color w:val="000000"/>
                <w:sz w:val="22"/>
                <w:szCs w:val="22"/>
              </w:rPr>
            </w:pPr>
            <w:r>
              <w:rPr>
                <w:color w:val="000000"/>
                <w:sz w:val="22"/>
                <w:szCs w:val="22"/>
              </w:rPr>
              <w:t>0.518</w:t>
            </w:r>
          </w:p>
        </w:tc>
        <w:tc>
          <w:tcPr>
            <w:tcW w:w="806" w:type="dxa"/>
            <w:tcBorders>
              <w:bottom w:val="single" w:sz="4" w:space="0" w:color="000000"/>
            </w:tcBorders>
            <w:vAlign w:val="bottom"/>
          </w:tcPr>
          <w:p w14:paraId="0000037B" w14:textId="77777777" w:rsidR="00E70473" w:rsidRDefault="00000000">
            <w:pPr>
              <w:jc w:val="right"/>
              <w:rPr>
                <w:color w:val="000000"/>
                <w:sz w:val="22"/>
                <w:szCs w:val="22"/>
              </w:rPr>
            </w:pPr>
            <w:r>
              <w:rPr>
                <w:color w:val="000000"/>
                <w:sz w:val="22"/>
                <w:szCs w:val="22"/>
              </w:rPr>
              <w:t>0.363</w:t>
            </w:r>
          </w:p>
        </w:tc>
        <w:tc>
          <w:tcPr>
            <w:tcW w:w="711" w:type="dxa"/>
            <w:tcBorders>
              <w:bottom w:val="single" w:sz="4" w:space="0" w:color="000000"/>
            </w:tcBorders>
            <w:vAlign w:val="bottom"/>
          </w:tcPr>
          <w:p w14:paraId="0000037C" w14:textId="77777777" w:rsidR="00E70473" w:rsidRDefault="00000000">
            <w:pPr>
              <w:jc w:val="right"/>
              <w:rPr>
                <w:color w:val="000000"/>
                <w:sz w:val="22"/>
                <w:szCs w:val="22"/>
              </w:rPr>
            </w:pPr>
            <w:r>
              <w:rPr>
                <w:color w:val="000000"/>
                <w:sz w:val="22"/>
                <w:szCs w:val="22"/>
              </w:rPr>
              <w:t>0.739</w:t>
            </w:r>
          </w:p>
        </w:tc>
        <w:tc>
          <w:tcPr>
            <w:tcW w:w="848" w:type="dxa"/>
            <w:vMerge/>
            <w:tcBorders>
              <w:top w:val="single" w:sz="4" w:space="0" w:color="000000"/>
              <w:bottom w:val="nil"/>
            </w:tcBorders>
            <w:vAlign w:val="bottom"/>
          </w:tcPr>
          <w:p w14:paraId="0000037D"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711" w:type="dxa"/>
            <w:vMerge/>
            <w:tcBorders>
              <w:top w:val="single" w:sz="4" w:space="0" w:color="000000"/>
              <w:bottom w:val="nil"/>
            </w:tcBorders>
            <w:vAlign w:val="bottom"/>
          </w:tcPr>
          <w:p w14:paraId="0000037E"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8" w:type="dxa"/>
            <w:vMerge/>
            <w:tcBorders>
              <w:top w:val="single" w:sz="4" w:space="0" w:color="000000"/>
              <w:bottom w:val="nil"/>
            </w:tcBorders>
            <w:vAlign w:val="bottom"/>
          </w:tcPr>
          <w:p w14:paraId="0000037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380"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5EF280CD" w14:textId="77777777">
        <w:trPr>
          <w:trHeight w:val="290"/>
        </w:trPr>
        <w:tc>
          <w:tcPr>
            <w:tcW w:w="791" w:type="dxa"/>
            <w:vMerge w:val="restart"/>
            <w:tcBorders>
              <w:top w:val="single" w:sz="4" w:space="0" w:color="000000"/>
              <w:bottom w:val="nil"/>
            </w:tcBorders>
            <w:vAlign w:val="bottom"/>
          </w:tcPr>
          <w:p w14:paraId="00000381" w14:textId="77777777" w:rsidR="00E70473" w:rsidRDefault="00000000">
            <w:pPr>
              <w:rPr>
                <w:color w:val="000000"/>
                <w:sz w:val="22"/>
                <w:szCs w:val="22"/>
              </w:rPr>
            </w:pPr>
            <w:r>
              <w:rPr>
                <w:color w:val="000000"/>
                <w:sz w:val="22"/>
                <w:szCs w:val="22"/>
              </w:rPr>
              <w:t>All Sites</w:t>
            </w:r>
          </w:p>
        </w:tc>
        <w:tc>
          <w:tcPr>
            <w:tcW w:w="1331" w:type="dxa"/>
            <w:vMerge w:val="restart"/>
            <w:tcBorders>
              <w:top w:val="single" w:sz="4" w:space="0" w:color="000000"/>
              <w:bottom w:val="nil"/>
            </w:tcBorders>
            <w:vAlign w:val="bottom"/>
          </w:tcPr>
          <w:p w14:paraId="00000382" w14:textId="77777777" w:rsidR="00E70473" w:rsidRDefault="00000000">
            <w:pPr>
              <w:rPr>
                <w:color w:val="000000"/>
                <w:sz w:val="22"/>
                <w:szCs w:val="22"/>
              </w:rPr>
            </w:pPr>
            <w:r>
              <w:rPr>
                <w:color w:val="000000"/>
                <w:sz w:val="22"/>
                <w:szCs w:val="22"/>
              </w:rPr>
              <w:t>Escape Gait</w:t>
            </w:r>
          </w:p>
        </w:tc>
        <w:tc>
          <w:tcPr>
            <w:tcW w:w="1417" w:type="dxa"/>
            <w:tcBorders>
              <w:top w:val="single" w:sz="4" w:space="0" w:color="000000"/>
              <w:bottom w:val="nil"/>
            </w:tcBorders>
            <w:vAlign w:val="bottom"/>
          </w:tcPr>
          <w:p w14:paraId="00000383" w14:textId="77777777" w:rsidR="00E70473" w:rsidRDefault="00000000">
            <w:pPr>
              <w:rPr>
                <w:color w:val="000000"/>
                <w:sz w:val="22"/>
                <w:szCs w:val="22"/>
              </w:rPr>
            </w:pPr>
            <w:r>
              <w:rPr>
                <w:color w:val="000000"/>
                <w:sz w:val="22"/>
                <w:szCs w:val="22"/>
              </w:rPr>
              <w:t>City</w:t>
            </w:r>
          </w:p>
        </w:tc>
        <w:tc>
          <w:tcPr>
            <w:tcW w:w="656" w:type="dxa"/>
            <w:vMerge w:val="restart"/>
            <w:tcBorders>
              <w:top w:val="single" w:sz="4" w:space="0" w:color="000000"/>
              <w:bottom w:val="nil"/>
            </w:tcBorders>
            <w:vAlign w:val="bottom"/>
          </w:tcPr>
          <w:p w14:paraId="00000384" w14:textId="77777777" w:rsidR="00E70473" w:rsidRDefault="00000000">
            <w:pPr>
              <w:jc w:val="right"/>
              <w:rPr>
                <w:color w:val="000000"/>
                <w:sz w:val="22"/>
                <w:szCs w:val="22"/>
              </w:rPr>
            </w:pPr>
            <w:r>
              <w:rPr>
                <w:color w:val="000000"/>
                <w:sz w:val="22"/>
                <w:szCs w:val="22"/>
              </w:rPr>
              <w:t>1156</w:t>
            </w:r>
          </w:p>
        </w:tc>
        <w:tc>
          <w:tcPr>
            <w:tcW w:w="903" w:type="dxa"/>
            <w:vMerge w:val="restart"/>
            <w:tcBorders>
              <w:top w:val="single" w:sz="4" w:space="0" w:color="000000"/>
              <w:bottom w:val="nil"/>
            </w:tcBorders>
            <w:vAlign w:val="bottom"/>
          </w:tcPr>
          <w:p w14:paraId="00000385" w14:textId="77777777" w:rsidR="00E70473" w:rsidRDefault="00000000">
            <w:pPr>
              <w:jc w:val="right"/>
              <w:rPr>
                <w:color w:val="000000"/>
                <w:sz w:val="22"/>
                <w:szCs w:val="22"/>
              </w:rPr>
            </w:pPr>
            <w:r>
              <w:rPr>
                <w:color w:val="000000"/>
                <w:sz w:val="22"/>
                <w:szCs w:val="22"/>
              </w:rPr>
              <w:t>819.4</w:t>
            </w:r>
          </w:p>
        </w:tc>
        <w:tc>
          <w:tcPr>
            <w:tcW w:w="851" w:type="dxa"/>
            <w:tcBorders>
              <w:top w:val="single" w:sz="4" w:space="0" w:color="000000"/>
              <w:bottom w:val="nil"/>
            </w:tcBorders>
            <w:vAlign w:val="bottom"/>
          </w:tcPr>
          <w:p w14:paraId="00000386" w14:textId="77777777" w:rsidR="00E70473" w:rsidRDefault="00000000">
            <w:pPr>
              <w:jc w:val="right"/>
              <w:rPr>
                <w:color w:val="000000"/>
                <w:sz w:val="22"/>
                <w:szCs w:val="22"/>
              </w:rPr>
            </w:pPr>
            <w:r>
              <w:rPr>
                <w:color w:val="000000"/>
                <w:sz w:val="22"/>
                <w:szCs w:val="22"/>
              </w:rPr>
              <w:t>-1.738</w:t>
            </w:r>
          </w:p>
        </w:tc>
        <w:tc>
          <w:tcPr>
            <w:tcW w:w="850" w:type="dxa"/>
            <w:tcBorders>
              <w:top w:val="single" w:sz="4" w:space="0" w:color="000000"/>
              <w:bottom w:val="nil"/>
            </w:tcBorders>
            <w:vAlign w:val="bottom"/>
          </w:tcPr>
          <w:p w14:paraId="00000387" w14:textId="77777777" w:rsidR="00E70473" w:rsidRDefault="00000000">
            <w:pPr>
              <w:rPr>
                <w:color w:val="000000"/>
                <w:sz w:val="22"/>
                <w:szCs w:val="22"/>
              </w:rPr>
            </w:pPr>
            <w:r>
              <w:rPr>
                <w:color w:val="000000"/>
                <w:sz w:val="22"/>
                <w:szCs w:val="22"/>
              </w:rPr>
              <w:t>&lt;0.001</w:t>
            </w:r>
          </w:p>
        </w:tc>
        <w:tc>
          <w:tcPr>
            <w:tcW w:w="851" w:type="dxa"/>
            <w:tcBorders>
              <w:top w:val="single" w:sz="4" w:space="0" w:color="000000"/>
              <w:bottom w:val="nil"/>
            </w:tcBorders>
            <w:vAlign w:val="bottom"/>
          </w:tcPr>
          <w:p w14:paraId="00000388" w14:textId="77777777" w:rsidR="00E70473" w:rsidRDefault="00000000">
            <w:pPr>
              <w:jc w:val="right"/>
              <w:rPr>
                <w:color w:val="000000"/>
                <w:sz w:val="22"/>
                <w:szCs w:val="22"/>
              </w:rPr>
            </w:pPr>
            <w:r>
              <w:rPr>
                <w:color w:val="000000"/>
                <w:sz w:val="22"/>
                <w:szCs w:val="22"/>
              </w:rPr>
              <w:t>-2.247</w:t>
            </w:r>
          </w:p>
        </w:tc>
        <w:tc>
          <w:tcPr>
            <w:tcW w:w="850" w:type="dxa"/>
            <w:tcBorders>
              <w:top w:val="single" w:sz="4" w:space="0" w:color="000000"/>
              <w:bottom w:val="nil"/>
            </w:tcBorders>
            <w:vAlign w:val="bottom"/>
          </w:tcPr>
          <w:p w14:paraId="00000389" w14:textId="77777777" w:rsidR="00E70473" w:rsidRDefault="00000000">
            <w:pPr>
              <w:jc w:val="right"/>
              <w:rPr>
                <w:color w:val="000000"/>
                <w:sz w:val="22"/>
                <w:szCs w:val="22"/>
              </w:rPr>
            </w:pPr>
            <w:r>
              <w:rPr>
                <w:color w:val="000000"/>
                <w:sz w:val="22"/>
                <w:szCs w:val="22"/>
              </w:rPr>
              <w:t>-1.229</w:t>
            </w:r>
          </w:p>
        </w:tc>
        <w:tc>
          <w:tcPr>
            <w:tcW w:w="754" w:type="dxa"/>
            <w:tcBorders>
              <w:top w:val="single" w:sz="4" w:space="0" w:color="000000"/>
              <w:bottom w:val="nil"/>
            </w:tcBorders>
            <w:vAlign w:val="bottom"/>
          </w:tcPr>
          <w:p w14:paraId="0000038A" w14:textId="77777777" w:rsidR="00E70473" w:rsidRDefault="00000000">
            <w:pPr>
              <w:jc w:val="right"/>
              <w:rPr>
                <w:color w:val="000000"/>
                <w:sz w:val="22"/>
                <w:szCs w:val="22"/>
              </w:rPr>
            </w:pPr>
            <w:r>
              <w:rPr>
                <w:color w:val="000000"/>
                <w:sz w:val="22"/>
                <w:szCs w:val="22"/>
              </w:rPr>
              <w:t>0.176</w:t>
            </w:r>
          </w:p>
        </w:tc>
        <w:tc>
          <w:tcPr>
            <w:tcW w:w="806" w:type="dxa"/>
            <w:tcBorders>
              <w:top w:val="single" w:sz="4" w:space="0" w:color="000000"/>
              <w:bottom w:val="nil"/>
            </w:tcBorders>
            <w:vAlign w:val="bottom"/>
          </w:tcPr>
          <w:p w14:paraId="0000038B" w14:textId="77777777" w:rsidR="00E70473" w:rsidRDefault="00000000">
            <w:pPr>
              <w:jc w:val="right"/>
              <w:rPr>
                <w:color w:val="000000"/>
                <w:sz w:val="22"/>
                <w:szCs w:val="22"/>
              </w:rPr>
            </w:pPr>
            <w:r>
              <w:rPr>
                <w:color w:val="000000"/>
                <w:sz w:val="22"/>
                <w:szCs w:val="22"/>
              </w:rPr>
              <w:t>0.106</w:t>
            </w:r>
          </w:p>
        </w:tc>
        <w:tc>
          <w:tcPr>
            <w:tcW w:w="711" w:type="dxa"/>
            <w:tcBorders>
              <w:top w:val="single" w:sz="4" w:space="0" w:color="000000"/>
              <w:bottom w:val="nil"/>
            </w:tcBorders>
            <w:vAlign w:val="bottom"/>
          </w:tcPr>
          <w:p w14:paraId="0000038C" w14:textId="77777777" w:rsidR="00E70473" w:rsidRDefault="00000000">
            <w:pPr>
              <w:jc w:val="right"/>
              <w:rPr>
                <w:color w:val="000000"/>
                <w:sz w:val="22"/>
                <w:szCs w:val="22"/>
              </w:rPr>
            </w:pPr>
            <w:r>
              <w:rPr>
                <w:color w:val="000000"/>
                <w:sz w:val="22"/>
                <w:szCs w:val="22"/>
              </w:rPr>
              <w:t>0.293</w:t>
            </w:r>
          </w:p>
        </w:tc>
        <w:tc>
          <w:tcPr>
            <w:tcW w:w="848" w:type="dxa"/>
            <w:vMerge w:val="restart"/>
            <w:tcBorders>
              <w:top w:val="single" w:sz="4" w:space="0" w:color="000000"/>
              <w:bottom w:val="nil"/>
            </w:tcBorders>
            <w:vAlign w:val="bottom"/>
          </w:tcPr>
          <w:p w14:paraId="0000038D" w14:textId="77777777" w:rsidR="00E70473" w:rsidRDefault="00000000">
            <w:pPr>
              <w:jc w:val="right"/>
              <w:rPr>
                <w:color w:val="000000"/>
                <w:sz w:val="22"/>
                <w:szCs w:val="22"/>
              </w:rPr>
            </w:pPr>
            <w:r>
              <w:rPr>
                <w:color w:val="000000"/>
                <w:sz w:val="22"/>
                <w:szCs w:val="22"/>
              </w:rPr>
              <w:t>0.098</w:t>
            </w:r>
          </w:p>
        </w:tc>
        <w:tc>
          <w:tcPr>
            <w:tcW w:w="711" w:type="dxa"/>
            <w:vMerge w:val="restart"/>
            <w:tcBorders>
              <w:top w:val="single" w:sz="4" w:space="0" w:color="000000"/>
              <w:bottom w:val="nil"/>
            </w:tcBorders>
            <w:vAlign w:val="bottom"/>
          </w:tcPr>
          <w:p w14:paraId="0000038E" w14:textId="77777777" w:rsidR="00E70473" w:rsidRDefault="00000000">
            <w:pPr>
              <w:jc w:val="right"/>
              <w:rPr>
                <w:color w:val="000000"/>
                <w:sz w:val="22"/>
                <w:szCs w:val="22"/>
              </w:rPr>
            </w:pPr>
            <w:r>
              <w:rPr>
                <w:color w:val="000000"/>
                <w:sz w:val="22"/>
                <w:szCs w:val="22"/>
              </w:rPr>
              <w:t>0.139</w:t>
            </w:r>
          </w:p>
        </w:tc>
        <w:tc>
          <w:tcPr>
            <w:tcW w:w="848" w:type="dxa"/>
            <w:vMerge w:val="restart"/>
            <w:tcBorders>
              <w:top w:val="single" w:sz="4" w:space="0" w:color="000000"/>
              <w:bottom w:val="nil"/>
            </w:tcBorders>
            <w:vAlign w:val="bottom"/>
          </w:tcPr>
          <w:p w14:paraId="0000038F" w14:textId="77777777" w:rsidR="00E70473" w:rsidRDefault="00000000">
            <w:pPr>
              <w:jc w:val="right"/>
              <w:rPr>
                <w:color w:val="000000"/>
                <w:sz w:val="22"/>
                <w:szCs w:val="22"/>
              </w:rPr>
            </w:pPr>
            <w:r>
              <w:rPr>
                <w:color w:val="000000"/>
                <w:sz w:val="22"/>
                <w:szCs w:val="22"/>
              </w:rPr>
              <w:t>0.106</w:t>
            </w:r>
          </w:p>
        </w:tc>
        <w:tc>
          <w:tcPr>
            <w:tcW w:w="851" w:type="dxa"/>
            <w:vMerge w:val="restart"/>
            <w:tcBorders>
              <w:top w:val="single" w:sz="4" w:space="0" w:color="000000"/>
              <w:bottom w:val="nil"/>
            </w:tcBorders>
            <w:vAlign w:val="bottom"/>
          </w:tcPr>
          <w:p w14:paraId="00000390" w14:textId="77777777" w:rsidR="00E70473" w:rsidRDefault="00000000">
            <w:pPr>
              <w:rPr>
                <w:color w:val="000000"/>
                <w:sz w:val="22"/>
                <w:szCs w:val="22"/>
              </w:rPr>
            </w:pPr>
            <w:r>
              <w:rPr>
                <w:color w:val="000000"/>
                <w:sz w:val="22"/>
                <w:szCs w:val="22"/>
              </w:rPr>
              <w:t>&lt;0.001</w:t>
            </w:r>
          </w:p>
        </w:tc>
      </w:tr>
      <w:tr w:rsidR="00E70473" w14:paraId="184422F3" w14:textId="77777777">
        <w:trPr>
          <w:trHeight w:val="290"/>
        </w:trPr>
        <w:tc>
          <w:tcPr>
            <w:tcW w:w="791" w:type="dxa"/>
            <w:vMerge/>
            <w:tcBorders>
              <w:top w:val="single" w:sz="4" w:space="0" w:color="000000"/>
              <w:bottom w:val="nil"/>
            </w:tcBorders>
            <w:vAlign w:val="bottom"/>
          </w:tcPr>
          <w:p w14:paraId="00000391"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331" w:type="dxa"/>
            <w:vMerge/>
            <w:tcBorders>
              <w:top w:val="single" w:sz="4" w:space="0" w:color="000000"/>
              <w:bottom w:val="nil"/>
            </w:tcBorders>
            <w:vAlign w:val="bottom"/>
          </w:tcPr>
          <w:p w14:paraId="00000392"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417" w:type="dxa"/>
            <w:tcBorders>
              <w:top w:val="nil"/>
              <w:bottom w:val="single" w:sz="4" w:space="0" w:color="000000"/>
            </w:tcBorders>
            <w:vAlign w:val="bottom"/>
          </w:tcPr>
          <w:p w14:paraId="00000393" w14:textId="77777777" w:rsidR="00E70473" w:rsidRDefault="00000000">
            <w:pPr>
              <w:rPr>
                <w:color w:val="000000"/>
                <w:sz w:val="22"/>
                <w:szCs w:val="22"/>
              </w:rPr>
            </w:pPr>
            <w:r>
              <w:rPr>
                <w:color w:val="000000"/>
                <w:sz w:val="22"/>
                <w:szCs w:val="22"/>
              </w:rPr>
              <w:t>Group Size</w:t>
            </w:r>
          </w:p>
        </w:tc>
        <w:tc>
          <w:tcPr>
            <w:tcW w:w="656" w:type="dxa"/>
            <w:vMerge/>
            <w:tcBorders>
              <w:top w:val="single" w:sz="4" w:space="0" w:color="000000"/>
              <w:bottom w:val="nil"/>
            </w:tcBorders>
            <w:vAlign w:val="bottom"/>
          </w:tcPr>
          <w:p w14:paraId="0000039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3" w:type="dxa"/>
            <w:vMerge/>
            <w:tcBorders>
              <w:top w:val="single" w:sz="4" w:space="0" w:color="000000"/>
              <w:bottom w:val="nil"/>
            </w:tcBorders>
            <w:vAlign w:val="bottom"/>
          </w:tcPr>
          <w:p w14:paraId="00000395"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tcBorders>
              <w:top w:val="nil"/>
              <w:bottom w:val="single" w:sz="4" w:space="0" w:color="000000"/>
            </w:tcBorders>
            <w:vAlign w:val="bottom"/>
          </w:tcPr>
          <w:p w14:paraId="00000396" w14:textId="77777777" w:rsidR="00E70473" w:rsidRDefault="00000000">
            <w:pPr>
              <w:jc w:val="right"/>
              <w:rPr>
                <w:color w:val="000000"/>
                <w:sz w:val="22"/>
                <w:szCs w:val="22"/>
              </w:rPr>
            </w:pPr>
            <w:r>
              <w:rPr>
                <w:color w:val="000000"/>
                <w:sz w:val="22"/>
                <w:szCs w:val="22"/>
              </w:rPr>
              <w:t>-0.159</w:t>
            </w:r>
          </w:p>
        </w:tc>
        <w:tc>
          <w:tcPr>
            <w:tcW w:w="850" w:type="dxa"/>
            <w:tcBorders>
              <w:top w:val="nil"/>
              <w:bottom w:val="single" w:sz="4" w:space="0" w:color="000000"/>
            </w:tcBorders>
            <w:vAlign w:val="bottom"/>
          </w:tcPr>
          <w:p w14:paraId="00000397" w14:textId="77777777" w:rsidR="00E70473" w:rsidRDefault="00000000">
            <w:pPr>
              <w:jc w:val="right"/>
              <w:rPr>
                <w:color w:val="000000"/>
                <w:sz w:val="22"/>
                <w:szCs w:val="22"/>
              </w:rPr>
            </w:pPr>
            <w:r>
              <w:rPr>
                <w:color w:val="000000"/>
                <w:sz w:val="22"/>
                <w:szCs w:val="22"/>
              </w:rPr>
              <w:t>0.120</w:t>
            </w:r>
          </w:p>
        </w:tc>
        <w:tc>
          <w:tcPr>
            <w:tcW w:w="851" w:type="dxa"/>
            <w:tcBorders>
              <w:top w:val="nil"/>
              <w:bottom w:val="single" w:sz="4" w:space="0" w:color="000000"/>
            </w:tcBorders>
            <w:vAlign w:val="bottom"/>
          </w:tcPr>
          <w:p w14:paraId="00000398" w14:textId="77777777" w:rsidR="00E70473" w:rsidRDefault="00000000">
            <w:pPr>
              <w:jc w:val="right"/>
              <w:rPr>
                <w:color w:val="000000"/>
                <w:sz w:val="22"/>
                <w:szCs w:val="22"/>
              </w:rPr>
            </w:pPr>
            <w:r>
              <w:rPr>
                <w:color w:val="000000"/>
                <w:sz w:val="22"/>
                <w:szCs w:val="22"/>
              </w:rPr>
              <w:t>-0.359</w:t>
            </w:r>
          </w:p>
        </w:tc>
        <w:tc>
          <w:tcPr>
            <w:tcW w:w="850" w:type="dxa"/>
            <w:tcBorders>
              <w:top w:val="nil"/>
              <w:bottom w:val="single" w:sz="4" w:space="0" w:color="000000"/>
            </w:tcBorders>
            <w:vAlign w:val="bottom"/>
          </w:tcPr>
          <w:p w14:paraId="00000399" w14:textId="77777777" w:rsidR="00E70473" w:rsidRDefault="00000000">
            <w:pPr>
              <w:jc w:val="right"/>
              <w:rPr>
                <w:color w:val="000000"/>
                <w:sz w:val="22"/>
                <w:szCs w:val="22"/>
              </w:rPr>
            </w:pPr>
            <w:r>
              <w:rPr>
                <w:color w:val="000000"/>
                <w:sz w:val="22"/>
                <w:szCs w:val="22"/>
              </w:rPr>
              <w:t>0.042</w:t>
            </w:r>
          </w:p>
        </w:tc>
        <w:tc>
          <w:tcPr>
            <w:tcW w:w="754" w:type="dxa"/>
            <w:tcBorders>
              <w:top w:val="nil"/>
              <w:bottom w:val="single" w:sz="4" w:space="0" w:color="000000"/>
            </w:tcBorders>
            <w:vAlign w:val="bottom"/>
          </w:tcPr>
          <w:p w14:paraId="0000039A" w14:textId="77777777" w:rsidR="00E70473" w:rsidRDefault="00000000">
            <w:pPr>
              <w:jc w:val="right"/>
              <w:rPr>
                <w:color w:val="000000"/>
                <w:sz w:val="22"/>
                <w:szCs w:val="22"/>
              </w:rPr>
            </w:pPr>
            <w:r>
              <w:rPr>
                <w:color w:val="000000"/>
                <w:sz w:val="22"/>
                <w:szCs w:val="22"/>
              </w:rPr>
              <w:t>0.777</w:t>
            </w:r>
          </w:p>
        </w:tc>
        <w:tc>
          <w:tcPr>
            <w:tcW w:w="806" w:type="dxa"/>
            <w:tcBorders>
              <w:top w:val="nil"/>
              <w:bottom w:val="single" w:sz="4" w:space="0" w:color="000000"/>
            </w:tcBorders>
            <w:vAlign w:val="bottom"/>
          </w:tcPr>
          <w:p w14:paraId="0000039B" w14:textId="77777777" w:rsidR="00E70473" w:rsidRDefault="00000000">
            <w:pPr>
              <w:jc w:val="right"/>
              <w:rPr>
                <w:color w:val="000000"/>
                <w:sz w:val="22"/>
                <w:szCs w:val="22"/>
              </w:rPr>
            </w:pPr>
            <w:r>
              <w:rPr>
                <w:color w:val="000000"/>
                <w:sz w:val="22"/>
                <w:szCs w:val="22"/>
              </w:rPr>
              <w:t>0.565</w:t>
            </w:r>
          </w:p>
        </w:tc>
        <w:tc>
          <w:tcPr>
            <w:tcW w:w="711" w:type="dxa"/>
            <w:tcBorders>
              <w:top w:val="nil"/>
              <w:bottom w:val="single" w:sz="4" w:space="0" w:color="000000"/>
            </w:tcBorders>
            <w:vAlign w:val="bottom"/>
          </w:tcPr>
          <w:p w14:paraId="0000039C" w14:textId="77777777" w:rsidR="00E70473" w:rsidRDefault="00000000">
            <w:pPr>
              <w:jc w:val="right"/>
              <w:rPr>
                <w:color w:val="000000"/>
                <w:sz w:val="22"/>
                <w:szCs w:val="22"/>
              </w:rPr>
            </w:pPr>
            <w:r>
              <w:rPr>
                <w:color w:val="000000"/>
                <w:sz w:val="22"/>
                <w:szCs w:val="22"/>
              </w:rPr>
              <w:t>1.068</w:t>
            </w:r>
          </w:p>
        </w:tc>
        <w:tc>
          <w:tcPr>
            <w:tcW w:w="848" w:type="dxa"/>
            <w:vMerge/>
            <w:tcBorders>
              <w:top w:val="single" w:sz="4" w:space="0" w:color="000000"/>
              <w:bottom w:val="nil"/>
            </w:tcBorders>
            <w:vAlign w:val="bottom"/>
          </w:tcPr>
          <w:p w14:paraId="0000039D"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711" w:type="dxa"/>
            <w:vMerge/>
            <w:tcBorders>
              <w:top w:val="single" w:sz="4" w:space="0" w:color="000000"/>
              <w:bottom w:val="nil"/>
            </w:tcBorders>
            <w:vAlign w:val="bottom"/>
          </w:tcPr>
          <w:p w14:paraId="0000039E"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8" w:type="dxa"/>
            <w:vMerge/>
            <w:tcBorders>
              <w:top w:val="single" w:sz="4" w:space="0" w:color="000000"/>
              <w:bottom w:val="nil"/>
            </w:tcBorders>
            <w:vAlign w:val="bottom"/>
          </w:tcPr>
          <w:p w14:paraId="0000039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3A0"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08FD7C07" w14:textId="77777777">
        <w:trPr>
          <w:trHeight w:val="290"/>
        </w:trPr>
        <w:tc>
          <w:tcPr>
            <w:tcW w:w="791" w:type="dxa"/>
            <w:tcBorders>
              <w:top w:val="single" w:sz="4" w:space="0" w:color="000000"/>
              <w:bottom w:val="single" w:sz="4" w:space="0" w:color="000000"/>
            </w:tcBorders>
            <w:vAlign w:val="bottom"/>
          </w:tcPr>
          <w:p w14:paraId="000003A1" w14:textId="77777777" w:rsidR="00E70473" w:rsidRDefault="00000000">
            <w:pPr>
              <w:rPr>
                <w:color w:val="000000"/>
                <w:sz w:val="22"/>
                <w:szCs w:val="22"/>
              </w:rPr>
            </w:pPr>
            <w:r>
              <w:rPr>
                <w:color w:val="000000"/>
                <w:sz w:val="22"/>
                <w:szCs w:val="22"/>
              </w:rPr>
              <w:t>All Sites</w:t>
            </w:r>
          </w:p>
        </w:tc>
        <w:tc>
          <w:tcPr>
            <w:tcW w:w="1331" w:type="dxa"/>
            <w:tcBorders>
              <w:top w:val="single" w:sz="4" w:space="0" w:color="000000"/>
              <w:bottom w:val="single" w:sz="4" w:space="0" w:color="000000"/>
            </w:tcBorders>
            <w:vAlign w:val="bottom"/>
          </w:tcPr>
          <w:p w14:paraId="000003A2" w14:textId="77777777" w:rsidR="00E70473" w:rsidRDefault="00000000">
            <w:pPr>
              <w:rPr>
                <w:color w:val="000000"/>
                <w:sz w:val="22"/>
                <w:szCs w:val="22"/>
              </w:rPr>
            </w:pPr>
            <w:r>
              <w:rPr>
                <w:color w:val="000000"/>
                <w:sz w:val="22"/>
                <w:szCs w:val="22"/>
              </w:rPr>
              <w:t>Solves</w:t>
            </w:r>
          </w:p>
        </w:tc>
        <w:tc>
          <w:tcPr>
            <w:tcW w:w="1417" w:type="dxa"/>
            <w:tcBorders>
              <w:top w:val="single" w:sz="4" w:space="0" w:color="000000"/>
              <w:bottom w:val="single" w:sz="4" w:space="0" w:color="000000"/>
            </w:tcBorders>
            <w:vAlign w:val="bottom"/>
          </w:tcPr>
          <w:p w14:paraId="000003A3" w14:textId="77777777" w:rsidR="00E70473" w:rsidRDefault="00000000">
            <w:pPr>
              <w:rPr>
                <w:color w:val="000000"/>
                <w:sz w:val="22"/>
                <w:szCs w:val="22"/>
              </w:rPr>
            </w:pPr>
            <w:r>
              <w:rPr>
                <w:color w:val="000000"/>
                <w:sz w:val="22"/>
                <w:szCs w:val="22"/>
              </w:rPr>
              <w:t>City</w:t>
            </w:r>
          </w:p>
        </w:tc>
        <w:tc>
          <w:tcPr>
            <w:tcW w:w="656" w:type="dxa"/>
            <w:tcBorders>
              <w:top w:val="single" w:sz="4" w:space="0" w:color="000000"/>
              <w:bottom w:val="single" w:sz="4" w:space="0" w:color="000000"/>
            </w:tcBorders>
            <w:vAlign w:val="bottom"/>
          </w:tcPr>
          <w:p w14:paraId="000003A4" w14:textId="77777777" w:rsidR="00E70473" w:rsidRDefault="00000000">
            <w:pPr>
              <w:jc w:val="right"/>
              <w:rPr>
                <w:color w:val="000000"/>
                <w:sz w:val="22"/>
                <w:szCs w:val="22"/>
              </w:rPr>
            </w:pPr>
            <w:r>
              <w:rPr>
                <w:color w:val="000000"/>
                <w:sz w:val="22"/>
                <w:szCs w:val="22"/>
              </w:rPr>
              <w:t>1156</w:t>
            </w:r>
          </w:p>
        </w:tc>
        <w:tc>
          <w:tcPr>
            <w:tcW w:w="903" w:type="dxa"/>
            <w:tcBorders>
              <w:top w:val="single" w:sz="4" w:space="0" w:color="000000"/>
              <w:bottom w:val="single" w:sz="4" w:space="0" w:color="000000"/>
            </w:tcBorders>
            <w:vAlign w:val="bottom"/>
          </w:tcPr>
          <w:p w14:paraId="000003A5" w14:textId="77777777" w:rsidR="00E70473" w:rsidRDefault="00000000">
            <w:pPr>
              <w:jc w:val="right"/>
              <w:rPr>
                <w:color w:val="000000"/>
                <w:sz w:val="22"/>
                <w:szCs w:val="22"/>
              </w:rPr>
            </w:pPr>
            <w:r>
              <w:rPr>
                <w:color w:val="000000"/>
                <w:sz w:val="22"/>
                <w:szCs w:val="22"/>
              </w:rPr>
              <w:t>358.7</w:t>
            </w:r>
          </w:p>
        </w:tc>
        <w:tc>
          <w:tcPr>
            <w:tcW w:w="851" w:type="dxa"/>
            <w:tcBorders>
              <w:top w:val="single" w:sz="4" w:space="0" w:color="000000"/>
              <w:bottom w:val="single" w:sz="4" w:space="0" w:color="000000"/>
            </w:tcBorders>
            <w:vAlign w:val="bottom"/>
          </w:tcPr>
          <w:p w14:paraId="000003A6" w14:textId="77777777" w:rsidR="00E70473" w:rsidRDefault="00000000">
            <w:pPr>
              <w:jc w:val="right"/>
              <w:rPr>
                <w:color w:val="000000"/>
                <w:sz w:val="22"/>
                <w:szCs w:val="22"/>
              </w:rPr>
            </w:pPr>
            <w:r>
              <w:rPr>
                <w:color w:val="000000"/>
                <w:sz w:val="22"/>
                <w:szCs w:val="22"/>
              </w:rPr>
              <w:t>20.014</w:t>
            </w:r>
          </w:p>
        </w:tc>
        <w:tc>
          <w:tcPr>
            <w:tcW w:w="850" w:type="dxa"/>
            <w:tcBorders>
              <w:top w:val="single" w:sz="4" w:space="0" w:color="000000"/>
              <w:bottom w:val="single" w:sz="4" w:space="0" w:color="000000"/>
            </w:tcBorders>
            <w:vAlign w:val="bottom"/>
          </w:tcPr>
          <w:p w14:paraId="000003A7" w14:textId="77777777" w:rsidR="00E70473" w:rsidRDefault="00000000">
            <w:pPr>
              <w:jc w:val="right"/>
              <w:rPr>
                <w:color w:val="000000"/>
                <w:sz w:val="22"/>
                <w:szCs w:val="22"/>
              </w:rPr>
            </w:pPr>
            <w:r>
              <w:rPr>
                <w:color w:val="000000"/>
                <w:sz w:val="22"/>
                <w:szCs w:val="22"/>
              </w:rPr>
              <w:t>0.998</w:t>
            </w:r>
          </w:p>
        </w:tc>
        <w:tc>
          <w:tcPr>
            <w:tcW w:w="851" w:type="dxa"/>
            <w:tcBorders>
              <w:top w:val="single" w:sz="4" w:space="0" w:color="000000"/>
              <w:bottom w:val="single" w:sz="4" w:space="0" w:color="000000"/>
            </w:tcBorders>
            <w:vAlign w:val="bottom"/>
          </w:tcPr>
          <w:p w14:paraId="000003A8" w14:textId="77777777" w:rsidR="00E70473" w:rsidRDefault="00000000">
            <w:pPr>
              <w:rPr>
                <w:color w:val="000000"/>
                <w:sz w:val="22"/>
                <w:szCs w:val="22"/>
              </w:rPr>
            </w:pPr>
            <w:r>
              <w:rPr>
                <w:color w:val="000000"/>
                <w:sz w:val="22"/>
                <w:szCs w:val="22"/>
              </w:rPr>
              <w:t>NA</w:t>
            </w:r>
          </w:p>
        </w:tc>
        <w:tc>
          <w:tcPr>
            <w:tcW w:w="850" w:type="dxa"/>
            <w:tcBorders>
              <w:top w:val="single" w:sz="4" w:space="0" w:color="000000"/>
              <w:bottom w:val="single" w:sz="4" w:space="0" w:color="000000"/>
            </w:tcBorders>
            <w:vAlign w:val="bottom"/>
          </w:tcPr>
          <w:p w14:paraId="000003A9" w14:textId="77777777" w:rsidR="00E70473" w:rsidRDefault="00000000">
            <w:pPr>
              <w:rPr>
                <w:color w:val="000000"/>
                <w:sz w:val="22"/>
                <w:szCs w:val="22"/>
              </w:rPr>
            </w:pPr>
            <w:r>
              <w:rPr>
                <w:color w:val="000000"/>
                <w:sz w:val="22"/>
                <w:szCs w:val="22"/>
              </w:rPr>
              <w:t>NA</w:t>
            </w:r>
          </w:p>
        </w:tc>
        <w:tc>
          <w:tcPr>
            <w:tcW w:w="754" w:type="dxa"/>
            <w:tcBorders>
              <w:top w:val="single" w:sz="4" w:space="0" w:color="000000"/>
              <w:bottom w:val="single" w:sz="4" w:space="0" w:color="000000"/>
            </w:tcBorders>
            <w:vAlign w:val="bottom"/>
          </w:tcPr>
          <w:p w14:paraId="000003AA" w14:textId="77777777" w:rsidR="00E70473" w:rsidRDefault="00000000">
            <w:pPr>
              <w:rPr>
                <w:color w:val="000000"/>
                <w:sz w:val="22"/>
                <w:szCs w:val="22"/>
              </w:rPr>
            </w:pPr>
            <w:r>
              <w:rPr>
                <w:color w:val="000000"/>
                <w:sz w:val="22"/>
                <w:szCs w:val="22"/>
              </w:rPr>
              <w:t>NA</w:t>
            </w:r>
          </w:p>
        </w:tc>
        <w:tc>
          <w:tcPr>
            <w:tcW w:w="806" w:type="dxa"/>
            <w:tcBorders>
              <w:top w:val="single" w:sz="4" w:space="0" w:color="000000"/>
              <w:bottom w:val="single" w:sz="4" w:space="0" w:color="000000"/>
            </w:tcBorders>
            <w:vAlign w:val="bottom"/>
          </w:tcPr>
          <w:p w14:paraId="000003AB" w14:textId="77777777" w:rsidR="00E70473" w:rsidRDefault="00000000">
            <w:pPr>
              <w:rPr>
                <w:color w:val="000000"/>
                <w:sz w:val="22"/>
                <w:szCs w:val="22"/>
              </w:rPr>
            </w:pPr>
            <w:r>
              <w:rPr>
                <w:color w:val="000000"/>
                <w:sz w:val="22"/>
                <w:szCs w:val="22"/>
              </w:rPr>
              <w:t>NA</w:t>
            </w:r>
          </w:p>
        </w:tc>
        <w:tc>
          <w:tcPr>
            <w:tcW w:w="711" w:type="dxa"/>
            <w:tcBorders>
              <w:top w:val="single" w:sz="4" w:space="0" w:color="000000"/>
              <w:bottom w:val="single" w:sz="4" w:space="0" w:color="000000"/>
            </w:tcBorders>
            <w:vAlign w:val="bottom"/>
          </w:tcPr>
          <w:p w14:paraId="000003AC" w14:textId="77777777" w:rsidR="00E70473" w:rsidRDefault="00000000">
            <w:pPr>
              <w:rPr>
                <w:color w:val="000000"/>
                <w:sz w:val="22"/>
                <w:szCs w:val="22"/>
              </w:rPr>
            </w:pPr>
            <w:r>
              <w:rPr>
                <w:color w:val="000000"/>
                <w:sz w:val="22"/>
                <w:szCs w:val="22"/>
              </w:rPr>
              <w:t>NA</w:t>
            </w:r>
          </w:p>
        </w:tc>
        <w:tc>
          <w:tcPr>
            <w:tcW w:w="848" w:type="dxa"/>
            <w:tcBorders>
              <w:top w:val="single" w:sz="4" w:space="0" w:color="000000"/>
              <w:bottom w:val="single" w:sz="4" w:space="0" w:color="000000"/>
            </w:tcBorders>
            <w:vAlign w:val="bottom"/>
          </w:tcPr>
          <w:p w14:paraId="000003AD" w14:textId="77777777" w:rsidR="00E70473" w:rsidRDefault="00000000">
            <w:pPr>
              <w:jc w:val="right"/>
              <w:rPr>
                <w:color w:val="000000"/>
                <w:sz w:val="22"/>
                <w:szCs w:val="22"/>
              </w:rPr>
            </w:pPr>
            <w:r>
              <w:rPr>
                <w:color w:val="000000"/>
                <w:sz w:val="22"/>
                <w:szCs w:val="22"/>
              </w:rPr>
              <w:t>0.911</w:t>
            </w:r>
          </w:p>
        </w:tc>
        <w:tc>
          <w:tcPr>
            <w:tcW w:w="711" w:type="dxa"/>
            <w:tcBorders>
              <w:top w:val="single" w:sz="4" w:space="0" w:color="000000"/>
              <w:bottom w:val="single" w:sz="4" w:space="0" w:color="000000"/>
            </w:tcBorders>
            <w:vAlign w:val="bottom"/>
          </w:tcPr>
          <w:p w14:paraId="000003AE" w14:textId="77777777" w:rsidR="00E70473" w:rsidRDefault="00000000">
            <w:pPr>
              <w:jc w:val="right"/>
              <w:rPr>
                <w:color w:val="000000"/>
                <w:sz w:val="22"/>
                <w:szCs w:val="22"/>
              </w:rPr>
            </w:pPr>
            <w:r>
              <w:rPr>
                <w:color w:val="000000"/>
                <w:sz w:val="22"/>
                <w:szCs w:val="22"/>
              </w:rPr>
              <w:t>0.937</w:t>
            </w:r>
          </w:p>
        </w:tc>
        <w:tc>
          <w:tcPr>
            <w:tcW w:w="848" w:type="dxa"/>
            <w:tcBorders>
              <w:top w:val="single" w:sz="4" w:space="0" w:color="000000"/>
              <w:bottom w:val="single" w:sz="4" w:space="0" w:color="000000"/>
            </w:tcBorders>
            <w:vAlign w:val="bottom"/>
          </w:tcPr>
          <w:p w14:paraId="000003AF" w14:textId="77777777" w:rsidR="00E70473" w:rsidRDefault="00000000">
            <w:pPr>
              <w:jc w:val="right"/>
              <w:rPr>
                <w:color w:val="000000"/>
                <w:sz w:val="22"/>
                <w:szCs w:val="22"/>
              </w:rPr>
            </w:pPr>
            <w:r>
              <w:rPr>
                <w:color w:val="000000"/>
                <w:sz w:val="22"/>
                <w:szCs w:val="22"/>
              </w:rPr>
              <w:t>0.735</w:t>
            </w:r>
          </w:p>
        </w:tc>
        <w:tc>
          <w:tcPr>
            <w:tcW w:w="851" w:type="dxa"/>
            <w:tcBorders>
              <w:top w:val="single" w:sz="4" w:space="0" w:color="000000"/>
              <w:bottom w:val="single" w:sz="4" w:space="0" w:color="000000"/>
            </w:tcBorders>
            <w:vAlign w:val="bottom"/>
          </w:tcPr>
          <w:p w14:paraId="000003B0" w14:textId="77777777" w:rsidR="00E70473" w:rsidRDefault="00000000">
            <w:pPr>
              <w:rPr>
                <w:color w:val="000000"/>
                <w:sz w:val="22"/>
                <w:szCs w:val="22"/>
              </w:rPr>
            </w:pPr>
            <w:r>
              <w:rPr>
                <w:color w:val="000000"/>
                <w:sz w:val="22"/>
                <w:szCs w:val="22"/>
              </w:rPr>
              <w:t>&lt;0.001</w:t>
            </w:r>
          </w:p>
        </w:tc>
      </w:tr>
      <w:tr w:rsidR="00E70473" w14:paraId="7F8BD169" w14:textId="77777777">
        <w:trPr>
          <w:trHeight w:val="290"/>
        </w:trPr>
        <w:tc>
          <w:tcPr>
            <w:tcW w:w="791" w:type="dxa"/>
            <w:vMerge w:val="restart"/>
            <w:tcBorders>
              <w:top w:val="single" w:sz="4" w:space="0" w:color="000000"/>
              <w:bottom w:val="nil"/>
            </w:tcBorders>
            <w:vAlign w:val="bottom"/>
          </w:tcPr>
          <w:p w14:paraId="000003B1" w14:textId="77777777" w:rsidR="00E70473" w:rsidRDefault="00000000">
            <w:pPr>
              <w:rPr>
                <w:color w:val="000000"/>
                <w:sz w:val="22"/>
                <w:szCs w:val="22"/>
              </w:rPr>
            </w:pPr>
            <w:r>
              <w:rPr>
                <w:color w:val="000000"/>
                <w:sz w:val="22"/>
                <w:szCs w:val="22"/>
              </w:rPr>
              <w:t>City Sites</w:t>
            </w:r>
          </w:p>
        </w:tc>
        <w:tc>
          <w:tcPr>
            <w:tcW w:w="1331" w:type="dxa"/>
            <w:vMerge w:val="restart"/>
            <w:tcBorders>
              <w:top w:val="single" w:sz="4" w:space="0" w:color="000000"/>
              <w:bottom w:val="nil"/>
            </w:tcBorders>
            <w:vAlign w:val="bottom"/>
          </w:tcPr>
          <w:p w14:paraId="000003B2" w14:textId="77777777" w:rsidR="00E70473" w:rsidRDefault="00000000">
            <w:pPr>
              <w:rPr>
                <w:color w:val="000000"/>
                <w:sz w:val="22"/>
                <w:szCs w:val="22"/>
              </w:rPr>
            </w:pPr>
            <w:r>
              <w:rPr>
                <w:color w:val="000000"/>
                <w:sz w:val="22"/>
                <w:szCs w:val="22"/>
              </w:rPr>
              <w:t>Investigate Duration</w:t>
            </w:r>
          </w:p>
        </w:tc>
        <w:tc>
          <w:tcPr>
            <w:tcW w:w="1417" w:type="dxa"/>
            <w:tcBorders>
              <w:top w:val="single" w:sz="4" w:space="0" w:color="000000"/>
              <w:bottom w:val="nil"/>
            </w:tcBorders>
            <w:vAlign w:val="bottom"/>
          </w:tcPr>
          <w:p w14:paraId="000003B3" w14:textId="77777777" w:rsidR="00E70473" w:rsidRDefault="00000000">
            <w:pPr>
              <w:rPr>
                <w:color w:val="000000"/>
                <w:sz w:val="22"/>
                <w:szCs w:val="22"/>
              </w:rPr>
            </w:pPr>
            <w:r>
              <w:rPr>
                <w:color w:val="000000"/>
                <w:sz w:val="22"/>
                <w:szCs w:val="22"/>
              </w:rPr>
              <w:t>Urbanization (%)</w:t>
            </w:r>
          </w:p>
        </w:tc>
        <w:tc>
          <w:tcPr>
            <w:tcW w:w="656" w:type="dxa"/>
            <w:vMerge w:val="restart"/>
            <w:tcBorders>
              <w:top w:val="single" w:sz="4" w:space="0" w:color="000000"/>
              <w:bottom w:val="nil"/>
            </w:tcBorders>
            <w:vAlign w:val="bottom"/>
          </w:tcPr>
          <w:p w14:paraId="000003B4" w14:textId="77777777" w:rsidR="00E70473" w:rsidRDefault="00000000">
            <w:pPr>
              <w:jc w:val="right"/>
              <w:rPr>
                <w:color w:val="000000"/>
                <w:sz w:val="22"/>
                <w:szCs w:val="22"/>
              </w:rPr>
            </w:pPr>
            <w:r>
              <w:rPr>
                <w:color w:val="000000"/>
                <w:sz w:val="22"/>
                <w:szCs w:val="22"/>
              </w:rPr>
              <w:t>902</w:t>
            </w:r>
          </w:p>
        </w:tc>
        <w:tc>
          <w:tcPr>
            <w:tcW w:w="903" w:type="dxa"/>
            <w:vMerge w:val="restart"/>
            <w:tcBorders>
              <w:top w:val="single" w:sz="4" w:space="0" w:color="000000"/>
              <w:bottom w:val="nil"/>
            </w:tcBorders>
            <w:vAlign w:val="bottom"/>
          </w:tcPr>
          <w:p w14:paraId="000003B5" w14:textId="77777777" w:rsidR="00E70473" w:rsidRDefault="00000000">
            <w:pPr>
              <w:jc w:val="right"/>
              <w:rPr>
                <w:color w:val="000000"/>
                <w:sz w:val="22"/>
                <w:szCs w:val="22"/>
              </w:rPr>
            </w:pPr>
            <w:r>
              <w:rPr>
                <w:color w:val="000000"/>
                <w:sz w:val="22"/>
                <w:szCs w:val="22"/>
              </w:rPr>
              <w:t>4319.6</w:t>
            </w:r>
          </w:p>
        </w:tc>
        <w:tc>
          <w:tcPr>
            <w:tcW w:w="851" w:type="dxa"/>
            <w:tcBorders>
              <w:top w:val="single" w:sz="4" w:space="0" w:color="000000"/>
              <w:bottom w:val="nil"/>
            </w:tcBorders>
            <w:vAlign w:val="bottom"/>
          </w:tcPr>
          <w:p w14:paraId="000003B6" w14:textId="77777777" w:rsidR="00E70473" w:rsidRDefault="00000000">
            <w:pPr>
              <w:jc w:val="right"/>
              <w:rPr>
                <w:color w:val="000000"/>
                <w:sz w:val="22"/>
                <w:szCs w:val="22"/>
              </w:rPr>
            </w:pPr>
            <w:r>
              <w:rPr>
                <w:color w:val="000000"/>
                <w:sz w:val="22"/>
                <w:szCs w:val="22"/>
              </w:rPr>
              <w:t>0.028</w:t>
            </w:r>
          </w:p>
        </w:tc>
        <w:tc>
          <w:tcPr>
            <w:tcW w:w="850" w:type="dxa"/>
            <w:tcBorders>
              <w:top w:val="single" w:sz="4" w:space="0" w:color="000000"/>
              <w:bottom w:val="nil"/>
            </w:tcBorders>
            <w:vAlign w:val="bottom"/>
          </w:tcPr>
          <w:p w14:paraId="000003B7" w14:textId="77777777" w:rsidR="00E70473" w:rsidRDefault="00000000">
            <w:pPr>
              <w:jc w:val="right"/>
              <w:rPr>
                <w:color w:val="000000"/>
                <w:sz w:val="22"/>
                <w:szCs w:val="22"/>
              </w:rPr>
            </w:pPr>
            <w:r>
              <w:rPr>
                <w:color w:val="000000"/>
                <w:sz w:val="22"/>
                <w:szCs w:val="22"/>
              </w:rPr>
              <w:t>0.596</w:t>
            </w:r>
          </w:p>
        </w:tc>
        <w:tc>
          <w:tcPr>
            <w:tcW w:w="851" w:type="dxa"/>
            <w:tcBorders>
              <w:top w:val="single" w:sz="4" w:space="0" w:color="000000"/>
              <w:bottom w:val="nil"/>
            </w:tcBorders>
            <w:vAlign w:val="bottom"/>
          </w:tcPr>
          <w:p w14:paraId="000003B8" w14:textId="77777777" w:rsidR="00E70473" w:rsidRDefault="00000000">
            <w:pPr>
              <w:jc w:val="right"/>
              <w:rPr>
                <w:color w:val="000000"/>
                <w:sz w:val="22"/>
                <w:szCs w:val="22"/>
              </w:rPr>
            </w:pPr>
            <w:r>
              <w:rPr>
                <w:color w:val="000000"/>
                <w:sz w:val="22"/>
                <w:szCs w:val="22"/>
              </w:rPr>
              <w:t>-0.076</w:t>
            </w:r>
          </w:p>
        </w:tc>
        <w:tc>
          <w:tcPr>
            <w:tcW w:w="850" w:type="dxa"/>
            <w:tcBorders>
              <w:top w:val="single" w:sz="4" w:space="0" w:color="000000"/>
              <w:bottom w:val="nil"/>
            </w:tcBorders>
            <w:vAlign w:val="bottom"/>
          </w:tcPr>
          <w:p w14:paraId="000003B9" w14:textId="77777777" w:rsidR="00E70473" w:rsidRDefault="00000000">
            <w:pPr>
              <w:jc w:val="right"/>
              <w:rPr>
                <w:color w:val="000000"/>
                <w:sz w:val="22"/>
                <w:szCs w:val="22"/>
              </w:rPr>
            </w:pPr>
            <w:r>
              <w:rPr>
                <w:color w:val="000000"/>
                <w:sz w:val="22"/>
                <w:szCs w:val="22"/>
              </w:rPr>
              <w:t>0.132</w:t>
            </w:r>
          </w:p>
        </w:tc>
        <w:tc>
          <w:tcPr>
            <w:tcW w:w="754" w:type="dxa"/>
            <w:tcBorders>
              <w:top w:val="single" w:sz="4" w:space="0" w:color="000000"/>
              <w:bottom w:val="nil"/>
            </w:tcBorders>
            <w:vAlign w:val="bottom"/>
          </w:tcPr>
          <w:p w14:paraId="000003BA" w14:textId="77777777" w:rsidR="00E70473" w:rsidRDefault="00000000">
            <w:pPr>
              <w:jc w:val="right"/>
              <w:rPr>
                <w:color w:val="000000"/>
                <w:sz w:val="22"/>
                <w:szCs w:val="22"/>
              </w:rPr>
            </w:pPr>
            <w:r>
              <w:rPr>
                <w:color w:val="000000"/>
                <w:sz w:val="22"/>
                <w:szCs w:val="22"/>
              </w:rPr>
              <w:t>1.001</w:t>
            </w:r>
          </w:p>
        </w:tc>
        <w:tc>
          <w:tcPr>
            <w:tcW w:w="806" w:type="dxa"/>
            <w:tcBorders>
              <w:top w:val="single" w:sz="4" w:space="0" w:color="000000"/>
              <w:bottom w:val="nil"/>
            </w:tcBorders>
            <w:vAlign w:val="bottom"/>
          </w:tcPr>
          <w:p w14:paraId="000003BB" w14:textId="77777777" w:rsidR="00E70473" w:rsidRDefault="00000000">
            <w:pPr>
              <w:jc w:val="right"/>
              <w:rPr>
                <w:color w:val="000000"/>
                <w:sz w:val="22"/>
                <w:szCs w:val="22"/>
              </w:rPr>
            </w:pPr>
            <w:r>
              <w:rPr>
                <w:color w:val="000000"/>
                <w:sz w:val="22"/>
                <w:szCs w:val="22"/>
              </w:rPr>
              <w:t>0.997</w:t>
            </w:r>
          </w:p>
        </w:tc>
        <w:tc>
          <w:tcPr>
            <w:tcW w:w="711" w:type="dxa"/>
            <w:tcBorders>
              <w:top w:val="single" w:sz="4" w:space="0" w:color="000000"/>
              <w:bottom w:val="nil"/>
            </w:tcBorders>
            <w:vAlign w:val="bottom"/>
          </w:tcPr>
          <w:p w14:paraId="000003BC" w14:textId="77777777" w:rsidR="00E70473" w:rsidRDefault="00000000">
            <w:pPr>
              <w:jc w:val="right"/>
              <w:rPr>
                <w:color w:val="000000"/>
                <w:sz w:val="22"/>
                <w:szCs w:val="22"/>
              </w:rPr>
            </w:pPr>
            <w:r>
              <w:rPr>
                <w:color w:val="000000"/>
                <w:sz w:val="22"/>
                <w:szCs w:val="22"/>
              </w:rPr>
              <w:t>1.006</w:t>
            </w:r>
          </w:p>
        </w:tc>
        <w:tc>
          <w:tcPr>
            <w:tcW w:w="848" w:type="dxa"/>
            <w:vMerge w:val="restart"/>
            <w:tcBorders>
              <w:top w:val="single" w:sz="4" w:space="0" w:color="000000"/>
              <w:bottom w:val="nil"/>
            </w:tcBorders>
            <w:vAlign w:val="bottom"/>
          </w:tcPr>
          <w:p w14:paraId="000003BD" w14:textId="77777777" w:rsidR="00E70473" w:rsidRDefault="00000000">
            <w:pPr>
              <w:jc w:val="right"/>
              <w:rPr>
                <w:color w:val="000000"/>
                <w:sz w:val="22"/>
                <w:szCs w:val="22"/>
              </w:rPr>
            </w:pPr>
            <w:r>
              <w:rPr>
                <w:color w:val="000000"/>
                <w:sz w:val="22"/>
                <w:szCs w:val="22"/>
              </w:rPr>
              <w:t>0.000</w:t>
            </w:r>
          </w:p>
        </w:tc>
        <w:tc>
          <w:tcPr>
            <w:tcW w:w="711" w:type="dxa"/>
            <w:vMerge w:val="restart"/>
            <w:tcBorders>
              <w:top w:val="single" w:sz="4" w:space="0" w:color="000000"/>
              <w:bottom w:val="nil"/>
            </w:tcBorders>
            <w:vAlign w:val="bottom"/>
          </w:tcPr>
          <w:p w14:paraId="000003BE" w14:textId="77777777" w:rsidR="00E70473" w:rsidRDefault="00000000">
            <w:pPr>
              <w:jc w:val="right"/>
              <w:rPr>
                <w:color w:val="000000"/>
                <w:sz w:val="22"/>
                <w:szCs w:val="22"/>
              </w:rPr>
            </w:pPr>
            <w:r>
              <w:rPr>
                <w:color w:val="000000"/>
                <w:sz w:val="22"/>
                <w:szCs w:val="22"/>
              </w:rPr>
              <w:t>0.001</w:t>
            </w:r>
          </w:p>
          <w:p w14:paraId="000003BF" w14:textId="77777777" w:rsidR="00E70473" w:rsidRDefault="00000000">
            <w:pPr>
              <w:jc w:val="right"/>
              <w:rPr>
                <w:color w:val="000000"/>
                <w:sz w:val="22"/>
                <w:szCs w:val="22"/>
              </w:rPr>
            </w:pPr>
            <w:r>
              <w:rPr>
                <w:color w:val="000000"/>
                <w:sz w:val="22"/>
                <w:szCs w:val="22"/>
              </w:rPr>
              <w:t>0.001</w:t>
            </w:r>
          </w:p>
          <w:p w14:paraId="000003C0" w14:textId="77777777" w:rsidR="00E70473" w:rsidRDefault="00000000">
            <w:pPr>
              <w:jc w:val="right"/>
              <w:rPr>
                <w:color w:val="000000"/>
                <w:sz w:val="22"/>
                <w:szCs w:val="22"/>
              </w:rPr>
            </w:pPr>
            <w:r>
              <w:rPr>
                <w:color w:val="000000"/>
                <w:sz w:val="22"/>
                <w:szCs w:val="22"/>
              </w:rPr>
              <w:t>0.001</w:t>
            </w:r>
          </w:p>
        </w:tc>
        <w:tc>
          <w:tcPr>
            <w:tcW w:w="848" w:type="dxa"/>
            <w:vMerge w:val="restart"/>
            <w:tcBorders>
              <w:top w:val="single" w:sz="4" w:space="0" w:color="000000"/>
              <w:bottom w:val="nil"/>
            </w:tcBorders>
            <w:vAlign w:val="bottom"/>
          </w:tcPr>
          <w:p w14:paraId="000003C1" w14:textId="77777777" w:rsidR="00E70473" w:rsidRDefault="00000000">
            <w:pPr>
              <w:jc w:val="right"/>
              <w:rPr>
                <w:color w:val="000000"/>
                <w:sz w:val="22"/>
                <w:szCs w:val="22"/>
              </w:rPr>
            </w:pPr>
            <w:r>
              <w:rPr>
                <w:color w:val="000000"/>
                <w:sz w:val="22"/>
                <w:szCs w:val="22"/>
              </w:rPr>
              <w:t>0.026</w:t>
            </w:r>
          </w:p>
        </w:tc>
        <w:tc>
          <w:tcPr>
            <w:tcW w:w="851" w:type="dxa"/>
            <w:vMerge w:val="restart"/>
            <w:tcBorders>
              <w:top w:val="single" w:sz="4" w:space="0" w:color="000000"/>
              <w:bottom w:val="nil"/>
            </w:tcBorders>
            <w:vAlign w:val="bottom"/>
          </w:tcPr>
          <w:p w14:paraId="000003C2" w14:textId="77777777" w:rsidR="00E70473" w:rsidRDefault="00000000">
            <w:pPr>
              <w:jc w:val="right"/>
              <w:rPr>
                <w:color w:val="000000"/>
                <w:sz w:val="22"/>
                <w:szCs w:val="22"/>
              </w:rPr>
            </w:pPr>
            <w:r>
              <w:rPr>
                <w:color w:val="000000"/>
                <w:sz w:val="22"/>
                <w:szCs w:val="22"/>
              </w:rPr>
              <w:t>0.177</w:t>
            </w:r>
          </w:p>
        </w:tc>
      </w:tr>
      <w:tr w:rsidR="00E70473" w14:paraId="31EDA42E" w14:textId="77777777">
        <w:trPr>
          <w:trHeight w:val="290"/>
        </w:trPr>
        <w:tc>
          <w:tcPr>
            <w:tcW w:w="791" w:type="dxa"/>
            <w:vMerge/>
            <w:tcBorders>
              <w:top w:val="single" w:sz="4" w:space="0" w:color="000000"/>
              <w:bottom w:val="nil"/>
            </w:tcBorders>
            <w:vAlign w:val="bottom"/>
          </w:tcPr>
          <w:p w14:paraId="000003C3"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331" w:type="dxa"/>
            <w:vMerge/>
            <w:tcBorders>
              <w:top w:val="single" w:sz="4" w:space="0" w:color="000000"/>
              <w:bottom w:val="nil"/>
            </w:tcBorders>
            <w:vAlign w:val="bottom"/>
          </w:tcPr>
          <w:p w14:paraId="000003C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417" w:type="dxa"/>
            <w:tcBorders>
              <w:top w:val="nil"/>
            </w:tcBorders>
            <w:vAlign w:val="bottom"/>
          </w:tcPr>
          <w:p w14:paraId="000003C5" w14:textId="77777777" w:rsidR="00E70473" w:rsidRDefault="00000000">
            <w:pPr>
              <w:rPr>
                <w:color w:val="000000"/>
                <w:sz w:val="22"/>
                <w:szCs w:val="22"/>
              </w:rPr>
            </w:pPr>
            <w:r>
              <w:rPr>
                <w:color w:val="000000"/>
                <w:sz w:val="22"/>
                <w:szCs w:val="22"/>
              </w:rPr>
              <w:t>Z. Inflation</w:t>
            </w:r>
          </w:p>
        </w:tc>
        <w:tc>
          <w:tcPr>
            <w:tcW w:w="656" w:type="dxa"/>
            <w:vMerge/>
            <w:tcBorders>
              <w:top w:val="single" w:sz="4" w:space="0" w:color="000000"/>
              <w:bottom w:val="nil"/>
            </w:tcBorders>
            <w:vAlign w:val="bottom"/>
          </w:tcPr>
          <w:p w14:paraId="000003C6"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3" w:type="dxa"/>
            <w:vMerge/>
            <w:tcBorders>
              <w:top w:val="single" w:sz="4" w:space="0" w:color="000000"/>
              <w:bottom w:val="nil"/>
            </w:tcBorders>
            <w:vAlign w:val="bottom"/>
          </w:tcPr>
          <w:p w14:paraId="000003C7"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tcBorders>
              <w:top w:val="nil"/>
            </w:tcBorders>
            <w:vAlign w:val="bottom"/>
          </w:tcPr>
          <w:p w14:paraId="000003C8" w14:textId="77777777" w:rsidR="00E70473" w:rsidRDefault="00000000">
            <w:pPr>
              <w:jc w:val="right"/>
              <w:rPr>
                <w:color w:val="000000"/>
                <w:sz w:val="22"/>
                <w:szCs w:val="22"/>
              </w:rPr>
            </w:pPr>
            <w:r>
              <w:rPr>
                <w:color w:val="000000"/>
                <w:sz w:val="22"/>
                <w:szCs w:val="22"/>
              </w:rPr>
              <w:t>-0.274</w:t>
            </w:r>
          </w:p>
        </w:tc>
        <w:tc>
          <w:tcPr>
            <w:tcW w:w="850" w:type="dxa"/>
            <w:tcBorders>
              <w:top w:val="nil"/>
            </w:tcBorders>
            <w:vAlign w:val="bottom"/>
          </w:tcPr>
          <w:p w14:paraId="000003C9" w14:textId="77777777" w:rsidR="00E70473" w:rsidRDefault="00000000">
            <w:pPr>
              <w:jc w:val="right"/>
              <w:rPr>
                <w:color w:val="000000"/>
                <w:sz w:val="22"/>
                <w:szCs w:val="22"/>
              </w:rPr>
            </w:pPr>
            <w:r>
              <w:rPr>
                <w:color w:val="000000"/>
                <w:sz w:val="22"/>
                <w:szCs w:val="22"/>
              </w:rPr>
              <w:t>0.066</w:t>
            </w:r>
          </w:p>
        </w:tc>
        <w:tc>
          <w:tcPr>
            <w:tcW w:w="851" w:type="dxa"/>
            <w:tcBorders>
              <w:top w:val="nil"/>
            </w:tcBorders>
            <w:vAlign w:val="bottom"/>
          </w:tcPr>
          <w:p w14:paraId="000003CA" w14:textId="77777777" w:rsidR="00E70473" w:rsidRDefault="00000000">
            <w:pPr>
              <w:jc w:val="right"/>
              <w:rPr>
                <w:color w:val="000000"/>
                <w:sz w:val="22"/>
                <w:szCs w:val="22"/>
              </w:rPr>
            </w:pPr>
            <w:r>
              <w:rPr>
                <w:color w:val="000000"/>
                <w:sz w:val="22"/>
                <w:szCs w:val="22"/>
              </w:rPr>
              <w:t>-0.565</w:t>
            </w:r>
          </w:p>
        </w:tc>
        <w:tc>
          <w:tcPr>
            <w:tcW w:w="850" w:type="dxa"/>
            <w:tcBorders>
              <w:top w:val="nil"/>
            </w:tcBorders>
            <w:vAlign w:val="bottom"/>
          </w:tcPr>
          <w:p w14:paraId="000003CB" w14:textId="77777777" w:rsidR="00E70473" w:rsidRDefault="00000000">
            <w:pPr>
              <w:jc w:val="right"/>
              <w:rPr>
                <w:color w:val="000000"/>
                <w:sz w:val="22"/>
                <w:szCs w:val="22"/>
              </w:rPr>
            </w:pPr>
            <w:r>
              <w:rPr>
                <w:color w:val="000000"/>
                <w:sz w:val="22"/>
                <w:szCs w:val="22"/>
              </w:rPr>
              <w:t>0.018</w:t>
            </w:r>
          </w:p>
        </w:tc>
        <w:tc>
          <w:tcPr>
            <w:tcW w:w="754" w:type="dxa"/>
            <w:tcBorders>
              <w:top w:val="nil"/>
            </w:tcBorders>
            <w:vAlign w:val="bottom"/>
          </w:tcPr>
          <w:p w14:paraId="000003CC" w14:textId="77777777" w:rsidR="00E70473" w:rsidRDefault="00000000">
            <w:pPr>
              <w:jc w:val="right"/>
              <w:rPr>
                <w:color w:val="000000"/>
                <w:sz w:val="22"/>
                <w:szCs w:val="22"/>
              </w:rPr>
            </w:pPr>
            <w:r>
              <w:rPr>
                <w:color w:val="000000"/>
                <w:sz w:val="22"/>
                <w:szCs w:val="22"/>
              </w:rPr>
              <w:t>0.989</w:t>
            </w:r>
          </w:p>
        </w:tc>
        <w:tc>
          <w:tcPr>
            <w:tcW w:w="806" w:type="dxa"/>
            <w:tcBorders>
              <w:top w:val="nil"/>
            </w:tcBorders>
            <w:vAlign w:val="bottom"/>
          </w:tcPr>
          <w:p w14:paraId="000003CD" w14:textId="77777777" w:rsidR="00E70473" w:rsidRDefault="00000000">
            <w:pPr>
              <w:jc w:val="right"/>
              <w:rPr>
                <w:color w:val="000000"/>
                <w:sz w:val="22"/>
                <w:szCs w:val="22"/>
              </w:rPr>
            </w:pPr>
            <w:r>
              <w:rPr>
                <w:color w:val="000000"/>
                <w:sz w:val="22"/>
                <w:szCs w:val="22"/>
              </w:rPr>
              <w:t>0.977</w:t>
            </w:r>
          </w:p>
        </w:tc>
        <w:tc>
          <w:tcPr>
            <w:tcW w:w="711" w:type="dxa"/>
            <w:tcBorders>
              <w:top w:val="nil"/>
            </w:tcBorders>
            <w:vAlign w:val="bottom"/>
          </w:tcPr>
          <w:p w14:paraId="000003CE" w14:textId="77777777" w:rsidR="00E70473" w:rsidRDefault="00000000">
            <w:pPr>
              <w:jc w:val="right"/>
              <w:rPr>
                <w:color w:val="000000"/>
                <w:sz w:val="22"/>
                <w:szCs w:val="22"/>
              </w:rPr>
            </w:pPr>
            <w:r>
              <w:rPr>
                <w:color w:val="000000"/>
                <w:sz w:val="22"/>
                <w:szCs w:val="22"/>
              </w:rPr>
              <w:t>1.001</w:t>
            </w:r>
          </w:p>
        </w:tc>
        <w:tc>
          <w:tcPr>
            <w:tcW w:w="848" w:type="dxa"/>
            <w:vMerge/>
            <w:tcBorders>
              <w:top w:val="single" w:sz="4" w:space="0" w:color="000000"/>
              <w:bottom w:val="nil"/>
            </w:tcBorders>
            <w:vAlign w:val="bottom"/>
          </w:tcPr>
          <w:p w14:paraId="000003C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711" w:type="dxa"/>
            <w:vMerge/>
            <w:tcBorders>
              <w:top w:val="single" w:sz="4" w:space="0" w:color="000000"/>
              <w:bottom w:val="nil"/>
            </w:tcBorders>
            <w:vAlign w:val="bottom"/>
          </w:tcPr>
          <w:p w14:paraId="000003D0"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8" w:type="dxa"/>
            <w:vMerge/>
            <w:tcBorders>
              <w:top w:val="single" w:sz="4" w:space="0" w:color="000000"/>
              <w:bottom w:val="nil"/>
            </w:tcBorders>
            <w:vAlign w:val="bottom"/>
          </w:tcPr>
          <w:p w14:paraId="000003D1"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3D2"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04C03615" w14:textId="77777777">
        <w:trPr>
          <w:trHeight w:val="290"/>
        </w:trPr>
        <w:tc>
          <w:tcPr>
            <w:tcW w:w="791" w:type="dxa"/>
            <w:vMerge/>
            <w:tcBorders>
              <w:top w:val="single" w:sz="4" w:space="0" w:color="000000"/>
              <w:bottom w:val="nil"/>
            </w:tcBorders>
            <w:vAlign w:val="bottom"/>
          </w:tcPr>
          <w:p w14:paraId="000003D3"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331" w:type="dxa"/>
            <w:vMerge/>
            <w:tcBorders>
              <w:top w:val="single" w:sz="4" w:space="0" w:color="000000"/>
              <w:bottom w:val="nil"/>
            </w:tcBorders>
            <w:vAlign w:val="bottom"/>
          </w:tcPr>
          <w:p w14:paraId="000003D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417" w:type="dxa"/>
            <w:vAlign w:val="bottom"/>
          </w:tcPr>
          <w:p w14:paraId="000003D5" w14:textId="77777777" w:rsidR="00E70473" w:rsidRDefault="00000000">
            <w:pPr>
              <w:rPr>
                <w:color w:val="000000"/>
                <w:sz w:val="22"/>
                <w:szCs w:val="22"/>
              </w:rPr>
            </w:pPr>
            <w:r>
              <w:rPr>
                <w:color w:val="000000"/>
                <w:sz w:val="22"/>
                <w:szCs w:val="22"/>
              </w:rPr>
              <w:t>Male</w:t>
            </w:r>
          </w:p>
        </w:tc>
        <w:tc>
          <w:tcPr>
            <w:tcW w:w="656" w:type="dxa"/>
            <w:vMerge/>
            <w:tcBorders>
              <w:top w:val="single" w:sz="4" w:space="0" w:color="000000"/>
              <w:bottom w:val="nil"/>
            </w:tcBorders>
            <w:vAlign w:val="bottom"/>
          </w:tcPr>
          <w:p w14:paraId="000003D6"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3" w:type="dxa"/>
            <w:vMerge/>
            <w:tcBorders>
              <w:top w:val="single" w:sz="4" w:space="0" w:color="000000"/>
              <w:bottom w:val="nil"/>
            </w:tcBorders>
            <w:vAlign w:val="bottom"/>
          </w:tcPr>
          <w:p w14:paraId="000003D7"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Align w:val="bottom"/>
          </w:tcPr>
          <w:p w14:paraId="000003D8" w14:textId="77777777" w:rsidR="00E70473" w:rsidRDefault="00000000">
            <w:pPr>
              <w:jc w:val="right"/>
              <w:rPr>
                <w:color w:val="000000"/>
                <w:sz w:val="22"/>
                <w:szCs w:val="22"/>
              </w:rPr>
            </w:pPr>
            <w:r>
              <w:rPr>
                <w:color w:val="000000"/>
                <w:sz w:val="22"/>
                <w:szCs w:val="22"/>
              </w:rPr>
              <w:t>0.033</w:t>
            </w:r>
          </w:p>
        </w:tc>
        <w:tc>
          <w:tcPr>
            <w:tcW w:w="850" w:type="dxa"/>
            <w:vAlign w:val="bottom"/>
          </w:tcPr>
          <w:p w14:paraId="000003D9" w14:textId="77777777" w:rsidR="00E70473" w:rsidRDefault="00000000">
            <w:pPr>
              <w:jc w:val="right"/>
              <w:rPr>
                <w:color w:val="000000"/>
                <w:sz w:val="22"/>
                <w:szCs w:val="22"/>
              </w:rPr>
            </w:pPr>
            <w:r>
              <w:rPr>
                <w:color w:val="000000"/>
                <w:sz w:val="22"/>
                <w:szCs w:val="22"/>
              </w:rPr>
              <w:t>0.629</w:t>
            </w:r>
          </w:p>
        </w:tc>
        <w:tc>
          <w:tcPr>
            <w:tcW w:w="851" w:type="dxa"/>
            <w:vAlign w:val="bottom"/>
          </w:tcPr>
          <w:p w14:paraId="000003DA" w14:textId="77777777" w:rsidR="00E70473" w:rsidRDefault="00000000">
            <w:pPr>
              <w:jc w:val="right"/>
              <w:rPr>
                <w:color w:val="000000"/>
                <w:sz w:val="22"/>
                <w:szCs w:val="22"/>
              </w:rPr>
            </w:pPr>
            <w:r>
              <w:rPr>
                <w:color w:val="000000"/>
                <w:sz w:val="22"/>
                <w:szCs w:val="22"/>
              </w:rPr>
              <w:t>-0.102</w:t>
            </w:r>
          </w:p>
        </w:tc>
        <w:tc>
          <w:tcPr>
            <w:tcW w:w="850" w:type="dxa"/>
            <w:vAlign w:val="bottom"/>
          </w:tcPr>
          <w:p w14:paraId="000003DB" w14:textId="77777777" w:rsidR="00E70473" w:rsidRDefault="00000000">
            <w:pPr>
              <w:jc w:val="right"/>
              <w:rPr>
                <w:color w:val="000000"/>
                <w:sz w:val="22"/>
                <w:szCs w:val="22"/>
              </w:rPr>
            </w:pPr>
            <w:r>
              <w:rPr>
                <w:color w:val="000000"/>
                <w:sz w:val="22"/>
                <w:szCs w:val="22"/>
              </w:rPr>
              <w:t>0.168</w:t>
            </w:r>
          </w:p>
        </w:tc>
        <w:tc>
          <w:tcPr>
            <w:tcW w:w="754" w:type="dxa"/>
            <w:vAlign w:val="bottom"/>
          </w:tcPr>
          <w:p w14:paraId="000003DC" w14:textId="77777777" w:rsidR="00E70473" w:rsidRDefault="00000000">
            <w:pPr>
              <w:jc w:val="right"/>
              <w:rPr>
                <w:color w:val="000000"/>
                <w:sz w:val="22"/>
                <w:szCs w:val="22"/>
              </w:rPr>
            </w:pPr>
            <w:r>
              <w:rPr>
                <w:color w:val="000000"/>
                <w:sz w:val="22"/>
                <w:szCs w:val="22"/>
              </w:rPr>
              <w:t>1.034</w:t>
            </w:r>
          </w:p>
        </w:tc>
        <w:tc>
          <w:tcPr>
            <w:tcW w:w="806" w:type="dxa"/>
            <w:vAlign w:val="bottom"/>
          </w:tcPr>
          <w:p w14:paraId="000003DD" w14:textId="77777777" w:rsidR="00E70473" w:rsidRDefault="00000000">
            <w:pPr>
              <w:jc w:val="right"/>
              <w:rPr>
                <w:color w:val="000000"/>
                <w:sz w:val="22"/>
                <w:szCs w:val="22"/>
              </w:rPr>
            </w:pPr>
            <w:r>
              <w:rPr>
                <w:color w:val="000000"/>
                <w:sz w:val="22"/>
                <w:szCs w:val="22"/>
              </w:rPr>
              <w:t>0.903</w:t>
            </w:r>
          </w:p>
        </w:tc>
        <w:tc>
          <w:tcPr>
            <w:tcW w:w="711" w:type="dxa"/>
            <w:vAlign w:val="bottom"/>
          </w:tcPr>
          <w:p w14:paraId="000003DE" w14:textId="77777777" w:rsidR="00E70473" w:rsidRDefault="00000000">
            <w:pPr>
              <w:jc w:val="right"/>
              <w:rPr>
                <w:color w:val="000000"/>
                <w:sz w:val="22"/>
                <w:szCs w:val="22"/>
              </w:rPr>
            </w:pPr>
            <w:r>
              <w:rPr>
                <w:color w:val="000000"/>
                <w:sz w:val="22"/>
                <w:szCs w:val="22"/>
              </w:rPr>
              <w:t>1.183</w:t>
            </w:r>
          </w:p>
        </w:tc>
        <w:tc>
          <w:tcPr>
            <w:tcW w:w="848" w:type="dxa"/>
            <w:vMerge/>
            <w:tcBorders>
              <w:top w:val="single" w:sz="4" w:space="0" w:color="000000"/>
              <w:bottom w:val="nil"/>
            </w:tcBorders>
            <w:vAlign w:val="bottom"/>
          </w:tcPr>
          <w:p w14:paraId="000003D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711" w:type="dxa"/>
            <w:vMerge/>
            <w:tcBorders>
              <w:top w:val="single" w:sz="4" w:space="0" w:color="000000"/>
              <w:bottom w:val="nil"/>
            </w:tcBorders>
            <w:vAlign w:val="bottom"/>
          </w:tcPr>
          <w:p w14:paraId="000003E0"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8" w:type="dxa"/>
            <w:vMerge/>
            <w:tcBorders>
              <w:top w:val="single" w:sz="4" w:space="0" w:color="000000"/>
              <w:bottom w:val="nil"/>
            </w:tcBorders>
            <w:vAlign w:val="bottom"/>
          </w:tcPr>
          <w:p w14:paraId="000003E1"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3E2"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5CE76E09" w14:textId="77777777">
        <w:trPr>
          <w:trHeight w:val="290"/>
        </w:trPr>
        <w:tc>
          <w:tcPr>
            <w:tcW w:w="791" w:type="dxa"/>
            <w:vMerge/>
            <w:tcBorders>
              <w:top w:val="single" w:sz="4" w:space="0" w:color="000000"/>
              <w:bottom w:val="nil"/>
            </w:tcBorders>
            <w:vAlign w:val="bottom"/>
          </w:tcPr>
          <w:p w14:paraId="000003E3"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331" w:type="dxa"/>
            <w:vMerge/>
            <w:tcBorders>
              <w:top w:val="single" w:sz="4" w:space="0" w:color="000000"/>
              <w:bottom w:val="nil"/>
            </w:tcBorders>
            <w:vAlign w:val="bottom"/>
          </w:tcPr>
          <w:p w14:paraId="000003E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417" w:type="dxa"/>
            <w:vAlign w:val="bottom"/>
          </w:tcPr>
          <w:p w14:paraId="000003E5" w14:textId="77777777" w:rsidR="00E70473" w:rsidRDefault="00000000">
            <w:pPr>
              <w:rPr>
                <w:color w:val="000000"/>
                <w:sz w:val="22"/>
                <w:szCs w:val="22"/>
              </w:rPr>
            </w:pPr>
            <w:r>
              <w:rPr>
                <w:color w:val="000000"/>
                <w:sz w:val="22"/>
                <w:szCs w:val="22"/>
              </w:rPr>
              <w:t>Z. Inflation</w:t>
            </w:r>
          </w:p>
        </w:tc>
        <w:tc>
          <w:tcPr>
            <w:tcW w:w="656" w:type="dxa"/>
            <w:vMerge/>
            <w:tcBorders>
              <w:top w:val="single" w:sz="4" w:space="0" w:color="000000"/>
              <w:bottom w:val="nil"/>
            </w:tcBorders>
            <w:vAlign w:val="bottom"/>
          </w:tcPr>
          <w:p w14:paraId="000003E6"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3" w:type="dxa"/>
            <w:vMerge/>
            <w:tcBorders>
              <w:top w:val="single" w:sz="4" w:space="0" w:color="000000"/>
              <w:bottom w:val="nil"/>
            </w:tcBorders>
            <w:vAlign w:val="bottom"/>
          </w:tcPr>
          <w:p w14:paraId="000003E7"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Align w:val="bottom"/>
          </w:tcPr>
          <w:p w14:paraId="000003E8" w14:textId="77777777" w:rsidR="00E70473" w:rsidRDefault="00000000">
            <w:pPr>
              <w:jc w:val="right"/>
              <w:rPr>
                <w:color w:val="000000"/>
                <w:sz w:val="22"/>
                <w:szCs w:val="22"/>
              </w:rPr>
            </w:pPr>
            <w:r>
              <w:rPr>
                <w:color w:val="000000"/>
                <w:sz w:val="22"/>
                <w:szCs w:val="22"/>
              </w:rPr>
              <w:t>-0.186</w:t>
            </w:r>
          </w:p>
        </w:tc>
        <w:tc>
          <w:tcPr>
            <w:tcW w:w="850" w:type="dxa"/>
            <w:vAlign w:val="bottom"/>
          </w:tcPr>
          <w:p w14:paraId="000003E9" w14:textId="77777777" w:rsidR="00E70473" w:rsidRDefault="00000000">
            <w:pPr>
              <w:jc w:val="right"/>
              <w:rPr>
                <w:color w:val="000000"/>
                <w:sz w:val="22"/>
                <w:szCs w:val="22"/>
              </w:rPr>
            </w:pPr>
            <w:r>
              <w:rPr>
                <w:color w:val="000000"/>
                <w:sz w:val="22"/>
                <w:szCs w:val="22"/>
              </w:rPr>
              <w:t>0.203</w:t>
            </w:r>
          </w:p>
        </w:tc>
        <w:tc>
          <w:tcPr>
            <w:tcW w:w="851" w:type="dxa"/>
            <w:vAlign w:val="bottom"/>
          </w:tcPr>
          <w:p w14:paraId="000003EA" w14:textId="77777777" w:rsidR="00E70473" w:rsidRDefault="00000000">
            <w:pPr>
              <w:jc w:val="right"/>
              <w:rPr>
                <w:color w:val="000000"/>
                <w:sz w:val="22"/>
                <w:szCs w:val="22"/>
              </w:rPr>
            </w:pPr>
            <w:r>
              <w:rPr>
                <w:color w:val="000000"/>
                <w:sz w:val="22"/>
                <w:szCs w:val="22"/>
              </w:rPr>
              <w:t>-0.473</w:t>
            </w:r>
          </w:p>
        </w:tc>
        <w:tc>
          <w:tcPr>
            <w:tcW w:w="850" w:type="dxa"/>
            <w:vAlign w:val="bottom"/>
          </w:tcPr>
          <w:p w14:paraId="000003EB" w14:textId="77777777" w:rsidR="00E70473" w:rsidRDefault="00000000">
            <w:pPr>
              <w:jc w:val="right"/>
              <w:rPr>
                <w:color w:val="000000"/>
                <w:sz w:val="22"/>
                <w:szCs w:val="22"/>
              </w:rPr>
            </w:pPr>
            <w:r>
              <w:rPr>
                <w:color w:val="000000"/>
                <w:sz w:val="22"/>
                <w:szCs w:val="22"/>
              </w:rPr>
              <w:t>0.100</w:t>
            </w:r>
          </w:p>
        </w:tc>
        <w:tc>
          <w:tcPr>
            <w:tcW w:w="754" w:type="dxa"/>
            <w:vAlign w:val="bottom"/>
          </w:tcPr>
          <w:p w14:paraId="000003EC" w14:textId="77777777" w:rsidR="00E70473" w:rsidRDefault="00000000">
            <w:pPr>
              <w:jc w:val="right"/>
              <w:rPr>
                <w:color w:val="000000"/>
                <w:sz w:val="22"/>
                <w:szCs w:val="22"/>
              </w:rPr>
            </w:pPr>
            <w:r>
              <w:rPr>
                <w:color w:val="000000"/>
                <w:sz w:val="22"/>
                <w:szCs w:val="22"/>
              </w:rPr>
              <w:t>0.830</w:t>
            </w:r>
          </w:p>
        </w:tc>
        <w:tc>
          <w:tcPr>
            <w:tcW w:w="806" w:type="dxa"/>
            <w:vAlign w:val="bottom"/>
          </w:tcPr>
          <w:p w14:paraId="000003ED" w14:textId="77777777" w:rsidR="00E70473" w:rsidRDefault="00000000">
            <w:pPr>
              <w:jc w:val="right"/>
              <w:rPr>
                <w:color w:val="000000"/>
                <w:sz w:val="22"/>
                <w:szCs w:val="22"/>
              </w:rPr>
            </w:pPr>
            <w:r>
              <w:rPr>
                <w:color w:val="000000"/>
                <w:sz w:val="22"/>
                <w:szCs w:val="22"/>
              </w:rPr>
              <w:t>0.623</w:t>
            </w:r>
          </w:p>
        </w:tc>
        <w:tc>
          <w:tcPr>
            <w:tcW w:w="711" w:type="dxa"/>
            <w:vAlign w:val="bottom"/>
          </w:tcPr>
          <w:p w14:paraId="000003EE" w14:textId="77777777" w:rsidR="00E70473" w:rsidRDefault="00000000">
            <w:pPr>
              <w:jc w:val="right"/>
              <w:rPr>
                <w:color w:val="000000"/>
                <w:sz w:val="22"/>
                <w:szCs w:val="22"/>
              </w:rPr>
            </w:pPr>
            <w:r>
              <w:rPr>
                <w:color w:val="000000"/>
                <w:sz w:val="22"/>
                <w:szCs w:val="22"/>
              </w:rPr>
              <w:t>1.105</w:t>
            </w:r>
          </w:p>
        </w:tc>
        <w:tc>
          <w:tcPr>
            <w:tcW w:w="848" w:type="dxa"/>
            <w:vMerge/>
            <w:tcBorders>
              <w:top w:val="single" w:sz="4" w:space="0" w:color="000000"/>
              <w:bottom w:val="nil"/>
            </w:tcBorders>
            <w:vAlign w:val="bottom"/>
          </w:tcPr>
          <w:p w14:paraId="000003E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711" w:type="dxa"/>
            <w:vMerge/>
            <w:tcBorders>
              <w:top w:val="single" w:sz="4" w:space="0" w:color="000000"/>
              <w:bottom w:val="nil"/>
            </w:tcBorders>
            <w:vAlign w:val="bottom"/>
          </w:tcPr>
          <w:p w14:paraId="000003F0"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8" w:type="dxa"/>
            <w:vMerge/>
            <w:tcBorders>
              <w:top w:val="single" w:sz="4" w:space="0" w:color="000000"/>
              <w:bottom w:val="nil"/>
            </w:tcBorders>
            <w:vAlign w:val="bottom"/>
          </w:tcPr>
          <w:p w14:paraId="000003F1"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3F2"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35754821" w14:textId="77777777">
        <w:trPr>
          <w:trHeight w:val="290"/>
        </w:trPr>
        <w:tc>
          <w:tcPr>
            <w:tcW w:w="791" w:type="dxa"/>
            <w:vMerge/>
            <w:tcBorders>
              <w:top w:val="single" w:sz="4" w:space="0" w:color="000000"/>
              <w:bottom w:val="nil"/>
            </w:tcBorders>
            <w:vAlign w:val="bottom"/>
          </w:tcPr>
          <w:p w14:paraId="000003F3"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331" w:type="dxa"/>
            <w:vMerge/>
            <w:tcBorders>
              <w:top w:val="single" w:sz="4" w:space="0" w:color="000000"/>
              <w:bottom w:val="nil"/>
            </w:tcBorders>
            <w:vAlign w:val="bottom"/>
          </w:tcPr>
          <w:p w14:paraId="000003F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417" w:type="dxa"/>
            <w:vAlign w:val="bottom"/>
          </w:tcPr>
          <w:p w14:paraId="000003F5" w14:textId="77777777" w:rsidR="00E70473" w:rsidRDefault="00000000">
            <w:pPr>
              <w:rPr>
                <w:color w:val="000000"/>
                <w:sz w:val="22"/>
                <w:szCs w:val="22"/>
              </w:rPr>
            </w:pPr>
            <w:r>
              <w:rPr>
                <w:color w:val="000000"/>
                <w:sz w:val="22"/>
                <w:szCs w:val="22"/>
              </w:rPr>
              <w:t>Wood Puzzle</w:t>
            </w:r>
          </w:p>
        </w:tc>
        <w:tc>
          <w:tcPr>
            <w:tcW w:w="656" w:type="dxa"/>
            <w:vMerge/>
            <w:tcBorders>
              <w:top w:val="single" w:sz="4" w:space="0" w:color="000000"/>
              <w:bottom w:val="nil"/>
            </w:tcBorders>
            <w:vAlign w:val="bottom"/>
          </w:tcPr>
          <w:p w14:paraId="000003F6"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3" w:type="dxa"/>
            <w:vMerge/>
            <w:tcBorders>
              <w:top w:val="single" w:sz="4" w:space="0" w:color="000000"/>
              <w:bottom w:val="nil"/>
            </w:tcBorders>
            <w:vAlign w:val="bottom"/>
          </w:tcPr>
          <w:p w14:paraId="000003F7"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Align w:val="bottom"/>
          </w:tcPr>
          <w:p w14:paraId="000003F8" w14:textId="77777777" w:rsidR="00E70473" w:rsidRDefault="00000000">
            <w:pPr>
              <w:jc w:val="right"/>
              <w:rPr>
                <w:color w:val="000000"/>
                <w:sz w:val="22"/>
                <w:szCs w:val="22"/>
              </w:rPr>
            </w:pPr>
            <w:r>
              <w:rPr>
                <w:color w:val="000000"/>
                <w:sz w:val="22"/>
                <w:szCs w:val="22"/>
              </w:rPr>
              <w:t>-0.026</w:t>
            </w:r>
          </w:p>
        </w:tc>
        <w:tc>
          <w:tcPr>
            <w:tcW w:w="850" w:type="dxa"/>
            <w:vAlign w:val="bottom"/>
          </w:tcPr>
          <w:p w14:paraId="000003F9" w14:textId="77777777" w:rsidR="00E70473" w:rsidRDefault="00000000">
            <w:pPr>
              <w:jc w:val="right"/>
              <w:rPr>
                <w:color w:val="000000"/>
                <w:sz w:val="22"/>
                <w:szCs w:val="22"/>
              </w:rPr>
            </w:pPr>
            <w:r>
              <w:rPr>
                <w:color w:val="000000"/>
                <w:sz w:val="22"/>
                <w:szCs w:val="22"/>
              </w:rPr>
              <w:t>0.713</w:t>
            </w:r>
          </w:p>
        </w:tc>
        <w:tc>
          <w:tcPr>
            <w:tcW w:w="851" w:type="dxa"/>
            <w:vAlign w:val="bottom"/>
          </w:tcPr>
          <w:p w14:paraId="000003FA" w14:textId="77777777" w:rsidR="00E70473" w:rsidRDefault="00000000">
            <w:pPr>
              <w:jc w:val="right"/>
              <w:rPr>
                <w:color w:val="000000"/>
                <w:sz w:val="22"/>
                <w:szCs w:val="22"/>
              </w:rPr>
            </w:pPr>
            <w:r>
              <w:rPr>
                <w:color w:val="000000"/>
                <w:sz w:val="22"/>
                <w:szCs w:val="22"/>
              </w:rPr>
              <w:t>-0.163</w:t>
            </w:r>
          </w:p>
        </w:tc>
        <w:tc>
          <w:tcPr>
            <w:tcW w:w="850" w:type="dxa"/>
            <w:vAlign w:val="bottom"/>
          </w:tcPr>
          <w:p w14:paraId="000003FB" w14:textId="77777777" w:rsidR="00E70473" w:rsidRDefault="00000000">
            <w:pPr>
              <w:jc w:val="right"/>
              <w:rPr>
                <w:color w:val="000000"/>
                <w:sz w:val="22"/>
                <w:szCs w:val="22"/>
              </w:rPr>
            </w:pPr>
            <w:r>
              <w:rPr>
                <w:color w:val="000000"/>
                <w:sz w:val="22"/>
                <w:szCs w:val="22"/>
              </w:rPr>
              <w:t>0.112</w:t>
            </w:r>
          </w:p>
        </w:tc>
        <w:tc>
          <w:tcPr>
            <w:tcW w:w="754" w:type="dxa"/>
            <w:vAlign w:val="bottom"/>
          </w:tcPr>
          <w:p w14:paraId="000003FC" w14:textId="77777777" w:rsidR="00E70473" w:rsidRDefault="00000000">
            <w:pPr>
              <w:jc w:val="right"/>
              <w:rPr>
                <w:color w:val="000000"/>
                <w:sz w:val="22"/>
                <w:szCs w:val="22"/>
              </w:rPr>
            </w:pPr>
            <w:r>
              <w:rPr>
                <w:color w:val="000000"/>
                <w:sz w:val="22"/>
                <w:szCs w:val="22"/>
              </w:rPr>
              <w:t>0.975</w:t>
            </w:r>
          </w:p>
        </w:tc>
        <w:tc>
          <w:tcPr>
            <w:tcW w:w="806" w:type="dxa"/>
            <w:vAlign w:val="bottom"/>
          </w:tcPr>
          <w:p w14:paraId="000003FD" w14:textId="77777777" w:rsidR="00E70473" w:rsidRDefault="00000000">
            <w:pPr>
              <w:jc w:val="right"/>
              <w:rPr>
                <w:color w:val="000000"/>
                <w:sz w:val="22"/>
                <w:szCs w:val="22"/>
              </w:rPr>
            </w:pPr>
            <w:r>
              <w:rPr>
                <w:color w:val="000000"/>
                <w:sz w:val="22"/>
                <w:szCs w:val="22"/>
              </w:rPr>
              <w:t>0.849</w:t>
            </w:r>
          </w:p>
        </w:tc>
        <w:tc>
          <w:tcPr>
            <w:tcW w:w="711" w:type="dxa"/>
            <w:vAlign w:val="bottom"/>
          </w:tcPr>
          <w:p w14:paraId="000003FE" w14:textId="77777777" w:rsidR="00E70473" w:rsidRDefault="00000000">
            <w:pPr>
              <w:jc w:val="right"/>
              <w:rPr>
                <w:color w:val="000000"/>
                <w:sz w:val="22"/>
                <w:szCs w:val="22"/>
              </w:rPr>
            </w:pPr>
            <w:r>
              <w:rPr>
                <w:color w:val="000000"/>
                <w:sz w:val="22"/>
                <w:szCs w:val="22"/>
              </w:rPr>
              <w:t>1.118</w:t>
            </w:r>
          </w:p>
        </w:tc>
        <w:tc>
          <w:tcPr>
            <w:tcW w:w="848" w:type="dxa"/>
            <w:vMerge/>
            <w:tcBorders>
              <w:top w:val="single" w:sz="4" w:space="0" w:color="000000"/>
              <w:bottom w:val="nil"/>
            </w:tcBorders>
            <w:vAlign w:val="bottom"/>
          </w:tcPr>
          <w:p w14:paraId="000003F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711" w:type="dxa"/>
            <w:vMerge/>
            <w:tcBorders>
              <w:top w:val="single" w:sz="4" w:space="0" w:color="000000"/>
              <w:bottom w:val="nil"/>
            </w:tcBorders>
            <w:vAlign w:val="bottom"/>
          </w:tcPr>
          <w:p w14:paraId="00000400"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8" w:type="dxa"/>
            <w:vMerge/>
            <w:tcBorders>
              <w:top w:val="single" w:sz="4" w:space="0" w:color="000000"/>
              <w:bottom w:val="nil"/>
            </w:tcBorders>
            <w:vAlign w:val="bottom"/>
          </w:tcPr>
          <w:p w14:paraId="00000401"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402"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6F5CF34D" w14:textId="77777777">
        <w:trPr>
          <w:trHeight w:val="290"/>
        </w:trPr>
        <w:tc>
          <w:tcPr>
            <w:tcW w:w="791" w:type="dxa"/>
            <w:vMerge/>
            <w:tcBorders>
              <w:top w:val="single" w:sz="4" w:space="0" w:color="000000"/>
              <w:bottom w:val="nil"/>
            </w:tcBorders>
            <w:vAlign w:val="bottom"/>
          </w:tcPr>
          <w:p w14:paraId="00000403"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331" w:type="dxa"/>
            <w:vMerge/>
            <w:tcBorders>
              <w:top w:val="single" w:sz="4" w:space="0" w:color="000000"/>
              <w:bottom w:val="nil"/>
            </w:tcBorders>
            <w:vAlign w:val="bottom"/>
          </w:tcPr>
          <w:p w14:paraId="0000040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417" w:type="dxa"/>
            <w:tcBorders>
              <w:bottom w:val="single" w:sz="4" w:space="0" w:color="000000"/>
            </w:tcBorders>
            <w:vAlign w:val="bottom"/>
          </w:tcPr>
          <w:p w14:paraId="00000405" w14:textId="77777777" w:rsidR="00E70473" w:rsidRDefault="00000000">
            <w:pPr>
              <w:rPr>
                <w:color w:val="000000"/>
                <w:sz w:val="22"/>
                <w:szCs w:val="22"/>
              </w:rPr>
            </w:pPr>
            <w:r>
              <w:rPr>
                <w:color w:val="000000"/>
                <w:sz w:val="22"/>
                <w:szCs w:val="22"/>
              </w:rPr>
              <w:t>Z. Inflation</w:t>
            </w:r>
          </w:p>
        </w:tc>
        <w:tc>
          <w:tcPr>
            <w:tcW w:w="656" w:type="dxa"/>
            <w:vMerge/>
            <w:tcBorders>
              <w:top w:val="single" w:sz="4" w:space="0" w:color="000000"/>
              <w:bottom w:val="nil"/>
            </w:tcBorders>
            <w:vAlign w:val="bottom"/>
          </w:tcPr>
          <w:p w14:paraId="00000406"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3" w:type="dxa"/>
            <w:vMerge/>
            <w:tcBorders>
              <w:top w:val="single" w:sz="4" w:space="0" w:color="000000"/>
              <w:bottom w:val="nil"/>
            </w:tcBorders>
            <w:vAlign w:val="bottom"/>
          </w:tcPr>
          <w:p w14:paraId="00000407"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tcBorders>
              <w:bottom w:val="single" w:sz="4" w:space="0" w:color="000000"/>
            </w:tcBorders>
            <w:vAlign w:val="bottom"/>
          </w:tcPr>
          <w:p w14:paraId="00000408" w14:textId="77777777" w:rsidR="00E70473" w:rsidRDefault="00000000">
            <w:pPr>
              <w:jc w:val="right"/>
              <w:rPr>
                <w:color w:val="000000"/>
                <w:sz w:val="22"/>
                <w:szCs w:val="22"/>
              </w:rPr>
            </w:pPr>
            <w:r>
              <w:rPr>
                <w:color w:val="000000"/>
                <w:sz w:val="22"/>
                <w:szCs w:val="22"/>
              </w:rPr>
              <w:t>-0.443</w:t>
            </w:r>
          </w:p>
        </w:tc>
        <w:tc>
          <w:tcPr>
            <w:tcW w:w="850" w:type="dxa"/>
            <w:tcBorders>
              <w:bottom w:val="single" w:sz="4" w:space="0" w:color="000000"/>
            </w:tcBorders>
            <w:vAlign w:val="bottom"/>
          </w:tcPr>
          <w:p w14:paraId="00000409" w14:textId="77777777" w:rsidR="00E70473" w:rsidRDefault="00000000">
            <w:pPr>
              <w:jc w:val="right"/>
              <w:rPr>
                <w:color w:val="000000"/>
                <w:sz w:val="22"/>
                <w:szCs w:val="22"/>
              </w:rPr>
            </w:pPr>
            <w:r>
              <w:rPr>
                <w:color w:val="000000"/>
                <w:sz w:val="22"/>
                <w:szCs w:val="22"/>
              </w:rPr>
              <w:t>0.003</w:t>
            </w:r>
          </w:p>
        </w:tc>
        <w:tc>
          <w:tcPr>
            <w:tcW w:w="851" w:type="dxa"/>
            <w:tcBorders>
              <w:bottom w:val="single" w:sz="4" w:space="0" w:color="000000"/>
            </w:tcBorders>
            <w:vAlign w:val="bottom"/>
          </w:tcPr>
          <w:p w14:paraId="0000040A" w14:textId="77777777" w:rsidR="00E70473" w:rsidRDefault="00000000">
            <w:pPr>
              <w:jc w:val="right"/>
              <w:rPr>
                <w:color w:val="000000"/>
                <w:sz w:val="22"/>
                <w:szCs w:val="22"/>
              </w:rPr>
            </w:pPr>
            <w:r>
              <w:rPr>
                <w:color w:val="000000"/>
                <w:sz w:val="22"/>
                <w:szCs w:val="22"/>
              </w:rPr>
              <w:t>-0.732</w:t>
            </w:r>
          </w:p>
        </w:tc>
        <w:tc>
          <w:tcPr>
            <w:tcW w:w="850" w:type="dxa"/>
            <w:tcBorders>
              <w:bottom w:val="single" w:sz="4" w:space="0" w:color="000000"/>
            </w:tcBorders>
            <w:vAlign w:val="bottom"/>
          </w:tcPr>
          <w:p w14:paraId="0000040B" w14:textId="77777777" w:rsidR="00E70473" w:rsidRDefault="00000000">
            <w:pPr>
              <w:jc w:val="right"/>
              <w:rPr>
                <w:color w:val="000000"/>
                <w:sz w:val="22"/>
                <w:szCs w:val="22"/>
              </w:rPr>
            </w:pPr>
            <w:r>
              <w:rPr>
                <w:color w:val="000000"/>
                <w:sz w:val="22"/>
                <w:szCs w:val="22"/>
              </w:rPr>
              <w:t>-0.154</w:t>
            </w:r>
          </w:p>
        </w:tc>
        <w:tc>
          <w:tcPr>
            <w:tcW w:w="754" w:type="dxa"/>
            <w:tcBorders>
              <w:bottom w:val="single" w:sz="4" w:space="0" w:color="000000"/>
            </w:tcBorders>
            <w:vAlign w:val="bottom"/>
          </w:tcPr>
          <w:p w14:paraId="0000040C" w14:textId="77777777" w:rsidR="00E70473" w:rsidRDefault="00000000">
            <w:pPr>
              <w:jc w:val="right"/>
              <w:rPr>
                <w:color w:val="000000"/>
                <w:sz w:val="22"/>
                <w:szCs w:val="22"/>
              </w:rPr>
            </w:pPr>
            <w:r>
              <w:rPr>
                <w:color w:val="000000"/>
                <w:sz w:val="22"/>
                <w:szCs w:val="22"/>
              </w:rPr>
              <w:t>0.642</w:t>
            </w:r>
          </w:p>
        </w:tc>
        <w:tc>
          <w:tcPr>
            <w:tcW w:w="806" w:type="dxa"/>
            <w:tcBorders>
              <w:bottom w:val="single" w:sz="4" w:space="0" w:color="000000"/>
            </w:tcBorders>
            <w:vAlign w:val="bottom"/>
          </w:tcPr>
          <w:p w14:paraId="0000040D" w14:textId="77777777" w:rsidR="00E70473" w:rsidRDefault="00000000">
            <w:pPr>
              <w:jc w:val="right"/>
              <w:rPr>
                <w:color w:val="000000"/>
                <w:sz w:val="22"/>
                <w:szCs w:val="22"/>
              </w:rPr>
            </w:pPr>
            <w:r>
              <w:rPr>
                <w:color w:val="000000"/>
                <w:sz w:val="22"/>
                <w:szCs w:val="22"/>
              </w:rPr>
              <w:t>0.481</w:t>
            </w:r>
          </w:p>
        </w:tc>
        <w:tc>
          <w:tcPr>
            <w:tcW w:w="711" w:type="dxa"/>
            <w:tcBorders>
              <w:bottom w:val="single" w:sz="4" w:space="0" w:color="000000"/>
            </w:tcBorders>
            <w:vAlign w:val="bottom"/>
          </w:tcPr>
          <w:p w14:paraId="0000040E" w14:textId="77777777" w:rsidR="00E70473" w:rsidRDefault="00000000">
            <w:pPr>
              <w:jc w:val="right"/>
              <w:rPr>
                <w:color w:val="000000"/>
                <w:sz w:val="22"/>
                <w:szCs w:val="22"/>
              </w:rPr>
            </w:pPr>
            <w:r>
              <w:rPr>
                <w:color w:val="000000"/>
                <w:sz w:val="22"/>
                <w:szCs w:val="22"/>
              </w:rPr>
              <w:t>0.857</w:t>
            </w:r>
          </w:p>
        </w:tc>
        <w:tc>
          <w:tcPr>
            <w:tcW w:w="848" w:type="dxa"/>
            <w:vMerge/>
            <w:tcBorders>
              <w:top w:val="single" w:sz="4" w:space="0" w:color="000000"/>
              <w:bottom w:val="nil"/>
            </w:tcBorders>
            <w:vAlign w:val="bottom"/>
          </w:tcPr>
          <w:p w14:paraId="0000040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711" w:type="dxa"/>
            <w:vMerge/>
            <w:tcBorders>
              <w:top w:val="single" w:sz="4" w:space="0" w:color="000000"/>
              <w:bottom w:val="nil"/>
            </w:tcBorders>
            <w:vAlign w:val="bottom"/>
          </w:tcPr>
          <w:p w14:paraId="00000410"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8" w:type="dxa"/>
            <w:vMerge/>
            <w:tcBorders>
              <w:top w:val="single" w:sz="4" w:space="0" w:color="000000"/>
              <w:bottom w:val="nil"/>
            </w:tcBorders>
            <w:vAlign w:val="bottom"/>
          </w:tcPr>
          <w:p w14:paraId="00000411"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412"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5BEEBE97" w14:textId="77777777">
        <w:trPr>
          <w:trHeight w:val="290"/>
        </w:trPr>
        <w:tc>
          <w:tcPr>
            <w:tcW w:w="791" w:type="dxa"/>
            <w:vMerge w:val="restart"/>
            <w:tcBorders>
              <w:top w:val="single" w:sz="4" w:space="0" w:color="000000"/>
              <w:bottom w:val="nil"/>
            </w:tcBorders>
            <w:vAlign w:val="bottom"/>
          </w:tcPr>
          <w:p w14:paraId="00000413" w14:textId="77777777" w:rsidR="00E70473" w:rsidRDefault="00000000">
            <w:pPr>
              <w:rPr>
                <w:color w:val="000000"/>
                <w:sz w:val="22"/>
                <w:szCs w:val="22"/>
              </w:rPr>
            </w:pPr>
            <w:r>
              <w:rPr>
                <w:color w:val="000000"/>
                <w:sz w:val="22"/>
                <w:szCs w:val="22"/>
              </w:rPr>
              <w:t>City Sites</w:t>
            </w:r>
          </w:p>
        </w:tc>
        <w:tc>
          <w:tcPr>
            <w:tcW w:w="1331" w:type="dxa"/>
            <w:vMerge w:val="restart"/>
            <w:tcBorders>
              <w:top w:val="single" w:sz="4" w:space="0" w:color="000000"/>
              <w:bottom w:val="nil"/>
            </w:tcBorders>
            <w:vAlign w:val="bottom"/>
          </w:tcPr>
          <w:p w14:paraId="00000414" w14:textId="77777777" w:rsidR="00E70473" w:rsidRDefault="00000000">
            <w:pPr>
              <w:rPr>
                <w:color w:val="000000"/>
                <w:sz w:val="22"/>
                <w:szCs w:val="22"/>
              </w:rPr>
            </w:pPr>
            <w:r>
              <w:rPr>
                <w:color w:val="000000"/>
                <w:sz w:val="22"/>
                <w:szCs w:val="22"/>
              </w:rPr>
              <w:t>Contact Duration</w:t>
            </w:r>
          </w:p>
        </w:tc>
        <w:tc>
          <w:tcPr>
            <w:tcW w:w="1417" w:type="dxa"/>
            <w:tcBorders>
              <w:top w:val="single" w:sz="4" w:space="0" w:color="000000"/>
              <w:bottom w:val="nil"/>
            </w:tcBorders>
            <w:vAlign w:val="bottom"/>
          </w:tcPr>
          <w:p w14:paraId="00000415" w14:textId="77777777" w:rsidR="00E70473" w:rsidRDefault="00000000">
            <w:pPr>
              <w:rPr>
                <w:color w:val="000000"/>
                <w:sz w:val="22"/>
                <w:szCs w:val="22"/>
              </w:rPr>
            </w:pPr>
            <w:r>
              <w:rPr>
                <w:color w:val="000000"/>
                <w:sz w:val="22"/>
                <w:szCs w:val="22"/>
              </w:rPr>
              <w:t>Urbanization (%)</w:t>
            </w:r>
          </w:p>
        </w:tc>
        <w:tc>
          <w:tcPr>
            <w:tcW w:w="656" w:type="dxa"/>
            <w:vMerge w:val="restart"/>
            <w:tcBorders>
              <w:top w:val="single" w:sz="4" w:space="0" w:color="000000"/>
              <w:bottom w:val="nil"/>
            </w:tcBorders>
            <w:vAlign w:val="bottom"/>
          </w:tcPr>
          <w:p w14:paraId="00000416" w14:textId="77777777" w:rsidR="00E70473" w:rsidRDefault="00000000">
            <w:pPr>
              <w:jc w:val="right"/>
              <w:rPr>
                <w:color w:val="000000"/>
                <w:sz w:val="22"/>
                <w:szCs w:val="22"/>
              </w:rPr>
            </w:pPr>
            <w:r>
              <w:rPr>
                <w:color w:val="000000"/>
                <w:sz w:val="22"/>
                <w:szCs w:val="22"/>
              </w:rPr>
              <w:t>902</w:t>
            </w:r>
          </w:p>
        </w:tc>
        <w:tc>
          <w:tcPr>
            <w:tcW w:w="903" w:type="dxa"/>
            <w:vMerge w:val="restart"/>
            <w:tcBorders>
              <w:top w:val="single" w:sz="4" w:space="0" w:color="000000"/>
              <w:bottom w:val="nil"/>
            </w:tcBorders>
            <w:vAlign w:val="bottom"/>
          </w:tcPr>
          <w:p w14:paraId="00000417" w14:textId="77777777" w:rsidR="00E70473" w:rsidRDefault="00000000">
            <w:pPr>
              <w:jc w:val="right"/>
              <w:rPr>
                <w:color w:val="000000"/>
                <w:sz w:val="22"/>
                <w:szCs w:val="22"/>
              </w:rPr>
            </w:pPr>
            <w:r>
              <w:rPr>
                <w:color w:val="000000"/>
                <w:sz w:val="22"/>
                <w:szCs w:val="22"/>
              </w:rPr>
              <w:t>2211.6</w:t>
            </w:r>
          </w:p>
        </w:tc>
        <w:tc>
          <w:tcPr>
            <w:tcW w:w="851" w:type="dxa"/>
            <w:tcBorders>
              <w:top w:val="single" w:sz="4" w:space="0" w:color="000000"/>
              <w:bottom w:val="nil"/>
            </w:tcBorders>
            <w:vAlign w:val="bottom"/>
          </w:tcPr>
          <w:p w14:paraId="00000418" w14:textId="77777777" w:rsidR="00E70473" w:rsidRDefault="00000000">
            <w:pPr>
              <w:jc w:val="right"/>
              <w:rPr>
                <w:color w:val="000000"/>
                <w:sz w:val="22"/>
                <w:szCs w:val="22"/>
              </w:rPr>
            </w:pPr>
            <w:r>
              <w:rPr>
                <w:color w:val="000000"/>
                <w:sz w:val="22"/>
                <w:szCs w:val="22"/>
              </w:rPr>
              <w:t>0.104</w:t>
            </w:r>
          </w:p>
        </w:tc>
        <w:tc>
          <w:tcPr>
            <w:tcW w:w="850" w:type="dxa"/>
            <w:tcBorders>
              <w:top w:val="single" w:sz="4" w:space="0" w:color="000000"/>
              <w:bottom w:val="nil"/>
            </w:tcBorders>
            <w:vAlign w:val="bottom"/>
          </w:tcPr>
          <w:p w14:paraId="00000419" w14:textId="77777777" w:rsidR="00E70473" w:rsidRDefault="00000000">
            <w:pPr>
              <w:jc w:val="right"/>
              <w:rPr>
                <w:color w:val="000000"/>
                <w:sz w:val="22"/>
                <w:szCs w:val="22"/>
              </w:rPr>
            </w:pPr>
            <w:r>
              <w:rPr>
                <w:color w:val="000000"/>
                <w:sz w:val="22"/>
                <w:szCs w:val="22"/>
              </w:rPr>
              <w:t>0.059</w:t>
            </w:r>
          </w:p>
        </w:tc>
        <w:tc>
          <w:tcPr>
            <w:tcW w:w="851" w:type="dxa"/>
            <w:tcBorders>
              <w:top w:val="single" w:sz="4" w:space="0" w:color="000000"/>
              <w:bottom w:val="nil"/>
            </w:tcBorders>
            <w:vAlign w:val="bottom"/>
          </w:tcPr>
          <w:p w14:paraId="0000041A" w14:textId="77777777" w:rsidR="00E70473" w:rsidRDefault="00000000">
            <w:pPr>
              <w:jc w:val="right"/>
              <w:rPr>
                <w:color w:val="000000"/>
                <w:sz w:val="22"/>
                <w:szCs w:val="22"/>
              </w:rPr>
            </w:pPr>
            <w:r>
              <w:rPr>
                <w:color w:val="000000"/>
                <w:sz w:val="22"/>
                <w:szCs w:val="22"/>
              </w:rPr>
              <w:t>-0.004</w:t>
            </w:r>
          </w:p>
        </w:tc>
        <w:tc>
          <w:tcPr>
            <w:tcW w:w="850" w:type="dxa"/>
            <w:tcBorders>
              <w:top w:val="single" w:sz="4" w:space="0" w:color="000000"/>
              <w:bottom w:val="nil"/>
            </w:tcBorders>
            <w:vAlign w:val="bottom"/>
          </w:tcPr>
          <w:p w14:paraId="0000041B" w14:textId="77777777" w:rsidR="00E70473" w:rsidRDefault="00000000">
            <w:pPr>
              <w:jc w:val="right"/>
              <w:rPr>
                <w:color w:val="000000"/>
                <w:sz w:val="22"/>
                <w:szCs w:val="22"/>
              </w:rPr>
            </w:pPr>
            <w:r>
              <w:rPr>
                <w:color w:val="000000"/>
                <w:sz w:val="22"/>
                <w:szCs w:val="22"/>
              </w:rPr>
              <w:t>0.211</w:t>
            </w:r>
          </w:p>
        </w:tc>
        <w:tc>
          <w:tcPr>
            <w:tcW w:w="754" w:type="dxa"/>
            <w:tcBorders>
              <w:top w:val="single" w:sz="4" w:space="0" w:color="000000"/>
              <w:bottom w:val="nil"/>
            </w:tcBorders>
            <w:vAlign w:val="bottom"/>
          </w:tcPr>
          <w:p w14:paraId="0000041C" w14:textId="77777777" w:rsidR="00E70473" w:rsidRDefault="00000000">
            <w:pPr>
              <w:jc w:val="right"/>
              <w:rPr>
                <w:color w:val="000000"/>
                <w:sz w:val="22"/>
                <w:szCs w:val="22"/>
              </w:rPr>
            </w:pPr>
            <w:r>
              <w:rPr>
                <w:color w:val="000000"/>
                <w:sz w:val="22"/>
                <w:szCs w:val="22"/>
              </w:rPr>
              <w:t>1.004</w:t>
            </w:r>
          </w:p>
        </w:tc>
        <w:tc>
          <w:tcPr>
            <w:tcW w:w="806" w:type="dxa"/>
            <w:tcBorders>
              <w:top w:val="single" w:sz="4" w:space="0" w:color="000000"/>
              <w:bottom w:val="nil"/>
            </w:tcBorders>
            <w:vAlign w:val="bottom"/>
          </w:tcPr>
          <w:p w14:paraId="0000041D" w14:textId="77777777" w:rsidR="00E70473" w:rsidRDefault="00000000">
            <w:pPr>
              <w:jc w:val="right"/>
              <w:rPr>
                <w:color w:val="000000"/>
                <w:sz w:val="22"/>
                <w:szCs w:val="22"/>
              </w:rPr>
            </w:pPr>
            <w:r>
              <w:rPr>
                <w:color w:val="000000"/>
                <w:sz w:val="22"/>
                <w:szCs w:val="22"/>
              </w:rPr>
              <w:t>1.000</w:t>
            </w:r>
          </w:p>
        </w:tc>
        <w:tc>
          <w:tcPr>
            <w:tcW w:w="711" w:type="dxa"/>
            <w:tcBorders>
              <w:top w:val="single" w:sz="4" w:space="0" w:color="000000"/>
              <w:bottom w:val="nil"/>
            </w:tcBorders>
            <w:vAlign w:val="bottom"/>
          </w:tcPr>
          <w:p w14:paraId="0000041E" w14:textId="77777777" w:rsidR="00E70473" w:rsidRDefault="00000000">
            <w:pPr>
              <w:jc w:val="right"/>
              <w:rPr>
                <w:color w:val="000000"/>
                <w:sz w:val="22"/>
                <w:szCs w:val="22"/>
              </w:rPr>
            </w:pPr>
            <w:r>
              <w:rPr>
                <w:color w:val="000000"/>
                <w:sz w:val="22"/>
                <w:szCs w:val="22"/>
              </w:rPr>
              <w:t>1.009</w:t>
            </w:r>
          </w:p>
        </w:tc>
        <w:tc>
          <w:tcPr>
            <w:tcW w:w="848" w:type="dxa"/>
            <w:vMerge w:val="restart"/>
            <w:tcBorders>
              <w:top w:val="single" w:sz="4" w:space="0" w:color="000000"/>
              <w:bottom w:val="nil"/>
            </w:tcBorders>
            <w:vAlign w:val="bottom"/>
          </w:tcPr>
          <w:p w14:paraId="0000041F" w14:textId="77777777" w:rsidR="00E70473" w:rsidRDefault="00000000">
            <w:pPr>
              <w:jc w:val="right"/>
              <w:rPr>
                <w:color w:val="000000"/>
                <w:sz w:val="22"/>
                <w:szCs w:val="22"/>
              </w:rPr>
            </w:pPr>
            <w:r>
              <w:rPr>
                <w:color w:val="000000"/>
                <w:sz w:val="22"/>
                <w:szCs w:val="22"/>
              </w:rPr>
              <w:t>0.001</w:t>
            </w:r>
          </w:p>
        </w:tc>
        <w:tc>
          <w:tcPr>
            <w:tcW w:w="711" w:type="dxa"/>
            <w:vMerge w:val="restart"/>
            <w:tcBorders>
              <w:top w:val="single" w:sz="4" w:space="0" w:color="000000"/>
              <w:bottom w:val="nil"/>
            </w:tcBorders>
            <w:vAlign w:val="bottom"/>
          </w:tcPr>
          <w:p w14:paraId="00000420" w14:textId="77777777" w:rsidR="00E70473" w:rsidRDefault="00000000">
            <w:pPr>
              <w:jc w:val="right"/>
              <w:rPr>
                <w:color w:val="000000"/>
                <w:sz w:val="22"/>
                <w:szCs w:val="22"/>
              </w:rPr>
            </w:pPr>
            <w:r>
              <w:rPr>
                <w:color w:val="000000"/>
                <w:sz w:val="22"/>
                <w:szCs w:val="22"/>
              </w:rPr>
              <w:t>0.001</w:t>
            </w:r>
          </w:p>
        </w:tc>
        <w:tc>
          <w:tcPr>
            <w:tcW w:w="848" w:type="dxa"/>
            <w:vMerge w:val="restart"/>
            <w:tcBorders>
              <w:top w:val="single" w:sz="4" w:space="0" w:color="000000"/>
              <w:bottom w:val="nil"/>
            </w:tcBorders>
            <w:vAlign w:val="bottom"/>
          </w:tcPr>
          <w:p w14:paraId="00000421" w14:textId="77777777" w:rsidR="00E70473" w:rsidRDefault="00000000">
            <w:pPr>
              <w:rPr>
                <w:color w:val="000000"/>
                <w:sz w:val="22"/>
                <w:szCs w:val="22"/>
              </w:rPr>
            </w:pPr>
            <w:r>
              <w:rPr>
                <w:color w:val="000000"/>
                <w:sz w:val="22"/>
                <w:szCs w:val="22"/>
              </w:rPr>
              <w:t>&lt;0.001</w:t>
            </w:r>
          </w:p>
        </w:tc>
        <w:tc>
          <w:tcPr>
            <w:tcW w:w="851" w:type="dxa"/>
            <w:vMerge w:val="restart"/>
            <w:tcBorders>
              <w:top w:val="single" w:sz="4" w:space="0" w:color="000000"/>
              <w:bottom w:val="nil"/>
            </w:tcBorders>
            <w:vAlign w:val="bottom"/>
          </w:tcPr>
          <w:p w14:paraId="00000422" w14:textId="77777777" w:rsidR="00E70473" w:rsidRDefault="00000000">
            <w:pPr>
              <w:jc w:val="right"/>
              <w:rPr>
                <w:color w:val="000000"/>
                <w:sz w:val="22"/>
                <w:szCs w:val="22"/>
              </w:rPr>
            </w:pPr>
            <w:r>
              <w:rPr>
                <w:color w:val="000000"/>
                <w:sz w:val="22"/>
                <w:szCs w:val="22"/>
              </w:rPr>
              <w:t>0.165</w:t>
            </w:r>
          </w:p>
        </w:tc>
      </w:tr>
      <w:tr w:rsidR="00E70473" w14:paraId="71129D2A" w14:textId="77777777">
        <w:trPr>
          <w:trHeight w:val="290"/>
        </w:trPr>
        <w:tc>
          <w:tcPr>
            <w:tcW w:w="791" w:type="dxa"/>
            <w:vMerge/>
            <w:tcBorders>
              <w:top w:val="single" w:sz="4" w:space="0" w:color="000000"/>
              <w:bottom w:val="nil"/>
            </w:tcBorders>
            <w:vAlign w:val="bottom"/>
          </w:tcPr>
          <w:p w14:paraId="00000423"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331" w:type="dxa"/>
            <w:vMerge/>
            <w:tcBorders>
              <w:top w:val="single" w:sz="4" w:space="0" w:color="000000"/>
              <w:bottom w:val="nil"/>
            </w:tcBorders>
            <w:vAlign w:val="bottom"/>
          </w:tcPr>
          <w:p w14:paraId="0000042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417" w:type="dxa"/>
            <w:tcBorders>
              <w:top w:val="nil"/>
            </w:tcBorders>
            <w:vAlign w:val="bottom"/>
          </w:tcPr>
          <w:p w14:paraId="00000425" w14:textId="77777777" w:rsidR="00E70473" w:rsidRDefault="00000000">
            <w:pPr>
              <w:rPr>
                <w:color w:val="000000"/>
                <w:sz w:val="22"/>
                <w:szCs w:val="22"/>
              </w:rPr>
            </w:pPr>
            <w:r>
              <w:rPr>
                <w:color w:val="000000"/>
                <w:sz w:val="22"/>
                <w:szCs w:val="22"/>
              </w:rPr>
              <w:t>Z. Inflation</w:t>
            </w:r>
          </w:p>
        </w:tc>
        <w:tc>
          <w:tcPr>
            <w:tcW w:w="656" w:type="dxa"/>
            <w:vMerge/>
            <w:tcBorders>
              <w:top w:val="single" w:sz="4" w:space="0" w:color="000000"/>
              <w:bottom w:val="nil"/>
            </w:tcBorders>
            <w:vAlign w:val="bottom"/>
          </w:tcPr>
          <w:p w14:paraId="00000426"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3" w:type="dxa"/>
            <w:vMerge/>
            <w:tcBorders>
              <w:top w:val="single" w:sz="4" w:space="0" w:color="000000"/>
              <w:bottom w:val="nil"/>
            </w:tcBorders>
            <w:vAlign w:val="bottom"/>
          </w:tcPr>
          <w:p w14:paraId="00000427"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tcBorders>
              <w:top w:val="nil"/>
            </w:tcBorders>
            <w:vAlign w:val="bottom"/>
          </w:tcPr>
          <w:p w14:paraId="00000428" w14:textId="77777777" w:rsidR="00E70473" w:rsidRDefault="00000000">
            <w:pPr>
              <w:jc w:val="right"/>
              <w:rPr>
                <w:color w:val="000000"/>
                <w:sz w:val="22"/>
                <w:szCs w:val="22"/>
              </w:rPr>
            </w:pPr>
            <w:r>
              <w:rPr>
                <w:color w:val="000000"/>
                <w:sz w:val="22"/>
                <w:szCs w:val="22"/>
              </w:rPr>
              <w:t>-0.155</w:t>
            </w:r>
          </w:p>
        </w:tc>
        <w:tc>
          <w:tcPr>
            <w:tcW w:w="850" w:type="dxa"/>
            <w:tcBorders>
              <w:top w:val="nil"/>
            </w:tcBorders>
            <w:vAlign w:val="bottom"/>
          </w:tcPr>
          <w:p w14:paraId="00000429" w14:textId="77777777" w:rsidR="00E70473" w:rsidRDefault="00000000">
            <w:pPr>
              <w:jc w:val="right"/>
              <w:rPr>
                <w:color w:val="000000"/>
                <w:sz w:val="22"/>
                <w:szCs w:val="22"/>
              </w:rPr>
            </w:pPr>
            <w:r>
              <w:rPr>
                <w:color w:val="000000"/>
                <w:sz w:val="22"/>
                <w:szCs w:val="22"/>
              </w:rPr>
              <w:t>0.452</w:t>
            </w:r>
          </w:p>
        </w:tc>
        <w:tc>
          <w:tcPr>
            <w:tcW w:w="851" w:type="dxa"/>
            <w:tcBorders>
              <w:top w:val="nil"/>
            </w:tcBorders>
            <w:vAlign w:val="bottom"/>
          </w:tcPr>
          <w:p w14:paraId="0000042A" w14:textId="77777777" w:rsidR="00E70473" w:rsidRDefault="00000000">
            <w:pPr>
              <w:jc w:val="right"/>
              <w:rPr>
                <w:color w:val="000000"/>
                <w:sz w:val="22"/>
                <w:szCs w:val="22"/>
              </w:rPr>
            </w:pPr>
            <w:r>
              <w:rPr>
                <w:color w:val="000000"/>
                <w:sz w:val="22"/>
                <w:szCs w:val="22"/>
              </w:rPr>
              <w:t>-0.558</w:t>
            </w:r>
          </w:p>
        </w:tc>
        <w:tc>
          <w:tcPr>
            <w:tcW w:w="850" w:type="dxa"/>
            <w:tcBorders>
              <w:top w:val="nil"/>
            </w:tcBorders>
            <w:vAlign w:val="bottom"/>
          </w:tcPr>
          <w:p w14:paraId="0000042B" w14:textId="77777777" w:rsidR="00E70473" w:rsidRDefault="00000000">
            <w:pPr>
              <w:jc w:val="right"/>
              <w:rPr>
                <w:color w:val="000000"/>
                <w:sz w:val="22"/>
                <w:szCs w:val="22"/>
              </w:rPr>
            </w:pPr>
            <w:r>
              <w:rPr>
                <w:color w:val="000000"/>
                <w:sz w:val="22"/>
                <w:szCs w:val="22"/>
              </w:rPr>
              <w:t>0.249</w:t>
            </w:r>
          </w:p>
        </w:tc>
        <w:tc>
          <w:tcPr>
            <w:tcW w:w="754" w:type="dxa"/>
            <w:tcBorders>
              <w:top w:val="nil"/>
            </w:tcBorders>
            <w:vAlign w:val="bottom"/>
          </w:tcPr>
          <w:p w14:paraId="0000042C" w14:textId="77777777" w:rsidR="00E70473" w:rsidRDefault="00000000">
            <w:pPr>
              <w:jc w:val="right"/>
              <w:rPr>
                <w:color w:val="000000"/>
                <w:sz w:val="22"/>
                <w:szCs w:val="22"/>
              </w:rPr>
            </w:pPr>
            <w:r>
              <w:rPr>
                <w:color w:val="000000"/>
                <w:sz w:val="22"/>
                <w:szCs w:val="22"/>
              </w:rPr>
              <w:t>0.994</w:t>
            </w:r>
          </w:p>
        </w:tc>
        <w:tc>
          <w:tcPr>
            <w:tcW w:w="806" w:type="dxa"/>
            <w:tcBorders>
              <w:top w:val="nil"/>
            </w:tcBorders>
            <w:vAlign w:val="bottom"/>
          </w:tcPr>
          <w:p w14:paraId="0000042D" w14:textId="77777777" w:rsidR="00E70473" w:rsidRDefault="00000000">
            <w:pPr>
              <w:jc w:val="right"/>
              <w:rPr>
                <w:color w:val="000000"/>
                <w:sz w:val="22"/>
                <w:szCs w:val="22"/>
              </w:rPr>
            </w:pPr>
            <w:r>
              <w:rPr>
                <w:color w:val="000000"/>
                <w:sz w:val="22"/>
                <w:szCs w:val="22"/>
              </w:rPr>
              <w:t>0.977</w:t>
            </w:r>
          </w:p>
        </w:tc>
        <w:tc>
          <w:tcPr>
            <w:tcW w:w="711" w:type="dxa"/>
            <w:tcBorders>
              <w:top w:val="nil"/>
            </w:tcBorders>
            <w:vAlign w:val="bottom"/>
          </w:tcPr>
          <w:p w14:paraId="0000042E" w14:textId="77777777" w:rsidR="00E70473" w:rsidRDefault="00000000">
            <w:pPr>
              <w:jc w:val="right"/>
              <w:rPr>
                <w:color w:val="000000"/>
                <w:sz w:val="22"/>
                <w:szCs w:val="22"/>
              </w:rPr>
            </w:pPr>
            <w:r>
              <w:rPr>
                <w:color w:val="000000"/>
                <w:sz w:val="22"/>
                <w:szCs w:val="22"/>
              </w:rPr>
              <w:t>1.010</w:t>
            </w:r>
          </w:p>
        </w:tc>
        <w:tc>
          <w:tcPr>
            <w:tcW w:w="848" w:type="dxa"/>
            <w:vMerge/>
            <w:tcBorders>
              <w:top w:val="single" w:sz="4" w:space="0" w:color="000000"/>
              <w:bottom w:val="nil"/>
            </w:tcBorders>
            <w:vAlign w:val="bottom"/>
          </w:tcPr>
          <w:p w14:paraId="0000042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711" w:type="dxa"/>
            <w:vMerge/>
            <w:tcBorders>
              <w:top w:val="single" w:sz="4" w:space="0" w:color="000000"/>
              <w:bottom w:val="nil"/>
            </w:tcBorders>
            <w:vAlign w:val="bottom"/>
          </w:tcPr>
          <w:p w14:paraId="00000430"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8" w:type="dxa"/>
            <w:vMerge/>
            <w:tcBorders>
              <w:top w:val="single" w:sz="4" w:space="0" w:color="000000"/>
              <w:bottom w:val="nil"/>
            </w:tcBorders>
            <w:vAlign w:val="bottom"/>
          </w:tcPr>
          <w:p w14:paraId="00000431"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432"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72244D30" w14:textId="77777777">
        <w:trPr>
          <w:trHeight w:val="290"/>
        </w:trPr>
        <w:tc>
          <w:tcPr>
            <w:tcW w:w="791" w:type="dxa"/>
            <w:vMerge/>
            <w:tcBorders>
              <w:top w:val="single" w:sz="4" w:space="0" w:color="000000"/>
              <w:bottom w:val="nil"/>
            </w:tcBorders>
            <w:vAlign w:val="bottom"/>
          </w:tcPr>
          <w:p w14:paraId="00000433"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331" w:type="dxa"/>
            <w:vMerge/>
            <w:tcBorders>
              <w:top w:val="single" w:sz="4" w:space="0" w:color="000000"/>
              <w:bottom w:val="nil"/>
            </w:tcBorders>
            <w:vAlign w:val="bottom"/>
          </w:tcPr>
          <w:p w14:paraId="0000043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417" w:type="dxa"/>
            <w:vAlign w:val="bottom"/>
          </w:tcPr>
          <w:p w14:paraId="00000435" w14:textId="77777777" w:rsidR="00E70473" w:rsidRDefault="00000000">
            <w:pPr>
              <w:rPr>
                <w:color w:val="000000"/>
                <w:sz w:val="22"/>
                <w:szCs w:val="22"/>
              </w:rPr>
            </w:pPr>
            <w:r>
              <w:rPr>
                <w:color w:val="000000"/>
                <w:sz w:val="22"/>
                <w:szCs w:val="22"/>
              </w:rPr>
              <w:t>Daylight</w:t>
            </w:r>
          </w:p>
        </w:tc>
        <w:tc>
          <w:tcPr>
            <w:tcW w:w="656" w:type="dxa"/>
            <w:vMerge/>
            <w:tcBorders>
              <w:top w:val="single" w:sz="4" w:space="0" w:color="000000"/>
              <w:bottom w:val="nil"/>
            </w:tcBorders>
            <w:vAlign w:val="bottom"/>
          </w:tcPr>
          <w:p w14:paraId="00000436"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3" w:type="dxa"/>
            <w:vMerge/>
            <w:tcBorders>
              <w:top w:val="single" w:sz="4" w:space="0" w:color="000000"/>
              <w:bottom w:val="nil"/>
            </w:tcBorders>
            <w:vAlign w:val="bottom"/>
          </w:tcPr>
          <w:p w14:paraId="00000437"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Align w:val="bottom"/>
          </w:tcPr>
          <w:p w14:paraId="00000438" w14:textId="77777777" w:rsidR="00E70473" w:rsidRDefault="00000000">
            <w:pPr>
              <w:jc w:val="right"/>
              <w:rPr>
                <w:color w:val="000000"/>
                <w:sz w:val="22"/>
                <w:szCs w:val="22"/>
              </w:rPr>
            </w:pPr>
            <w:r>
              <w:rPr>
                <w:color w:val="000000"/>
                <w:sz w:val="22"/>
                <w:szCs w:val="22"/>
              </w:rPr>
              <w:t>0.254</w:t>
            </w:r>
          </w:p>
        </w:tc>
        <w:tc>
          <w:tcPr>
            <w:tcW w:w="850" w:type="dxa"/>
            <w:vAlign w:val="bottom"/>
          </w:tcPr>
          <w:p w14:paraId="00000439" w14:textId="77777777" w:rsidR="00E70473" w:rsidRDefault="00000000">
            <w:pPr>
              <w:jc w:val="right"/>
              <w:rPr>
                <w:color w:val="000000"/>
                <w:sz w:val="22"/>
                <w:szCs w:val="22"/>
              </w:rPr>
            </w:pPr>
            <w:r>
              <w:rPr>
                <w:color w:val="000000"/>
                <w:sz w:val="22"/>
                <w:szCs w:val="22"/>
              </w:rPr>
              <w:t>0.044</w:t>
            </w:r>
          </w:p>
        </w:tc>
        <w:tc>
          <w:tcPr>
            <w:tcW w:w="851" w:type="dxa"/>
            <w:vAlign w:val="bottom"/>
          </w:tcPr>
          <w:p w14:paraId="0000043A" w14:textId="77777777" w:rsidR="00E70473" w:rsidRDefault="00000000">
            <w:pPr>
              <w:jc w:val="right"/>
              <w:rPr>
                <w:color w:val="000000"/>
                <w:sz w:val="22"/>
                <w:szCs w:val="22"/>
              </w:rPr>
            </w:pPr>
            <w:r>
              <w:rPr>
                <w:color w:val="000000"/>
                <w:sz w:val="22"/>
                <w:szCs w:val="22"/>
              </w:rPr>
              <w:t>0.007</w:t>
            </w:r>
          </w:p>
        </w:tc>
        <w:tc>
          <w:tcPr>
            <w:tcW w:w="850" w:type="dxa"/>
            <w:vAlign w:val="bottom"/>
          </w:tcPr>
          <w:p w14:paraId="0000043B" w14:textId="77777777" w:rsidR="00E70473" w:rsidRDefault="00000000">
            <w:pPr>
              <w:jc w:val="right"/>
              <w:rPr>
                <w:color w:val="000000"/>
                <w:sz w:val="22"/>
                <w:szCs w:val="22"/>
              </w:rPr>
            </w:pPr>
            <w:r>
              <w:rPr>
                <w:color w:val="000000"/>
                <w:sz w:val="22"/>
                <w:szCs w:val="22"/>
              </w:rPr>
              <w:t>0.502</w:t>
            </w:r>
          </w:p>
        </w:tc>
        <w:tc>
          <w:tcPr>
            <w:tcW w:w="754" w:type="dxa"/>
            <w:vAlign w:val="bottom"/>
          </w:tcPr>
          <w:p w14:paraId="0000043C" w14:textId="77777777" w:rsidR="00E70473" w:rsidRDefault="00000000">
            <w:pPr>
              <w:jc w:val="right"/>
              <w:rPr>
                <w:color w:val="000000"/>
                <w:sz w:val="22"/>
                <w:szCs w:val="22"/>
              </w:rPr>
            </w:pPr>
            <w:r>
              <w:rPr>
                <w:color w:val="000000"/>
                <w:sz w:val="22"/>
                <w:szCs w:val="22"/>
              </w:rPr>
              <w:t>1.290</w:t>
            </w:r>
          </w:p>
        </w:tc>
        <w:tc>
          <w:tcPr>
            <w:tcW w:w="806" w:type="dxa"/>
            <w:vAlign w:val="bottom"/>
          </w:tcPr>
          <w:p w14:paraId="0000043D" w14:textId="77777777" w:rsidR="00E70473" w:rsidRDefault="00000000">
            <w:pPr>
              <w:jc w:val="right"/>
              <w:rPr>
                <w:color w:val="000000"/>
                <w:sz w:val="22"/>
                <w:szCs w:val="22"/>
              </w:rPr>
            </w:pPr>
            <w:r>
              <w:rPr>
                <w:color w:val="000000"/>
                <w:sz w:val="22"/>
                <w:szCs w:val="22"/>
              </w:rPr>
              <w:t>1.007</w:t>
            </w:r>
          </w:p>
        </w:tc>
        <w:tc>
          <w:tcPr>
            <w:tcW w:w="711" w:type="dxa"/>
            <w:vAlign w:val="bottom"/>
          </w:tcPr>
          <w:p w14:paraId="0000043E" w14:textId="77777777" w:rsidR="00E70473" w:rsidRDefault="00000000">
            <w:pPr>
              <w:jc w:val="right"/>
              <w:rPr>
                <w:color w:val="000000"/>
                <w:sz w:val="22"/>
                <w:szCs w:val="22"/>
              </w:rPr>
            </w:pPr>
            <w:r>
              <w:rPr>
                <w:color w:val="000000"/>
                <w:sz w:val="22"/>
                <w:szCs w:val="22"/>
              </w:rPr>
              <w:t>1.652</w:t>
            </w:r>
          </w:p>
        </w:tc>
        <w:tc>
          <w:tcPr>
            <w:tcW w:w="848" w:type="dxa"/>
            <w:vMerge/>
            <w:tcBorders>
              <w:top w:val="single" w:sz="4" w:space="0" w:color="000000"/>
              <w:bottom w:val="nil"/>
            </w:tcBorders>
            <w:vAlign w:val="bottom"/>
          </w:tcPr>
          <w:p w14:paraId="0000043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711" w:type="dxa"/>
            <w:vMerge/>
            <w:tcBorders>
              <w:top w:val="single" w:sz="4" w:space="0" w:color="000000"/>
              <w:bottom w:val="nil"/>
            </w:tcBorders>
            <w:vAlign w:val="bottom"/>
          </w:tcPr>
          <w:p w14:paraId="00000440"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8" w:type="dxa"/>
            <w:vMerge/>
            <w:tcBorders>
              <w:top w:val="single" w:sz="4" w:space="0" w:color="000000"/>
              <w:bottom w:val="nil"/>
            </w:tcBorders>
            <w:vAlign w:val="bottom"/>
          </w:tcPr>
          <w:p w14:paraId="00000441"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442"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75B2313B" w14:textId="77777777">
        <w:trPr>
          <w:trHeight w:val="290"/>
        </w:trPr>
        <w:tc>
          <w:tcPr>
            <w:tcW w:w="791" w:type="dxa"/>
            <w:vMerge/>
            <w:tcBorders>
              <w:top w:val="single" w:sz="4" w:space="0" w:color="000000"/>
              <w:bottom w:val="nil"/>
            </w:tcBorders>
            <w:vAlign w:val="bottom"/>
          </w:tcPr>
          <w:p w14:paraId="00000443"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331" w:type="dxa"/>
            <w:vMerge/>
            <w:tcBorders>
              <w:top w:val="single" w:sz="4" w:space="0" w:color="000000"/>
              <w:bottom w:val="nil"/>
            </w:tcBorders>
            <w:vAlign w:val="bottom"/>
          </w:tcPr>
          <w:p w14:paraId="0000044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417" w:type="dxa"/>
            <w:vAlign w:val="bottom"/>
          </w:tcPr>
          <w:p w14:paraId="00000445" w14:textId="77777777" w:rsidR="00E70473" w:rsidRDefault="00000000">
            <w:pPr>
              <w:rPr>
                <w:color w:val="000000"/>
                <w:sz w:val="22"/>
                <w:szCs w:val="22"/>
              </w:rPr>
            </w:pPr>
            <w:r>
              <w:rPr>
                <w:color w:val="000000"/>
                <w:sz w:val="22"/>
                <w:szCs w:val="22"/>
              </w:rPr>
              <w:t>Z. Inflation</w:t>
            </w:r>
          </w:p>
        </w:tc>
        <w:tc>
          <w:tcPr>
            <w:tcW w:w="656" w:type="dxa"/>
            <w:vMerge/>
            <w:tcBorders>
              <w:top w:val="single" w:sz="4" w:space="0" w:color="000000"/>
              <w:bottom w:val="nil"/>
            </w:tcBorders>
            <w:vAlign w:val="bottom"/>
          </w:tcPr>
          <w:p w14:paraId="00000446"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3" w:type="dxa"/>
            <w:vMerge/>
            <w:tcBorders>
              <w:top w:val="single" w:sz="4" w:space="0" w:color="000000"/>
              <w:bottom w:val="nil"/>
            </w:tcBorders>
            <w:vAlign w:val="bottom"/>
          </w:tcPr>
          <w:p w14:paraId="00000447"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Align w:val="bottom"/>
          </w:tcPr>
          <w:p w14:paraId="00000448" w14:textId="77777777" w:rsidR="00E70473" w:rsidRDefault="00000000">
            <w:pPr>
              <w:jc w:val="right"/>
              <w:rPr>
                <w:color w:val="000000"/>
                <w:sz w:val="22"/>
                <w:szCs w:val="22"/>
              </w:rPr>
            </w:pPr>
            <w:r>
              <w:rPr>
                <w:color w:val="000000"/>
                <w:sz w:val="22"/>
                <w:szCs w:val="22"/>
              </w:rPr>
              <w:t>-0.208</w:t>
            </w:r>
          </w:p>
        </w:tc>
        <w:tc>
          <w:tcPr>
            <w:tcW w:w="850" w:type="dxa"/>
            <w:vAlign w:val="bottom"/>
          </w:tcPr>
          <w:p w14:paraId="00000449" w14:textId="77777777" w:rsidR="00E70473" w:rsidRDefault="00000000">
            <w:pPr>
              <w:jc w:val="right"/>
              <w:rPr>
                <w:color w:val="000000"/>
                <w:sz w:val="22"/>
                <w:szCs w:val="22"/>
              </w:rPr>
            </w:pPr>
            <w:r>
              <w:rPr>
                <w:color w:val="000000"/>
                <w:sz w:val="22"/>
                <w:szCs w:val="22"/>
              </w:rPr>
              <w:t>0.296</w:t>
            </w:r>
          </w:p>
        </w:tc>
        <w:tc>
          <w:tcPr>
            <w:tcW w:w="851" w:type="dxa"/>
            <w:vAlign w:val="bottom"/>
          </w:tcPr>
          <w:p w14:paraId="0000044A" w14:textId="77777777" w:rsidR="00E70473" w:rsidRDefault="00000000">
            <w:pPr>
              <w:jc w:val="right"/>
              <w:rPr>
                <w:color w:val="000000"/>
                <w:sz w:val="22"/>
                <w:szCs w:val="22"/>
              </w:rPr>
            </w:pPr>
            <w:r>
              <w:rPr>
                <w:color w:val="000000"/>
                <w:sz w:val="22"/>
                <w:szCs w:val="22"/>
              </w:rPr>
              <w:t>-0.598</w:t>
            </w:r>
          </w:p>
        </w:tc>
        <w:tc>
          <w:tcPr>
            <w:tcW w:w="850" w:type="dxa"/>
            <w:vAlign w:val="bottom"/>
          </w:tcPr>
          <w:p w14:paraId="0000044B" w14:textId="77777777" w:rsidR="00E70473" w:rsidRDefault="00000000">
            <w:pPr>
              <w:jc w:val="right"/>
              <w:rPr>
                <w:color w:val="000000"/>
                <w:sz w:val="22"/>
                <w:szCs w:val="22"/>
              </w:rPr>
            </w:pPr>
            <w:r>
              <w:rPr>
                <w:color w:val="000000"/>
                <w:sz w:val="22"/>
                <w:szCs w:val="22"/>
              </w:rPr>
              <w:t>0.182</w:t>
            </w:r>
          </w:p>
        </w:tc>
        <w:tc>
          <w:tcPr>
            <w:tcW w:w="754" w:type="dxa"/>
            <w:vAlign w:val="bottom"/>
          </w:tcPr>
          <w:p w14:paraId="0000044C" w14:textId="77777777" w:rsidR="00E70473" w:rsidRDefault="00000000">
            <w:pPr>
              <w:jc w:val="right"/>
              <w:rPr>
                <w:color w:val="000000"/>
                <w:sz w:val="22"/>
                <w:szCs w:val="22"/>
              </w:rPr>
            </w:pPr>
            <w:r>
              <w:rPr>
                <w:color w:val="000000"/>
                <w:sz w:val="22"/>
                <w:szCs w:val="22"/>
              </w:rPr>
              <w:t>0.812</w:t>
            </w:r>
          </w:p>
        </w:tc>
        <w:tc>
          <w:tcPr>
            <w:tcW w:w="806" w:type="dxa"/>
            <w:vAlign w:val="bottom"/>
          </w:tcPr>
          <w:p w14:paraId="0000044D" w14:textId="77777777" w:rsidR="00E70473" w:rsidRDefault="00000000">
            <w:pPr>
              <w:jc w:val="right"/>
              <w:rPr>
                <w:color w:val="000000"/>
                <w:sz w:val="22"/>
                <w:szCs w:val="22"/>
              </w:rPr>
            </w:pPr>
            <w:r>
              <w:rPr>
                <w:color w:val="000000"/>
                <w:sz w:val="22"/>
                <w:szCs w:val="22"/>
              </w:rPr>
              <w:t>0.550</w:t>
            </w:r>
          </w:p>
        </w:tc>
        <w:tc>
          <w:tcPr>
            <w:tcW w:w="711" w:type="dxa"/>
            <w:vAlign w:val="bottom"/>
          </w:tcPr>
          <w:p w14:paraId="0000044E" w14:textId="77777777" w:rsidR="00E70473" w:rsidRDefault="00000000">
            <w:pPr>
              <w:jc w:val="right"/>
              <w:rPr>
                <w:color w:val="000000"/>
                <w:sz w:val="22"/>
                <w:szCs w:val="22"/>
              </w:rPr>
            </w:pPr>
            <w:r>
              <w:rPr>
                <w:color w:val="000000"/>
                <w:sz w:val="22"/>
                <w:szCs w:val="22"/>
              </w:rPr>
              <w:t>1.200</w:t>
            </w:r>
          </w:p>
        </w:tc>
        <w:tc>
          <w:tcPr>
            <w:tcW w:w="848" w:type="dxa"/>
            <w:vMerge/>
            <w:tcBorders>
              <w:top w:val="single" w:sz="4" w:space="0" w:color="000000"/>
              <w:bottom w:val="nil"/>
            </w:tcBorders>
            <w:vAlign w:val="bottom"/>
          </w:tcPr>
          <w:p w14:paraId="0000044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711" w:type="dxa"/>
            <w:vMerge/>
            <w:tcBorders>
              <w:top w:val="single" w:sz="4" w:space="0" w:color="000000"/>
              <w:bottom w:val="nil"/>
            </w:tcBorders>
            <w:vAlign w:val="bottom"/>
          </w:tcPr>
          <w:p w14:paraId="00000450"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8" w:type="dxa"/>
            <w:vMerge/>
            <w:tcBorders>
              <w:top w:val="single" w:sz="4" w:space="0" w:color="000000"/>
              <w:bottom w:val="nil"/>
            </w:tcBorders>
            <w:vAlign w:val="bottom"/>
          </w:tcPr>
          <w:p w14:paraId="00000451"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452"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50179BF2" w14:textId="77777777">
        <w:trPr>
          <w:trHeight w:val="290"/>
        </w:trPr>
        <w:tc>
          <w:tcPr>
            <w:tcW w:w="791" w:type="dxa"/>
            <w:vMerge/>
            <w:tcBorders>
              <w:top w:val="single" w:sz="4" w:space="0" w:color="000000"/>
              <w:bottom w:val="nil"/>
            </w:tcBorders>
            <w:vAlign w:val="bottom"/>
          </w:tcPr>
          <w:p w14:paraId="00000453"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331" w:type="dxa"/>
            <w:vMerge/>
            <w:tcBorders>
              <w:top w:val="single" w:sz="4" w:space="0" w:color="000000"/>
              <w:bottom w:val="nil"/>
            </w:tcBorders>
            <w:vAlign w:val="bottom"/>
          </w:tcPr>
          <w:p w14:paraId="0000045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417" w:type="dxa"/>
            <w:vAlign w:val="bottom"/>
          </w:tcPr>
          <w:p w14:paraId="00000455" w14:textId="77777777" w:rsidR="00E70473" w:rsidRDefault="00000000">
            <w:pPr>
              <w:rPr>
                <w:color w:val="000000"/>
                <w:sz w:val="22"/>
                <w:szCs w:val="22"/>
              </w:rPr>
            </w:pPr>
            <w:r>
              <w:rPr>
                <w:color w:val="000000"/>
                <w:sz w:val="22"/>
                <w:szCs w:val="22"/>
              </w:rPr>
              <w:t>Diseased</w:t>
            </w:r>
          </w:p>
        </w:tc>
        <w:tc>
          <w:tcPr>
            <w:tcW w:w="656" w:type="dxa"/>
            <w:vMerge/>
            <w:tcBorders>
              <w:top w:val="single" w:sz="4" w:space="0" w:color="000000"/>
              <w:bottom w:val="nil"/>
            </w:tcBorders>
            <w:vAlign w:val="bottom"/>
          </w:tcPr>
          <w:p w14:paraId="00000456"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3" w:type="dxa"/>
            <w:vMerge/>
            <w:tcBorders>
              <w:top w:val="single" w:sz="4" w:space="0" w:color="000000"/>
              <w:bottom w:val="nil"/>
            </w:tcBorders>
            <w:vAlign w:val="bottom"/>
          </w:tcPr>
          <w:p w14:paraId="00000457"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Align w:val="bottom"/>
          </w:tcPr>
          <w:p w14:paraId="00000458" w14:textId="77777777" w:rsidR="00E70473" w:rsidRDefault="00000000">
            <w:pPr>
              <w:jc w:val="right"/>
              <w:rPr>
                <w:color w:val="000000"/>
                <w:sz w:val="22"/>
                <w:szCs w:val="22"/>
              </w:rPr>
            </w:pPr>
            <w:r>
              <w:rPr>
                <w:color w:val="000000"/>
                <w:sz w:val="22"/>
                <w:szCs w:val="22"/>
              </w:rPr>
              <w:t>-0.259</w:t>
            </w:r>
          </w:p>
        </w:tc>
        <w:tc>
          <w:tcPr>
            <w:tcW w:w="850" w:type="dxa"/>
            <w:vAlign w:val="bottom"/>
          </w:tcPr>
          <w:p w14:paraId="00000459" w14:textId="77777777" w:rsidR="00E70473" w:rsidRDefault="00000000">
            <w:pPr>
              <w:jc w:val="right"/>
              <w:rPr>
                <w:color w:val="000000"/>
                <w:sz w:val="22"/>
                <w:szCs w:val="22"/>
              </w:rPr>
            </w:pPr>
            <w:r>
              <w:rPr>
                <w:color w:val="000000"/>
                <w:sz w:val="22"/>
                <w:szCs w:val="22"/>
              </w:rPr>
              <w:t>0.039</w:t>
            </w:r>
          </w:p>
        </w:tc>
        <w:tc>
          <w:tcPr>
            <w:tcW w:w="851" w:type="dxa"/>
            <w:vAlign w:val="bottom"/>
          </w:tcPr>
          <w:p w14:paraId="0000045A" w14:textId="77777777" w:rsidR="00E70473" w:rsidRDefault="00000000">
            <w:pPr>
              <w:jc w:val="right"/>
              <w:rPr>
                <w:color w:val="000000"/>
                <w:sz w:val="22"/>
                <w:szCs w:val="22"/>
              </w:rPr>
            </w:pPr>
            <w:r>
              <w:rPr>
                <w:color w:val="000000"/>
                <w:sz w:val="22"/>
                <w:szCs w:val="22"/>
              </w:rPr>
              <w:t>-0.505</w:t>
            </w:r>
          </w:p>
        </w:tc>
        <w:tc>
          <w:tcPr>
            <w:tcW w:w="850" w:type="dxa"/>
            <w:vAlign w:val="bottom"/>
          </w:tcPr>
          <w:p w14:paraId="0000045B" w14:textId="77777777" w:rsidR="00E70473" w:rsidRDefault="00000000">
            <w:pPr>
              <w:jc w:val="right"/>
              <w:rPr>
                <w:color w:val="000000"/>
                <w:sz w:val="22"/>
                <w:szCs w:val="22"/>
              </w:rPr>
            </w:pPr>
            <w:r>
              <w:rPr>
                <w:color w:val="000000"/>
                <w:sz w:val="22"/>
                <w:szCs w:val="22"/>
              </w:rPr>
              <w:t>-0.014</w:t>
            </w:r>
          </w:p>
        </w:tc>
        <w:tc>
          <w:tcPr>
            <w:tcW w:w="754" w:type="dxa"/>
            <w:vAlign w:val="bottom"/>
          </w:tcPr>
          <w:p w14:paraId="0000045C" w14:textId="77777777" w:rsidR="00E70473" w:rsidRDefault="00000000">
            <w:pPr>
              <w:jc w:val="right"/>
              <w:rPr>
                <w:color w:val="000000"/>
                <w:sz w:val="22"/>
                <w:szCs w:val="22"/>
              </w:rPr>
            </w:pPr>
            <w:r>
              <w:rPr>
                <w:color w:val="000000"/>
                <w:sz w:val="22"/>
                <w:szCs w:val="22"/>
              </w:rPr>
              <w:t>0.772</w:t>
            </w:r>
          </w:p>
        </w:tc>
        <w:tc>
          <w:tcPr>
            <w:tcW w:w="806" w:type="dxa"/>
            <w:vAlign w:val="bottom"/>
          </w:tcPr>
          <w:p w14:paraId="0000045D" w14:textId="77777777" w:rsidR="00E70473" w:rsidRDefault="00000000">
            <w:pPr>
              <w:jc w:val="right"/>
              <w:rPr>
                <w:color w:val="000000"/>
                <w:sz w:val="22"/>
                <w:szCs w:val="22"/>
              </w:rPr>
            </w:pPr>
            <w:r>
              <w:rPr>
                <w:color w:val="000000"/>
                <w:sz w:val="22"/>
                <w:szCs w:val="22"/>
              </w:rPr>
              <w:t>0.603</w:t>
            </w:r>
          </w:p>
        </w:tc>
        <w:tc>
          <w:tcPr>
            <w:tcW w:w="711" w:type="dxa"/>
            <w:vAlign w:val="bottom"/>
          </w:tcPr>
          <w:p w14:paraId="0000045E" w14:textId="77777777" w:rsidR="00E70473" w:rsidRDefault="00000000">
            <w:pPr>
              <w:jc w:val="right"/>
              <w:rPr>
                <w:color w:val="000000"/>
                <w:sz w:val="22"/>
                <w:szCs w:val="22"/>
              </w:rPr>
            </w:pPr>
            <w:r>
              <w:rPr>
                <w:color w:val="000000"/>
                <w:sz w:val="22"/>
                <w:szCs w:val="22"/>
              </w:rPr>
              <w:t>0.987</w:t>
            </w:r>
          </w:p>
        </w:tc>
        <w:tc>
          <w:tcPr>
            <w:tcW w:w="848" w:type="dxa"/>
            <w:vMerge/>
            <w:tcBorders>
              <w:top w:val="single" w:sz="4" w:space="0" w:color="000000"/>
              <w:bottom w:val="nil"/>
            </w:tcBorders>
            <w:vAlign w:val="bottom"/>
          </w:tcPr>
          <w:p w14:paraId="0000045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711" w:type="dxa"/>
            <w:vMerge/>
            <w:tcBorders>
              <w:top w:val="single" w:sz="4" w:space="0" w:color="000000"/>
              <w:bottom w:val="nil"/>
            </w:tcBorders>
            <w:vAlign w:val="bottom"/>
          </w:tcPr>
          <w:p w14:paraId="00000460"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8" w:type="dxa"/>
            <w:vMerge/>
            <w:tcBorders>
              <w:top w:val="single" w:sz="4" w:space="0" w:color="000000"/>
              <w:bottom w:val="nil"/>
            </w:tcBorders>
            <w:vAlign w:val="bottom"/>
          </w:tcPr>
          <w:p w14:paraId="00000461"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462"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34C661F7" w14:textId="77777777">
        <w:trPr>
          <w:trHeight w:val="290"/>
        </w:trPr>
        <w:tc>
          <w:tcPr>
            <w:tcW w:w="791" w:type="dxa"/>
            <w:vMerge/>
            <w:tcBorders>
              <w:top w:val="single" w:sz="4" w:space="0" w:color="000000"/>
              <w:bottom w:val="nil"/>
            </w:tcBorders>
            <w:vAlign w:val="bottom"/>
          </w:tcPr>
          <w:p w14:paraId="00000463"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331" w:type="dxa"/>
            <w:vMerge/>
            <w:tcBorders>
              <w:top w:val="single" w:sz="4" w:space="0" w:color="000000"/>
              <w:bottom w:val="nil"/>
            </w:tcBorders>
            <w:vAlign w:val="bottom"/>
          </w:tcPr>
          <w:p w14:paraId="0000046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417" w:type="dxa"/>
            <w:vAlign w:val="bottom"/>
          </w:tcPr>
          <w:p w14:paraId="00000465" w14:textId="77777777" w:rsidR="00E70473" w:rsidRDefault="00000000">
            <w:pPr>
              <w:rPr>
                <w:color w:val="000000"/>
                <w:sz w:val="22"/>
                <w:szCs w:val="22"/>
              </w:rPr>
            </w:pPr>
            <w:r>
              <w:rPr>
                <w:color w:val="000000"/>
                <w:sz w:val="22"/>
                <w:szCs w:val="22"/>
              </w:rPr>
              <w:t>Z. Inflation</w:t>
            </w:r>
          </w:p>
        </w:tc>
        <w:tc>
          <w:tcPr>
            <w:tcW w:w="656" w:type="dxa"/>
            <w:vMerge/>
            <w:tcBorders>
              <w:top w:val="single" w:sz="4" w:space="0" w:color="000000"/>
              <w:bottom w:val="nil"/>
            </w:tcBorders>
            <w:vAlign w:val="bottom"/>
          </w:tcPr>
          <w:p w14:paraId="00000466"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3" w:type="dxa"/>
            <w:vMerge/>
            <w:tcBorders>
              <w:top w:val="single" w:sz="4" w:space="0" w:color="000000"/>
              <w:bottom w:val="nil"/>
            </w:tcBorders>
            <w:vAlign w:val="bottom"/>
          </w:tcPr>
          <w:p w14:paraId="00000467"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Align w:val="bottom"/>
          </w:tcPr>
          <w:p w14:paraId="00000468" w14:textId="77777777" w:rsidR="00E70473" w:rsidRDefault="00000000">
            <w:pPr>
              <w:jc w:val="right"/>
              <w:rPr>
                <w:color w:val="000000"/>
                <w:sz w:val="22"/>
                <w:szCs w:val="22"/>
              </w:rPr>
            </w:pPr>
            <w:r>
              <w:rPr>
                <w:color w:val="000000"/>
                <w:sz w:val="22"/>
                <w:szCs w:val="22"/>
              </w:rPr>
              <w:t>-0.779</w:t>
            </w:r>
          </w:p>
        </w:tc>
        <w:tc>
          <w:tcPr>
            <w:tcW w:w="850" w:type="dxa"/>
            <w:vAlign w:val="bottom"/>
          </w:tcPr>
          <w:p w14:paraId="00000469" w14:textId="77777777" w:rsidR="00E70473" w:rsidRDefault="00000000">
            <w:pPr>
              <w:jc w:val="right"/>
              <w:rPr>
                <w:color w:val="000000"/>
                <w:sz w:val="22"/>
                <w:szCs w:val="22"/>
              </w:rPr>
            </w:pPr>
            <w:r>
              <w:rPr>
                <w:color w:val="000000"/>
                <w:sz w:val="22"/>
                <w:szCs w:val="22"/>
              </w:rPr>
              <w:t>&lt;0.001</w:t>
            </w:r>
          </w:p>
        </w:tc>
        <w:tc>
          <w:tcPr>
            <w:tcW w:w="851" w:type="dxa"/>
            <w:vAlign w:val="bottom"/>
          </w:tcPr>
          <w:p w14:paraId="0000046A" w14:textId="77777777" w:rsidR="00E70473" w:rsidRDefault="00000000">
            <w:pPr>
              <w:jc w:val="right"/>
              <w:rPr>
                <w:color w:val="000000"/>
                <w:sz w:val="22"/>
                <w:szCs w:val="22"/>
              </w:rPr>
            </w:pPr>
            <w:r>
              <w:rPr>
                <w:color w:val="000000"/>
                <w:sz w:val="22"/>
                <w:szCs w:val="22"/>
              </w:rPr>
              <w:t>-1.192</w:t>
            </w:r>
          </w:p>
        </w:tc>
        <w:tc>
          <w:tcPr>
            <w:tcW w:w="850" w:type="dxa"/>
            <w:vAlign w:val="bottom"/>
          </w:tcPr>
          <w:p w14:paraId="0000046B" w14:textId="77777777" w:rsidR="00E70473" w:rsidRDefault="00000000">
            <w:pPr>
              <w:jc w:val="right"/>
              <w:rPr>
                <w:color w:val="000000"/>
                <w:sz w:val="22"/>
                <w:szCs w:val="22"/>
              </w:rPr>
            </w:pPr>
            <w:r>
              <w:rPr>
                <w:color w:val="000000"/>
                <w:sz w:val="22"/>
                <w:szCs w:val="22"/>
              </w:rPr>
              <w:t>-0.366</w:t>
            </w:r>
          </w:p>
        </w:tc>
        <w:tc>
          <w:tcPr>
            <w:tcW w:w="754" w:type="dxa"/>
            <w:vAlign w:val="bottom"/>
          </w:tcPr>
          <w:p w14:paraId="0000046C" w14:textId="77777777" w:rsidR="00E70473" w:rsidRDefault="00000000">
            <w:pPr>
              <w:jc w:val="right"/>
              <w:rPr>
                <w:color w:val="000000"/>
                <w:sz w:val="22"/>
                <w:szCs w:val="22"/>
              </w:rPr>
            </w:pPr>
            <w:r>
              <w:rPr>
                <w:color w:val="000000"/>
                <w:sz w:val="22"/>
                <w:szCs w:val="22"/>
              </w:rPr>
              <w:t>0.459</w:t>
            </w:r>
          </w:p>
        </w:tc>
        <w:tc>
          <w:tcPr>
            <w:tcW w:w="806" w:type="dxa"/>
            <w:vAlign w:val="bottom"/>
          </w:tcPr>
          <w:p w14:paraId="0000046D" w14:textId="77777777" w:rsidR="00E70473" w:rsidRDefault="00000000">
            <w:pPr>
              <w:jc w:val="right"/>
              <w:rPr>
                <w:color w:val="000000"/>
                <w:sz w:val="22"/>
                <w:szCs w:val="22"/>
              </w:rPr>
            </w:pPr>
            <w:r>
              <w:rPr>
                <w:color w:val="000000"/>
                <w:sz w:val="22"/>
                <w:szCs w:val="22"/>
              </w:rPr>
              <w:t>0.304</w:t>
            </w:r>
          </w:p>
        </w:tc>
        <w:tc>
          <w:tcPr>
            <w:tcW w:w="711" w:type="dxa"/>
            <w:vAlign w:val="bottom"/>
          </w:tcPr>
          <w:p w14:paraId="0000046E" w14:textId="77777777" w:rsidR="00E70473" w:rsidRDefault="00000000">
            <w:pPr>
              <w:jc w:val="right"/>
              <w:rPr>
                <w:color w:val="000000"/>
                <w:sz w:val="22"/>
                <w:szCs w:val="22"/>
              </w:rPr>
            </w:pPr>
            <w:r>
              <w:rPr>
                <w:color w:val="000000"/>
                <w:sz w:val="22"/>
                <w:szCs w:val="22"/>
              </w:rPr>
              <w:t>0.694</w:t>
            </w:r>
          </w:p>
        </w:tc>
        <w:tc>
          <w:tcPr>
            <w:tcW w:w="848" w:type="dxa"/>
            <w:vMerge/>
            <w:tcBorders>
              <w:top w:val="single" w:sz="4" w:space="0" w:color="000000"/>
              <w:bottom w:val="nil"/>
            </w:tcBorders>
            <w:vAlign w:val="bottom"/>
          </w:tcPr>
          <w:p w14:paraId="0000046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711" w:type="dxa"/>
            <w:vMerge/>
            <w:tcBorders>
              <w:top w:val="single" w:sz="4" w:space="0" w:color="000000"/>
              <w:bottom w:val="nil"/>
            </w:tcBorders>
            <w:vAlign w:val="bottom"/>
          </w:tcPr>
          <w:p w14:paraId="00000470"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8" w:type="dxa"/>
            <w:vMerge/>
            <w:tcBorders>
              <w:top w:val="single" w:sz="4" w:space="0" w:color="000000"/>
              <w:bottom w:val="nil"/>
            </w:tcBorders>
            <w:vAlign w:val="bottom"/>
          </w:tcPr>
          <w:p w14:paraId="00000471"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472"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39A90C69" w14:textId="77777777">
        <w:trPr>
          <w:trHeight w:val="290"/>
        </w:trPr>
        <w:tc>
          <w:tcPr>
            <w:tcW w:w="791" w:type="dxa"/>
            <w:vMerge/>
            <w:tcBorders>
              <w:top w:val="single" w:sz="4" w:space="0" w:color="000000"/>
              <w:bottom w:val="nil"/>
            </w:tcBorders>
            <w:vAlign w:val="bottom"/>
          </w:tcPr>
          <w:p w14:paraId="00000473"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331" w:type="dxa"/>
            <w:vMerge/>
            <w:tcBorders>
              <w:top w:val="single" w:sz="4" w:space="0" w:color="000000"/>
              <w:bottom w:val="nil"/>
            </w:tcBorders>
            <w:vAlign w:val="bottom"/>
          </w:tcPr>
          <w:p w14:paraId="0000047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417" w:type="dxa"/>
            <w:vAlign w:val="bottom"/>
          </w:tcPr>
          <w:p w14:paraId="00000475" w14:textId="77777777" w:rsidR="00E70473" w:rsidRDefault="00000000">
            <w:pPr>
              <w:rPr>
                <w:color w:val="000000"/>
                <w:sz w:val="22"/>
                <w:szCs w:val="22"/>
              </w:rPr>
            </w:pPr>
            <w:r>
              <w:rPr>
                <w:color w:val="000000"/>
                <w:sz w:val="22"/>
                <w:szCs w:val="22"/>
              </w:rPr>
              <w:t>Male</w:t>
            </w:r>
          </w:p>
        </w:tc>
        <w:tc>
          <w:tcPr>
            <w:tcW w:w="656" w:type="dxa"/>
            <w:vMerge/>
            <w:tcBorders>
              <w:top w:val="single" w:sz="4" w:space="0" w:color="000000"/>
              <w:bottom w:val="nil"/>
            </w:tcBorders>
            <w:vAlign w:val="bottom"/>
          </w:tcPr>
          <w:p w14:paraId="00000476"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3" w:type="dxa"/>
            <w:vMerge/>
            <w:tcBorders>
              <w:top w:val="single" w:sz="4" w:space="0" w:color="000000"/>
              <w:bottom w:val="nil"/>
            </w:tcBorders>
            <w:vAlign w:val="bottom"/>
          </w:tcPr>
          <w:p w14:paraId="00000477"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Align w:val="bottom"/>
          </w:tcPr>
          <w:p w14:paraId="00000478" w14:textId="77777777" w:rsidR="00E70473" w:rsidRDefault="00000000">
            <w:pPr>
              <w:jc w:val="right"/>
              <w:rPr>
                <w:color w:val="000000"/>
                <w:sz w:val="22"/>
                <w:szCs w:val="22"/>
              </w:rPr>
            </w:pPr>
            <w:r>
              <w:rPr>
                <w:color w:val="000000"/>
                <w:sz w:val="22"/>
                <w:szCs w:val="22"/>
              </w:rPr>
              <w:t>-0.045</w:t>
            </w:r>
          </w:p>
        </w:tc>
        <w:tc>
          <w:tcPr>
            <w:tcW w:w="850" w:type="dxa"/>
            <w:vAlign w:val="bottom"/>
          </w:tcPr>
          <w:p w14:paraId="00000479" w14:textId="77777777" w:rsidR="00E70473" w:rsidRDefault="00000000">
            <w:pPr>
              <w:jc w:val="right"/>
              <w:rPr>
                <w:color w:val="000000"/>
                <w:sz w:val="22"/>
                <w:szCs w:val="22"/>
              </w:rPr>
            </w:pPr>
            <w:r>
              <w:rPr>
                <w:color w:val="000000"/>
                <w:sz w:val="22"/>
                <w:szCs w:val="22"/>
              </w:rPr>
              <w:t>0.700</w:t>
            </w:r>
          </w:p>
        </w:tc>
        <w:tc>
          <w:tcPr>
            <w:tcW w:w="851" w:type="dxa"/>
            <w:vAlign w:val="bottom"/>
          </w:tcPr>
          <w:p w14:paraId="0000047A" w14:textId="77777777" w:rsidR="00E70473" w:rsidRDefault="00000000">
            <w:pPr>
              <w:jc w:val="right"/>
              <w:rPr>
                <w:color w:val="000000"/>
                <w:sz w:val="22"/>
                <w:szCs w:val="22"/>
              </w:rPr>
            </w:pPr>
            <w:r>
              <w:rPr>
                <w:color w:val="000000"/>
                <w:sz w:val="22"/>
                <w:szCs w:val="22"/>
              </w:rPr>
              <w:t>-0.272</w:t>
            </w:r>
          </w:p>
        </w:tc>
        <w:tc>
          <w:tcPr>
            <w:tcW w:w="850" w:type="dxa"/>
            <w:vAlign w:val="bottom"/>
          </w:tcPr>
          <w:p w14:paraId="0000047B" w14:textId="77777777" w:rsidR="00E70473" w:rsidRDefault="00000000">
            <w:pPr>
              <w:jc w:val="right"/>
              <w:rPr>
                <w:color w:val="000000"/>
                <w:sz w:val="22"/>
                <w:szCs w:val="22"/>
              </w:rPr>
            </w:pPr>
            <w:r>
              <w:rPr>
                <w:color w:val="000000"/>
                <w:sz w:val="22"/>
                <w:szCs w:val="22"/>
              </w:rPr>
              <w:t>0.183</w:t>
            </w:r>
          </w:p>
        </w:tc>
        <w:tc>
          <w:tcPr>
            <w:tcW w:w="754" w:type="dxa"/>
            <w:vAlign w:val="bottom"/>
          </w:tcPr>
          <w:p w14:paraId="0000047C" w14:textId="77777777" w:rsidR="00E70473" w:rsidRDefault="00000000">
            <w:pPr>
              <w:jc w:val="right"/>
              <w:rPr>
                <w:color w:val="000000"/>
                <w:sz w:val="22"/>
                <w:szCs w:val="22"/>
              </w:rPr>
            </w:pPr>
            <w:r>
              <w:rPr>
                <w:color w:val="000000"/>
                <w:sz w:val="22"/>
                <w:szCs w:val="22"/>
              </w:rPr>
              <w:t>0.956</w:t>
            </w:r>
          </w:p>
        </w:tc>
        <w:tc>
          <w:tcPr>
            <w:tcW w:w="806" w:type="dxa"/>
            <w:vAlign w:val="bottom"/>
          </w:tcPr>
          <w:p w14:paraId="0000047D" w14:textId="77777777" w:rsidR="00E70473" w:rsidRDefault="00000000">
            <w:pPr>
              <w:jc w:val="right"/>
              <w:rPr>
                <w:color w:val="000000"/>
                <w:sz w:val="22"/>
                <w:szCs w:val="22"/>
              </w:rPr>
            </w:pPr>
            <w:r>
              <w:rPr>
                <w:color w:val="000000"/>
                <w:sz w:val="22"/>
                <w:szCs w:val="22"/>
              </w:rPr>
              <w:t>0.762</w:t>
            </w:r>
          </w:p>
        </w:tc>
        <w:tc>
          <w:tcPr>
            <w:tcW w:w="711" w:type="dxa"/>
            <w:vAlign w:val="bottom"/>
          </w:tcPr>
          <w:p w14:paraId="0000047E" w14:textId="77777777" w:rsidR="00E70473" w:rsidRDefault="00000000">
            <w:pPr>
              <w:jc w:val="right"/>
              <w:rPr>
                <w:color w:val="000000"/>
                <w:sz w:val="22"/>
                <w:szCs w:val="22"/>
              </w:rPr>
            </w:pPr>
            <w:r>
              <w:rPr>
                <w:color w:val="000000"/>
                <w:sz w:val="22"/>
                <w:szCs w:val="22"/>
              </w:rPr>
              <w:t>1.200</w:t>
            </w:r>
          </w:p>
        </w:tc>
        <w:tc>
          <w:tcPr>
            <w:tcW w:w="848" w:type="dxa"/>
            <w:vMerge/>
            <w:tcBorders>
              <w:top w:val="single" w:sz="4" w:space="0" w:color="000000"/>
              <w:bottom w:val="nil"/>
            </w:tcBorders>
            <w:vAlign w:val="bottom"/>
          </w:tcPr>
          <w:p w14:paraId="0000047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711" w:type="dxa"/>
            <w:vMerge/>
            <w:tcBorders>
              <w:top w:val="single" w:sz="4" w:space="0" w:color="000000"/>
              <w:bottom w:val="nil"/>
            </w:tcBorders>
            <w:vAlign w:val="bottom"/>
          </w:tcPr>
          <w:p w14:paraId="00000480"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8" w:type="dxa"/>
            <w:vMerge/>
            <w:tcBorders>
              <w:top w:val="single" w:sz="4" w:space="0" w:color="000000"/>
              <w:bottom w:val="nil"/>
            </w:tcBorders>
            <w:vAlign w:val="bottom"/>
          </w:tcPr>
          <w:p w14:paraId="00000481"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482"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254DDD28" w14:textId="77777777">
        <w:trPr>
          <w:trHeight w:val="290"/>
        </w:trPr>
        <w:tc>
          <w:tcPr>
            <w:tcW w:w="791" w:type="dxa"/>
            <w:vMerge/>
            <w:tcBorders>
              <w:top w:val="single" w:sz="4" w:space="0" w:color="000000"/>
              <w:bottom w:val="nil"/>
            </w:tcBorders>
            <w:vAlign w:val="bottom"/>
          </w:tcPr>
          <w:p w14:paraId="00000483"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331" w:type="dxa"/>
            <w:vMerge/>
            <w:tcBorders>
              <w:top w:val="single" w:sz="4" w:space="0" w:color="000000"/>
              <w:bottom w:val="nil"/>
            </w:tcBorders>
            <w:vAlign w:val="bottom"/>
          </w:tcPr>
          <w:p w14:paraId="0000048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417" w:type="dxa"/>
            <w:vAlign w:val="bottom"/>
          </w:tcPr>
          <w:p w14:paraId="00000485" w14:textId="77777777" w:rsidR="00E70473" w:rsidRDefault="00000000">
            <w:pPr>
              <w:rPr>
                <w:color w:val="000000"/>
                <w:sz w:val="22"/>
                <w:szCs w:val="22"/>
              </w:rPr>
            </w:pPr>
            <w:r>
              <w:rPr>
                <w:color w:val="000000"/>
                <w:sz w:val="22"/>
                <w:szCs w:val="22"/>
              </w:rPr>
              <w:t>Z. Inflation</w:t>
            </w:r>
          </w:p>
        </w:tc>
        <w:tc>
          <w:tcPr>
            <w:tcW w:w="656" w:type="dxa"/>
            <w:vMerge/>
            <w:tcBorders>
              <w:top w:val="single" w:sz="4" w:space="0" w:color="000000"/>
              <w:bottom w:val="nil"/>
            </w:tcBorders>
            <w:vAlign w:val="bottom"/>
          </w:tcPr>
          <w:p w14:paraId="00000486"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3" w:type="dxa"/>
            <w:vMerge/>
            <w:tcBorders>
              <w:top w:val="single" w:sz="4" w:space="0" w:color="000000"/>
              <w:bottom w:val="nil"/>
            </w:tcBorders>
            <w:vAlign w:val="bottom"/>
          </w:tcPr>
          <w:p w14:paraId="00000487"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Align w:val="bottom"/>
          </w:tcPr>
          <w:p w14:paraId="00000488" w14:textId="77777777" w:rsidR="00E70473" w:rsidRDefault="00000000">
            <w:pPr>
              <w:jc w:val="right"/>
              <w:rPr>
                <w:color w:val="000000"/>
                <w:sz w:val="22"/>
                <w:szCs w:val="22"/>
              </w:rPr>
            </w:pPr>
            <w:r>
              <w:rPr>
                <w:color w:val="000000"/>
                <w:sz w:val="22"/>
                <w:szCs w:val="22"/>
              </w:rPr>
              <w:t>-0.151</w:t>
            </w:r>
          </w:p>
        </w:tc>
        <w:tc>
          <w:tcPr>
            <w:tcW w:w="850" w:type="dxa"/>
            <w:vAlign w:val="bottom"/>
          </w:tcPr>
          <w:p w14:paraId="00000489" w14:textId="77777777" w:rsidR="00E70473" w:rsidRDefault="00000000">
            <w:pPr>
              <w:jc w:val="right"/>
              <w:rPr>
                <w:color w:val="000000"/>
                <w:sz w:val="22"/>
                <w:szCs w:val="22"/>
              </w:rPr>
            </w:pPr>
            <w:r>
              <w:rPr>
                <w:color w:val="000000"/>
                <w:sz w:val="22"/>
                <w:szCs w:val="22"/>
              </w:rPr>
              <w:t>0.416</w:t>
            </w:r>
          </w:p>
        </w:tc>
        <w:tc>
          <w:tcPr>
            <w:tcW w:w="851" w:type="dxa"/>
            <w:vAlign w:val="bottom"/>
          </w:tcPr>
          <w:p w14:paraId="0000048A" w14:textId="77777777" w:rsidR="00E70473" w:rsidRDefault="00000000">
            <w:pPr>
              <w:jc w:val="right"/>
              <w:rPr>
                <w:color w:val="000000"/>
                <w:sz w:val="22"/>
                <w:szCs w:val="22"/>
              </w:rPr>
            </w:pPr>
            <w:r>
              <w:rPr>
                <w:color w:val="000000"/>
                <w:sz w:val="22"/>
                <w:szCs w:val="22"/>
              </w:rPr>
              <w:t>-0.515</w:t>
            </w:r>
          </w:p>
        </w:tc>
        <w:tc>
          <w:tcPr>
            <w:tcW w:w="850" w:type="dxa"/>
            <w:vAlign w:val="bottom"/>
          </w:tcPr>
          <w:p w14:paraId="0000048B" w14:textId="77777777" w:rsidR="00E70473" w:rsidRDefault="00000000">
            <w:pPr>
              <w:jc w:val="right"/>
              <w:rPr>
                <w:color w:val="000000"/>
                <w:sz w:val="22"/>
                <w:szCs w:val="22"/>
              </w:rPr>
            </w:pPr>
            <w:r>
              <w:rPr>
                <w:color w:val="000000"/>
                <w:sz w:val="22"/>
                <w:szCs w:val="22"/>
              </w:rPr>
              <w:t>0.213</w:t>
            </w:r>
          </w:p>
        </w:tc>
        <w:tc>
          <w:tcPr>
            <w:tcW w:w="754" w:type="dxa"/>
            <w:vAlign w:val="bottom"/>
          </w:tcPr>
          <w:p w14:paraId="0000048C" w14:textId="77777777" w:rsidR="00E70473" w:rsidRDefault="00000000">
            <w:pPr>
              <w:jc w:val="right"/>
              <w:rPr>
                <w:color w:val="000000"/>
                <w:sz w:val="22"/>
                <w:szCs w:val="22"/>
              </w:rPr>
            </w:pPr>
            <w:r>
              <w:rPr>
                <w:color w:val="000000"/>
                <w:sz w:val="22"/>
                <w:szCs w:val="22"/>
              </w:rPr>
              <w:t>0.860</w:t>
            </w:r>
          </w:p>
        </w:tc>
        <w:tc>
          <w:tcPr>
            <w:tcW w:w="806" w:type="dxa"/>
            <w:vAlign w:val="bottom"/>
          </w:tcPr>
          <w:p w14:paraId="0000048D" w14:textId="77777777" w:rsidR="00E70473" w:rsidRDefault="00000000">
            <w:pPr>
              <w:jc w:val="right"/>
              <w:rPr>
                <w:color w:val="000000"/>
                <w:sz w:val="22"/>
                <w:szCs w:val="22"/>
              </w:rPr>
            </w:pPr>
            <w:r>
              <w:rPr>
                <w:color w:val="000000"/>
                <w:sz w:val="22"/>
                <w:szCs w:val="22"/>
              </w:rPr>
              <w:t>0.597</w:t>
            </w:r>
          </w:p>
        </w:tc>
        <w:tc>
          <w:tcPr>
            <w:tcW w:w="711" w:type="dxa"/>
            <w:vAlign w:val="bottom"/>
          </w:tcPr>
          <w:p w14:paraId="0000048E" w14:textId="77777777" w:rsidR="00E70473" w:rsidRDefault="00000000">
            <w:pPr>
              <w:jc w:val="right"/>
              <w:rPr>
                <w:color w:val="000000"/>
                <w:sz w:val="22"/>
                <w:szCs w:val="22"/>
              </w:rPr>
            </w:pPr>
            <w:r>
              <w:rPr>
                <w:color w:val="000000"/>
                <w:sz w:val="22"/>
                <w:szCs w:val="22"/>
              </w:rPr>
              <w:t>1.238</w:t>
            </w:r>
          </w:p>
        </w:tc>
        <w:tc>
          <w:tcPr>
            <w:tcW w:w="848" w:type="dxa"/>
            <w:vMerge/>
            <w:tcBorders>
              <w:top w:val="single" w:sz="4" w:space="0" w:color="000000"/>
              <w:bottom w:val="nil"/>
            </w:tcBorders>
            <w:vAlign w:val="bottom"/>
          </w:tcPr>
          <w:p w14:paraId="0000048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711" w:type="dxa"/>
            <w:vMerge/>
            <w:tcBorders>
              <w:top w:val="single" w:sz="4" w:space="0" w:color="000000"/>
              <w:bottom w:val="nil"/>
            </w:tcBorders>
            <w:vAlign w:val="bottom"/>
          </w:tcPr>
          <w:p w14:paraId="00000490"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8" w:type="dxa"/>
            <w:vMerge/>
            <w:tcBorders>
              <w:top w:val="single" w:sz="4" w:space="0" w:color="000000"/>
              <w:bottom w:val="nil"/>
            </w:tcBorders>
            <w:vAlign w:val="bottom"/>
          </w:tcPr>
          <w:p w14:paraId="00000491"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492"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372A062C" w14:textId="77777777">
        <w:trPr>
          <w:trHeight w:val="290"/>
        </w:trPr>
        <w:tc>
          <w:tcPr>
            <w:tcW w:w="791" w:type="dxa"/>
            <w:vMerge/>
            <w:tcBorders>
              <w:top w:val="single" w:sz="4" w:space="0" w:color="000000"/>
              <w:bottom w:val="nil"/>
            </w:tcBorders>
            <w:vAlign w:val="bottom"/>
          </w:tcPr>
          <w:p w14:paraId="00000493"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331" w:type="dxa"/>
            <w:vMerge/>
            <w:tcBorders>
              <w:top w:val="single" w:sz="4" w:space="0" w:color="000000"/>
              <w:bottom w:val="nil"/>
            </w:tcBorders>
            <w:vAlign w:val="bottom"/>
          </w:tcPr>
          <w:p w14:paraId="0000049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417" w:type="dxa"/>
            <w:vAlign w:val="bottom"/>
          </w:tcPr>
          <w:p w14:paraId="00000495" w14:textId="77777777" w:rsidR="00E70473" w:rsidRDefault="00000000">
            <w:pPr>
              <w:rPr>
                <w:color w:val="000000"/>
                <w:sz w:val="22"/>
                <w:szCs w:val="22"/>
              </w:rPr>
            </w:pPr>
            <w:r>
              <w:rPr>
                <w:color w:val="000000"/>
                <w:sz w:val="22"/>
                <w:szCs w:val="22"/>
              </w:rPr>
              <w:t>Second Year</w:t>
            </w:r>
          </w:p>
        </w:tc>
        <w:tc>
          <w:tcPr>
            <w:tcW w:w="656" w:type="dxa"/>
            <w:vMerge/>
            <w:tcBorders>
              <w:top w:val="single" w:sz="4" w:space="0" w:color="000000"/>
              <w:bottom w:val="nil"/>
            </w:tcBorders>
            <w:vAlign w:val="bottom"/>
          </w:tcPr>
          <w:p w14:paraId="00000496"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3" w:type="dxa"/>
            <w:vMerge/>
            <w:tcBorders>
              <w:top w:val="single" w:sz="4" w:space="0" w:color="000000"/>
              <w:bottom w:val="nil"/>
            </w:tcBorders>
            <w:vAlign w:val="bottom"/>
          </w:tcPr>
          <w:p w14:paraId="00000497"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Align w:val="bottom"/>
          </w:tcPr>
          <w:p w14:paraId="00000498" w14:textId="77777777" w:rsidR="00E70473" w:rsidRDefault="00000000">
            <w:pPr>
              <w:jc w:val="right"/>
              <w:rPr>
                <w:color w:val="000000"/>
                <w:sz w:val="22"/>
                <w:szCs w:val="22"/>
              </w:rPr>
            </w:pPr>
            <w:r>
              <w:rPr>
                <w:color w:val="000000"/>
                <w:sz w:val="22"/>
                <w:szCs w:val="22"/>
              </w:rPr>
              <w:t>-0.067</w:t>
            </w:r>
          </w:p>
        </w:tc>
        <w:tc>
          <w:tcPr>
            <w:tcW w:w="850" w:type="dxa"/>
            <w:vAlign w:val="bottom"/>
          </w:tcPr>
          <w:p w14:paraId="00000499" w14:textId="77777777" w:rsidR="00E70473" w:rsidRDefault="00000000">
            <w:pPr>
              <w:jc w:val="right"/>
              <w:rPr>
                <w:color w:val="000000"/>
                <w:sz w:val="22"/>
                <w:szCs w:val="22"/>
              </w:rPr>
            </w:pPr>
            <w:r>
              <w:rPr>
                <w:color w:val="000000"/>
                <w:sz w:val="22"/>
                <w:szCs w:val="22"/>
              </w:rPr>
              <w:t>0.616</w:t>
            </w:r>
          </w:p>
        </w:tc>
        <w:tc>
          <w:tcPr>
            <w:tcW w:w="851" w:type="dxa"/>
            <w:vAlign w:val="bottom"/>
          </w:tcPr>
          <w:p w14:paraId="0000049A" w14:textId="77777777" w:rsidR="00E70473" w:rsidRDefault="00000000">
            <w:pPr>
              <w:jc w:val="right"/>
              <w:rPr>
                <w:color w:val="000000"/>
                <w:sz w:val="22"/>
                <w:szCs w:val="22"/>
              </w:rPr>
            </w:pPr>
            <w:r>
              <w:rPr>
                <w:color w:val="000000"/>
                <w:sz w:val="22"/>
                <w:szCs w:val="22"/>
              </w:rPr>
              <w:t>-0.329</w:t>
            </w:r>
          </w:p>
        </w:tc>
        <w:tc>
          <w:tcPr>
            <w:tcW w:w="850" w:type="dxa"/>
            <w:vAlign w:val="bottom"/>
          </w:tcPr>
          <w:p w14:paraId="0000049B" w14:textId="77777777" w:rsidR="00E70473" w:rsidRDefault="00000000">
            <w:pPr>
              <w:jc w:val="right"/>
              <w:rPr>
                <w:color w:val="000000"/>
                <w:sz w:val="22"/>
                <w:szCs w:val="22"/>
              </w:rPr>
            </w:pPr>
            <w:r>
              <w:rPr>
                <w:color w:val="000000"/>
                <w:sz w:val="22"/>
                <w:szCs w:val="22"/>
              </w:rPr>
              <w:t>0.195</w:t>
            </w:r>
          </w:p>
        </w:tc>
        <w:tc>
          <w:tcPr>
            <w:tcW w:w="754" w:type="dxa"/>
            <w:vAlign w:val="bottom"/>
          </w:tcPr>
          <w:p w14:paraId="0000049C" w14:textId="77777777" w:rsidR="00E70473" w:rsidRDefault="00000000">
            <w:pPr>
              <w:jc w:val="right"/>
              <w:rPr>
                <w:color w:val="000000"/>
                <w:sz w:val="22"/>
                <w:szCs w:val="22"/>
              </w:rPr>
            </w:pPr>
            <w:r>
              <w:rPr>
                <w:color w:val="000000"/>
                <w:sz w:val="22"/>
                <w:szCs w:val="22"/>
              </w:rPr>
              <w:t>0.935</w:t>
            </w:r>
          </w:p>
        </w:tc>
        <w:tc>
          <w:tcPr>
            <w:tcW w:w="806" w:type="dxa"/>
            <w:vAlign w:val="bottom"/>
          </w:tcPr>
          <w:p w14:paraId="0000049D" w14:textId="77777777" w:rsidR="00E70473" w:rsidRDefault="00000000">
            <w:pPr>
              <w:jc w:val="right"/>
              <w:rPr>
                <w:color w:val="000000"/>
                <w:sz w:val="22"/>
                <w:szCs w:val="22"/>
              </w:rPr>
            </w:pPr>
            <w:r>
              <w:rPr>
                <w:color w:val="000000"/>
                <w:sz w:val="22"/>
                <w:szCs w:val="22"/>
              </w:rPr>
              <w:t>0.720</w:t>
            </w:r>
          </w:p>
        </w:tc>
        <w:tc>
          <w:tcPr>
            <w:tcW w:w="711" w:type="dxa"/>
            <w:vAlign w:val="bottom"/>
          </w:tcPr>
          <w:p w14:paraId="0000049E" w14:textId="77777777" w:rsidR="00E70473" w:rsidRDefault="00000000">
            <w:pPr>
              <w:jc w:val="right"/>
              <w:rPr>
                <w:color w:val="000000"/>
                <w:sz w:val="22"/>
                <w:szCs w:val="22"/>
              </w:rPr>
            </w:pPr>
            <w:r>
              <w:rPr>
                <w:color w:val="000000"/>
                <w:sz w:val="22"/>
                <w:szCs w:val="22"/>
              </w:rPr>
              <w:t>1.215</w:t>
            </w:r>
          </w:p>
        </w:tc>
        <w:tc>
          <w:tcPr>
            <w:tcW w:w="848" w:type="dxa"/>
            <w:vMerge/>
            <w:tcBorders>
              <w:top w:val="single" w:sz="4" w:space="0" w:color="000000"/>
              <w:bottom w:val="nil"/>
            </w:tcBorders>
            <w:vAlign w:val="bottom"/>
          </w:tcPr>
          <w:p w14:paraId="0000049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711" w:type="dxa"/>
            <w:vMerge/>
            <w:tcBorders>
              <w:top w:val="single" w:sz="4" w:space="0" w:color="000000"/>
              <w:bottom w:val="nil"/>
            </w:tcBorders>
            <w:vAlign w:val="bottom"/>
          </w:tcPr>
          <w:p w14:paraId="000004A0"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8" w:type="dxa"/>
            <w:vMerge/>
            <w:tcBorders>
              <w:top w:val="single" w:sz="4" w:space="0" w:color="000000"/>
              <w:bottom w:val="nil"/>
            </w:tcBorders>
            <w:vAlign w:val="bottom"/>
          </w:tcPr>
          <w:p w14:paraId="000004A1"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4A2"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623B9A21" w14:textId="77777777">
        <w:trPr>
          <w:trHeight w:val="290"/>
        </w:trPr>
        <w:tc>
          <w:tcPr>
            <w:tcW w:w="791" w:type="dxa"/>
            <w:vMerge/>
            <w:tcBorders>
              <w:top w:val="single" w:sz="4" w:space="0" w:color="000000"/>
              <w:bottom w:val="nil"/>
            </w:tcBorders>
            <w:vAlign w:val="bottom"/>
          </w:tcPr>
          <w:p w14:paraId="000004A3"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331" w:type="dxa"/>
            <w:vMerge/>
            <w:tcBorders>
              <w:top w:val="single" w:sz="4" w:space="0" w:color="000000"/>
              <w:bottom w:val="nil"/>
            </w:tcBorders>
            <w:vAlign w:val="bottom"/>
          </w:tcPr>
          <w:p w14:paraId="000004A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417" w:type="dxa"/>
            <w:vAlign w:val="bottom"/>
          </w:tcPr>
          <w:p w14:paraId="000004A5" w14:textId="77777777" w:rsidR="00E70473" w:rsidRDefault="00000000">
            <w:pPr>
              <w:rPr>
                <w:color w:val="000000"/>
                <w:sz w:val="22"/>
                <w:szCs w:val="22"/>
              </w:rPr>
            </w:pPr>
            <w:r>
              <w:rPr>
                <w:color w:val="000000"/>
                <w:sz w:val="22"/>
                <w:szCs w:val="22"/>
              </w:rPr>
              <w:t>Z. Inflation</w:t>
            </w:r>
          </w:p>
        </w:tc>
        <w:tc>
          <w:tcPr>
            <w:tcW w:w="656" w:type="dxa"/>
            <w:vMerge/>
            <w:tcBorders>
              <w:top w:val="single" w:sz="4" w:space="0" w:color="000000"/>
              <w:bottom w:val="nil"/>
            </w:tcBorders>
            <w:vAlign w:val="bottom"/>
          </w:tcPr>
          <w:p w14:paraId="000004A6"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3" w:type="dxa"/>
            <w:vMerge/>
            <w:tcBorders>
              <w:top w:val="single" w:sz="4" w:space="0" w:color="000000"/>
              <w:bottom w:val="nil"/>
            </w:tcBorders>
            <w:vAlign w:val="bottom"/>
          </w:tcPr>
          <w:p w14:paraId="000004A7"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Align w:val="bottom"/>
          </w:tcPr>
          <w:p w14:paraId="000004A8" w14:textId="77777777" w:rsidR="00E70473" w:rsidRDefault="00000000">
            <w:pPr>
              <w:jc w:val="right"/>
              <w:rPr>
                <w:color w:val="000000"/>
                <w:sz w:val="22"/>
                <w:szCs w:val="22"/>
              </w:rPr>
            </w:pPr>
            <w:r>
              <w:rPr>
                <w:color w:val="000000"/>
                <w:sz w:val="22"/>
                <w:szCs w:val="22"/>
              </w:rPr>
              <w:t>-0.602</w:t>
            </w:r>
          </w:p>
        </w:tc>
        <w:tc>
          <w:tcPr>
            <w:tcW w:w="850" w:type="dxa"/>
            <w:vAlign w:val="bottom"/>
          </w:tcPr>
          <w:p w14:paraId="000004A9" w14:textId="77777777" w:rsidR="00E70473" w:rsidRDefault="00000000">
            <w:pPr>
              <w:jc w:val="right"/>
              <w:rPr>
                <w:color w:val="000000"/>
                <w:sz w:val="22"/>
                <w:szCs w:val="22"/>
              </w:rPr>
            </w:pPr>
            <w:r>
              <w:rPr>
                <w:color w:val="000000"/>
                <w:sz w:val="22"/>
                <w:szCs w:val="22"/>
              </w:rPr>
              <w:t>0.006</w:t>
            </w:r>
          </w:p>
        </w:tc>
        <w:tc>
          <w:tcPr>
            <w:tcW w:w="851" w:type="dxa"/>
            <w:vAlign w:val="bottom"/>
          </w:tcPr>
          <w:p w14:paraId="000004AA" w14:textId="77777777" w:rsidR="00E70473" w:rsidRDefault="00000000">
            <w:pPr>
              <w:jc w:val="right"/>
              <w:rPr>
                <w:color w:val="000000"/>
                <w:sz w:val="22"/>
                <w:szCs w:val="22"/>
              </w:rPr>
            </w:pPr>
            <w:r>
              <w:rPr>
                <w:color w:val="000000"/>
                <w:sz w:val="22"/>
                <w:szCs w:val="22"/>
              </w:rPr>
              <w:t>-1.033</w:t>
            </w:r>
          </w:p>
        </w:tc>
        <w:tc>
          <w:tcPr>
            <w:tcW w:w="850" w:type="dxa"/>
            <w:vAlign w:val="bottom"/>
          </w:tcPr>
          <w:p w14:paraId="000004AB" w14:textId="77777777" w:rsidR="00E70473" w:rsidRDefault="00000000">
            <w:pPr>
              <w:jc w:val="right"/>
              <w:rPr>
                <w:color w:val="000000"/>
                <w:sz w:val="22"/>
                <w:szCs w:val="22"/>
              </w:rPr>
            </w:pPr>
            <w:r>
              <w:rPr>
                <w:color w:val="000000"/>
                <w:sz w:val="22"/>
                <w:szCs w:val="22"/>
              </w:rPr>
              <w:t>-0.171</w:t>
            </w:r>
          </w:p>
        </w:tc>
        <w:tc>
          <w:tcPr>
            <w:tcW w:w="754" w:type="dxa"/>
            <w:vAlign w:val="bottom"/>
          </w:tcPr>
          <w:p w14:paraId="000004AC" w14:textId="77777777" w:rsidR="00E70473" w:rsidRDefault="00000000">
            <w:pPr>
              <w:jc w:val="right"/>
              <w:rPr>
                <w:color w:val="000000"/>
                <w:sz w:val="22"/>
                <w:szCs w:val="22"/>
              </w:rPr>
            </w:pPr>
            <w:r>
              <w:rPr>
                <w:color w:val="000000"/>
                <w:sz w:val="22"/>
                <w:szCs w:val="22"/>
              </w:rPr>
              <w:t>0.548</w:t>
            </w:r>
          </w:p>
        </w:tc>
        <w:tc>
          <w:tcPr>
            <w:tcW w:w="806" w:type="dxa"/>
            <w:vAlign w:val="bottom"/>
          </w:tcPr>
          <w:p w14:paraId="000004AD" w14:textId="77777777" w:rsidR="00E70473" w:rsidRDefault="00000000">
            <w:pPr>
              <w:jc w:val="right"/>
              <w:rPr>
                <w:color w:val="000000"/>
                <w:sz w:val="22"/>
                <w:szCs w:val="22"/>
              </w:rPr>
            </w:pPr>
            <w:r>
              <w:rPr>
                <w:color w:val="000000"/>
                <w:sz w:val="22"/>
                <w:szCs w:val="22"/>
              </w:rPr>
              <w:t>0.356</w:t>
            </w:r>
          </w:p>
        </w:tc>
        <w:tc>
          <w:tcPr>
            <w:tcW w:w="711" w:type="dxa"/>
            <w:vAlign w:val="bottom"/>
          </w:tcPr>
          <w:p w14:paraId="000004AE" w14:textId="77777777" w:rsidR="00E70473" w:rsidRDefault="00000000">
            <w:pPr>
              <w:jc w:val="right"/>
              <w:rPr>
                <w:color w:val="000000"/>
                <w:sz w:val="22"/>
                <w:szCs w:val="22"/>
              </w:rPr>
            </w:pPr>
            <w:r>
              <w:rPr>
                <w:color w:val="000000"/>
                <w:sz w:val="22"/>
                <w:szCs w:val="22"/>
              </w:rPr>
              <w:t>0.843</w:t>
            </w:r>
          </w:p>
        </w:tc>
        <w:tc>
          <w:tcPr>
            <w:tcW w:w="848" w:type="dxa"/>
            <w:vMerge/>
            <w:tcBorders>
              <w:top w:val="single" w:sz="4" w:space="0" w:color="000000"/>
              <w:bottom w:val="nil"/>
            </w:tcBorders>
            <w:vAlign w:val="bottom"/>
          </w:tcPr>
          <w:p w14:paraId="000004A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711" w:type="dxa"/>
            <w:vMerge/>
            <w:tcBorders>
              <w:top w:val="single" w:sz="4" w:space="0" w:color="000000"/>
              <w:bottom w:val="nil"/>
            </w:tcBorders>
            <w:vAlign w:val="bottom"/>
          </w:tcPr>
          <w:p w14:paraId="000004B0"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8" w:type="dxa"/>
            <w:vMerge/>
            <w:tcBorders>
              <w:top w:val="single" w:sz="4" w:space="0" w:color="000000"/>
              <w:bottom w:val="nil"/>
            </w:tcBorders>
            <w:vAlign w:val="bottom"/>
          </w:tcPr>
          <w:p w14:paraId="000004B1"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4B2"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2394BD28" w14:textId="77777777">
        <w:trPr>
          <w:trHeight w:val="290"/>
        </w:trPr>
        <w:tc>
          <w:tcPr>
            <w:tcW w:w="791" w:type="dxa"/>
            <w:vMerge/>
            <w:tcBorders>
              <w:top w:val="single" w:sz="4" w:space="0" w:color="000000"/>
              <w:bottom w:val="nil"/>
            </w:tcBorders>
            <w:vAlign w:val="bottom"/>
          </w:tcPr>
          <w:p w14:paraId="000004B3"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331" w:type="dxa"/>
            <w:vMerge/>
            <w:tcBorders>
              <w:top w:val="single" w:sz="4" w:space="0" w:color="000000"/>
              <w:bottom w:val="nil"/>
            </w:tcBorders>
            <w:vAlign w:val="bottom"/>
          </w:tcPr>
          <w:p w14:paraId="000004B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417" w:type="dxa"/>
            <w:vAlign w:val="bottom"/>
          </w:tcPr>
          <w:p w14:paraId="000004B5" w14:textId="77777777" w:rsidR="00E70473" w:rsidRDefault="00000000">
            <w:pPr>
              <w:rPr>
                <w:color w:val="000000"/>
                <w:sz w:val="22"/>
                <w:szCs w:val="22"/>
              </w:rPr>
            </w:pPr>
            <w:r>
              <w:rPr>
                <w:color w:val="000000"/>
                <w:sz w:val="22"/>
                <w:szCs w:val="22"/>
              </w:rPr>
              <w:t>Wood Puzzle</w:t>
            </w:r>
          </w:p>
        </w:tc>
        <w:tc>
          <w:tcPr>
            <w:tcW w:w="656" w:type="dxa"/>
            <w:vMerge/>
            <w:tcBorders>
              <w:top w:val="single" w:sz="4" w:space="0" w:color="000000"/>
              <w:bottom w:val="nil"/>
            </w:tcBorders>
            <w:vAlign w:val="bottom"/>
          </w:tcPr>
          <w:p w14:paraId="000004B6"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3" w:type="dxa"/>
            <w:vMerge/>
            <w:tcBorders>
              <w:top w:val="single" w:sz="4" w:space="0" w:color="000000"/>
              <w:bottom w:val="nil"/>
            </w:tcBorders>
            <w:vAlign w:val="bottom"/>
          </w:tcPr>
          <w:p w14:paraId="000004B7"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Align w:val="bottom"/>
          </w:tcPr>
          <w:p w14:paraId="000004B8" w14:textId="77777777" w:rsidR="00E70473" w:rsidRDefault="00000000">
            <w:pPr>
              <w:jc w:val="right"/>
              <w:rPr>
                <w:color w:val="000000"/>
                <w:sz w:val="22"/>
                <w:szCs w:val="22"/>
              </w:rPr>
            </w:pPr>
            <w:r>
              <w:rPr>
                <w:color w:val="000000"/>
                <w:sz w:val="22"/>
                <w:szCs w:val="22"/>
              </w:rPr>
              <w:t>-0.098</w:t>
            </w:r>
          </w:p>
        </w:tc>
        <w:tc>
          <w:tcPr>
            <w:tcW w:w="850" w:type="dxa"/>
            <w:vAlign w:val="bottom"/>
          </w:tcPr>
          <w:p w14:paraId="000004B9" w14:textId="77777777" w:rsidR="00E70473" w:rsidRDefault="00000000">
            <w:pPr>
              <w:jc w:val="right"/>
              <w:rPr>
                <w:color w:val="000000"/>
                <w:sz w:val="22"/>
                <w:szCs w:val="22"/>
              </w:rPr>
            </w:pPr>
            <w:r>
              <w:rPr>
                <w:color w:val="000000"/>
                <w:sz w:val="22"/>
                <w:szCs w:val="22"/>
              </w:rPr>
              <w:t>0.408</w:t>
            </w:r>
          </w:p>
        </w:tc>
        <w:tc>
          <w:tcPr>
            <w:tcW w:w="851" w:type="dxa"/>
            <w:vAlign w:val="bottom"/>
          </w:tcPr>
          <w:p w14:paraId="000004BA" w14:textId="77777777" w:rsidR="00E70473" w:rsidRDefault="00000000">
            <w:pPr>
              <w:jc w:val="right"/>
              <w:rPr>
                <w:color w:val="000000"/>
                <w:sz w:val="22"/>
                <w:szCs w:val="22"/>
              </w:rPr>
            </w:pPr>
            <w:r>
              <w:rPr>
                <w:color w:val="000000"/>
                <w:sz w:val="22"/>
                <w:szCs w:val="22"/>
              </w:rPr>
              <w:t>-0.331</w:t>
            </w:r>
          </w:p>
        </w:tc>
        <w:tc>
          <w:tcPr>
            <w:tcW w:w="850" w:type="dxa"/>
            <w:vAlign w:val="bottom"/>
          </w:tcPr>
          <w:p w14:paraId="000004BB" w14:textId="77777777" w:rsidR="00E70473" w:rsidRDefault="00000000">
            <w:pPr>
              <w:jc w:val="right"/>
              <w:rPr>
                <w:color w:val="000000"/>
                <w:sz w:val="22"/>
                <w:szCs w:val="22"/>
              </w:rPr>
            </w:pPr>
            <w:r>
              <w:rPr>
                <w:color w:val="000000"/>
                <w:sz w:val="22"/>
                <w:szCs w:val="22"/>
              </w:rPr>
              <w:t>0.134</w:t>
            </w:r>
          </w:p>
        </w:tc>
        <w:tc>
          <w:tcPr>
            <w:tcW w:w="754" w:type="dxa"/>
            <w:vAlign w:val="bottom"/>
          </w:tcPr>
          <w:p w14:paraId="000004BC" w14:textId="77777777" w:rsidR="00E70473" w:rsidRDefault="00000000">
            <w:pPr>
              <w:jc w:val="right"/>
              <w:rPr>
                <w:color w:val="000000"/>
                <w:sz w:val="22"/>
                <w:szCs w:val="22"/>
              </w:rPr>
            </w:pPr>
            <w:r>
              <w:rPr>
                <w:color w:val="000000"/>
                <w:sz w:val="22"/>
                <w:szCs w:val="22"/>
              </w:rPr>
              <w:t>0.906</w:t>
            </w:r>
          </w:p>
        </w:tc>
        <w:tc>
          <w:tcPr>
            <w:tcW w:w="806" w:type="dxa"/>
            <w:vAlign w:val="bottom"/>
          </w:tcPr>
          <w:p w14:paraId="000004BD" w14:textId="77777777" w:rsidR="00E70473" w:rsidRDefault="00000000">
            <w:pPr>
              <w:jc w:val="right"/>
              <w:rPr>
                <w:color w:val="000000"/>
                <w:sz w:val="22"/>
                <w:szCs w:val="22"/>
              </w:rPr>
            </w:pPr>
            <w:r>
              <w:rPr>
                <w:color w:val="000000"/>
                <w:sz w:val="22"/>
                <w:szCs w:val="22"/>
              </w:rPr>
              <w:t>0.718</w:t>
            </w:r>
          </w:p>
        </w:tc>
        <w:tc>
          <w:tcPr>
            <w:tcW w:w="711" w:type="dxa"/>
            <w:vAlign w:val="bottom"/>
          </w:tcPr>
          <w:p w14:paraId="000004BE" w14:textId="77777777" w:rsidR="00E70473" w:rsidRDefault="00000000">
            <w:pPr>
              <w:jc w:val="right"/>
              <w:rPr>
                <w:color w:val="000000"/>
                <w:sz w:val="22"/>
                <w:szCs w:val="22"/>
              </w:rPr>
            </w:pPr>
            <w:r>
              <w:rPr>
                <w:color w:val="000000"/>
                <w:sz w:val="22"/>
                <w:szCs w:val="22"/>
              </w:rPr>
              <w:t>1.144</w:t>
            </w:r>
          </w:p>
        </w:tc>
        <w:tc>
          <w:tcPr>
            <w:tcW w:w="848" w:type="dxa"/>
            <w:vMerge/>
            <w:tcBorders>
              <w:top w:val="single" w:sz="4" w:space="0" w:color="000000"/>
              <w:bottom w:val="nil"/>
            </w:tcBorders>
            <w:vAlign w:val="bottom"/>
          </w:tcPr>
          <w:p w14:paraId="000004B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711" w:type="dxa"/>
            <w:vMerge/>
            <w:tcBorders>
              <w:top w:val="single" w:sz="4" w:space="0" w:color="000000"/>
              <w:bottom w:val="nil"/>
            </w:tcBorders>
            <w:vAlign w:val="bottom"/>
          </w:tcPr>
          <w:p w14:paraId="000004C0"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8" w:type="dxa"/>
            <w:vMerge/>
            <w:tcBorders>
              <w:top w:val="single" w:sz="4" w:space="0" w:color="000000"/>
              <w:bottom w:val="nil"/>
            </w:tcBorders>
            <w:vAlign w:val="bottom"/>
          </w:tcPr>
          <w:p w14:paraId="000004C1"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4C2"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1C2960DB" w14:textId="77777777">
        <w:trPr>
          <w:trHeight w:val="290"/>
        </w:trPr>
        <w:tc>
          <w:tcPr>
            <w:tcW w:w="791" w:type="dxa"/>
            <w:vMerge/>
            <w:tcBorders>
              <w:top w:val="single" w:sz="4" w:space="0" w:color="000000"/>
              <w:bottom w:val="nil"/>
            </w:tcBorders>
            <w:vAlign w:val="bottom"/>
          </w:tcPr>
          <w:p w14:paraId="000004C3"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331" w:type="dxa"/>
            <w:vMerge/>
            <w:tcBorders>
              <w:top w:val="single" w:sz="4" w:space="0" w:color="000000"/>
              <w:bottom w:val="nil"/>
            </w:tcBorders>
            <w:vAlign w:val="bottom"/>
          </w:tcPr>
          <w:p w14:paraId="000004C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417" w:type="dxa"/>
            <w:tcBorders>
              <w:bottom w:val="single" w:sz="4" w:space="0" w:color="000000"/>
            </w:tcBorders>
            <w:vAlign w:val="bottom"/>
          </w:tcPr>
          <w:p w14:paraId="000004C5" w14:textId="77777777" w:rsidR="00E70473" w:rsidRDefault="00000000">
            <w:pPr>
              <w:rPr>
                <w:color w:val="000000"/>
                <w:sz w:val="22"/>
                <w:szCs w:val="22"/>
              </w:rPr>
            </w:pPr>
            <w:r>
              <w:rPr>
                <w:color w:val="000000"/>
                <w:sz w:val="22"/>
                <w:szCs w:val="22"/>
              </w:rPr>
              <w:t>Z. Inflation</w:t>
            </w:r>
          </w:p>
        </w:tc>
        <w:tc>
          <w:tcPr>
            <w:tcW w:w="656" w:type="dxa"/>
            <w:vMerge/>
            <w:tcBorders>
              <w:top w:val="single" w:sz="4" w:space="0" w:color="000000"/>
              <w:bottom w:val="nil"/>
            </w:tcBorders>
            <w:vAlign w:val="bottom"/>
          </w:tcPr>
          <w:p w14:paraId="000004C6"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3" w:type="dxa"/>
            <w:vMerge/>
            <w:tcBorders>
              <w:top w:val="single" w:sz="4" w:space="0" w:color="000000"/>
              <w:bottom w:val="nil"/>
            </w:tcBorders>
            <w:vAlign w:val="bottom"/>
          </w:tcPr>
          <w:p w14:paraId="000004C7"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tcBorders>
              <w:bottom w:val="single" w:sz="4" w:space="0" w:color="000000"/>
            </w:tcBorders>
            <w:vAlign w:val="bottom"/>
          </w:tcPr>
          <w:p w14:paraId="000004C8" w14:textId="77777777" w:rsidR="00E70473" w:rsidRDefault="00000000">
            <w:pPr>
              <w:jc w:val="right"/>
              <w:rPr>
                <w:color w:val="000000"/>
                <w:sz w:val="22"/>
                <w:szCs w:val="22"/>
              </w:rPr>
            </w:pPr>
            <w:r>
              <w:rPr>
                <w:color w:val="000000"/>
                <w:sz w:val="22"/>
                <w:szCs w:val="22"/>
              </w:rPr>
              <w:t>-0.700</w:t>
            </w:r>
          </w:p>
        </w:tc>
        <w:tc>
          <w:tcPr>
            <w:tcW w:w="850" w:type="dxa"/>
            <w:tcBorders>
              <w:bottom w:val="single" w:sz="4" w:space="0" w:color="000000"/>
            </w:tcBorders>
            <w:vAlign w:val="bottom"/>
          </w:tcPr>
          <w:p w14:paraId="000004C9" w14:textId="77777777" w:rsidR="00E70473" w:rsidRDefault="00000000">
            <w:pPr>
              <w:jc w:val="right"/>
              <w:rPr>
                <w:color w:val="000000"/>
                <w:sz w:val="22"/>
                <w:szCs w:val="22"/>
              </w:rPr>
            </w:pPr>
            <w:r>
              <w:rPr>
                <w:color w:val="000000"/>
                <w:sz w:val="22"/>
                <w:szCs w:val="22"/>
              </w:rPr>
              <w:t>&lt;0.001</w:t>
            </w:r>
          </w:p>
        </w:tc>
        <w:tc>
          <w:tcPr>
            <w:tcW w:w="851" w:type="dxa"/>
            <w:tcBorders>
              <w:bottom w:val="single" w:sz="4" w:space="0" w:color="000000"/>
            </w:tcBorders>
            <w:vAlign w:val="bottom"/>
          </w:tcPr>
          <w:p w14:paraId="000004CA" w14:textId="77777777" w:rsidR="00E70473" w:rsidRDefault="00000000">
            <w:pPr>
              <w:jc w:val="right"/>
              <w:rPr>
                <w:color w:val="000000"/>
                <w:sz w:val="22"/>
                <w:szCs w:val="22"/>
              </w:rPr>
            </w:pPr>
            <w:r>
              <w:rPr>
                <w:color w:val="000000"/>
                <w:sz w:val="22"/>
                <w:szCs w:val="22"/>
              </w:rPr>
              <w:t>-1.065</w:t>
            </w:r>
          </w:p>
        </w:tc>
        <w:tc>
          <w:tcPr>
            <w:tcW w:w="850" w:type="dxa"/>
            <w:tcBorders>
              <w:bottom w:val="single" w:sz="4" w:space="0" w:color="000000"/>
            </w:tcBorders>
            <w:vAlign w:val="bottom"/>
          </w:tcPr>
          <w:p w14:paraId="000004CB" w14:textId="77777777" w:rsidR="00E70473" w:rsidRDefault="00000000">
            <w:pPr>
              <w:jc w:val="right"/>
              <w:rPr>
                <w:color w:val="000000"/>
                <w:sz w:val="22"/>
                <w:szCs w:val="22"/>
              </w:rPr>
            </w:pPr>
            <w:r>
              <w:rPr>
                <w:color w:val="000000"/>
                <w:sz w:val="22"/>
                <w:szCs w:val="22"/>
              </w:rPr>
              <w:t>-0.334</w:t>
            </w:r>
          </w:p>
        </w:tc>
        <w:tc>
          <w:tcPr>
            <w:tcW w:w="754" w:type="dxa"/>
            <w:tcBorders>
              <w:bottom w:val="single" w:sz="4" w:space="0" w:color="000000"/>
            </w:tcBorders>
            <w:vAlign w:val="bottom"/>
          </w:tcPr>
          <w:p w14:paraId="000004CC" w14:textId="77777777" w:rsidR="00E70473" w:rsidRDefault="00000000">
            <w:pPr>
              <w:jc w:val="right"/>
              <w:rPr>
                <w:color w:val="000000"/>
                <w:sz w:val="22"/>
                <w:szCs w:val="22"/>
              </w:rPr>
            </w:pPr>
            <w:r>
              <w:rPr>
                <w:color w:val="000000"/>
                <w:sz w:val="22"/>
                <w:szCs w:val="22"/>
              </w:rPr>
              <w:t>0.497</w:t>
            </w:r>
          </w:p>
        </w:tc>
        <w:tc>
          <w:tcPr>
            <w:tcW w:w="806" w:type="dxa"/>
            <w:tcBorders>
              <w:bottom w:val="single" w:sz="4" w:space="0" w:color="000000"/>
            </w:tcBorders>
            <w:vAlign w:val="bottom"/>
          </w:tcPr>
          <w:p w14:paraId="000004CD" w14:textId="77777777" w:rsidR="00E70473" w:rsidRDefault="00000000">
            <w:pPr>
              <w:jc w:val="right"/>
              <w:rPr>
                <w:color w:val="000000"/>
                <w:sz w:val="22"/>
                <w:szCs w:val="22"/>
              </w:rPr>
            </w:pPr>
            <w:r>
              <w:rPr>
                <w:color w:val="000000"/>
                <w:sz w:val="22"/>
                <w:szCs w:val="22"/>
              </w:rPr>
              <w:t>0.345</w:t>
            </w:r>
          </w:p>
        </w:tc>
        <w:tc>
          <w:tcPr>
            <w:tcW w:w="711" w:type="dxa"/>
            <w:tcBorders>
              <w:bottom w:val="single" w:sz="4" w:space="0" w:color="000000"/>
            </w:tcBorders>
            <w:vAlign w:val="bottom"/>
          </w:tcPr>
          <w:p w14:paraId="000004CE" w14:textId="77777777" w:rsidR="00E70473" w:rsidRDefault="00000000">
            <w:pPr>
              <w:jc w:val="right"/>
              <w:rPr>
                <w:color w:val="000000"/>
                <w:sz w:val="22"/>
                <w:szCs w:val="22"/>
              </w:rPr>
            </w:pPr>
            <w:r>
              <w:rPr>
                <w:color w:val="000000"/>
                <w:sz w:val="22"/>
                <w:szCs w:val="22"/>
              </w:rPr>
              <w:t>0.716</w:t>
            </w:r>
          </w:p>
        </w:tc>
        <w:tc>
          <w:tcPr>
            <w:tcW w:w="848" w:type="dxa"/>
            <w:vMerge/>
            <w:tcBorders>
              <w:top w:val="single" w:sz="4" w:space="0" w:color="000000"/>
              <w:bottom w:val="nil"/>
            </w:tcBorders>
            <w:vAlign w:val="bottom"/>
          </w:tcPr>
          <w:p w14:paraId="000004C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711" w:type="dxa"/>
            <w:vMerge/>
            <w:tcBorders>
              <w:top w:val="single" w:sz="4" w:space="0" w:color="000000"/>
              <w:bottom w:val="nil"/>
            </w:tcBorders>
            <w:vAlign w:val="bottom"/>
          </w:tcPr>
          <w:p w14:paraId="000004D0"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8" w:type="dxa"/>
            <w:vMerge/>
            <w:tcBorders>
              <w:top w:val="single" w:sz="4" w:space="0" w:color="000000"/>
              <w:bottom w:val="nil"/>
            </w:tcBorders>
            <w:vAlign w:val="bottom"/>
          </w:tcPr>
          <w:p w14:paraId="000004D1"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4D2"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7A75634F" w14:textId="77777777">
        <w:trPr>
          <w:trHeight w:val="290"/>
        </w:trPr>
        <w:tc>
          <w:tcPr>
            <w:tcW w:w="791" w:type="dxa"/>
            <w:vMerge w:val="restart"/>
            <w:tcBorders>
              <w:top w:val="single" w:sz="4" w:space="0" w:color="000000"/>
              <w:bottom w:val="nil"/>
            </w:tcBorders>
            <w:vAlign w:val="bottom"/>
          </w:tcPr>
          <w:p w14:paraId="000004D3" w14:textId="77777777" w:rsidR="00E70473" w:rsidRDefault="00000000">
            <w:pPr>
              <w:rPr>
                <w:color w:val="000000"/>
                <w:sz w:val="22"/>
                <w:szCs w:val="22"/>
              </w:rPr>
            </w:pPr>
            <w:r>
              <w:rPr>
                <w:color w:val="000000"/>
                <w:sz w:val="22"/>
                <w:szCs w:val="22"/>
              </w:rPr>
              <w:t>City Sites</w:t>
            </w:r>
          </w:p>
        </w:tc>
        <w:tc>
          <w:tcPr>
            <w:tcW w:w="1331" w:type="dxa"/>
            <w:vMerge w:val="restart"/>
            <w:tcBorders>
              <w:top w:val="single" w:sz="4" w:space="0" w:color="000000"/>
              <w:bottom w:val="nil"/>
            </w:tcBorders>
            <w:vAlign w:val="bottom"/>
          </w:tcPr>
          <w:p w14:paraId="000004D4" w14:textId="77777777" w:rsidR="00E70473" w:rsidRDefault="00000000">
            <w:pPr>
              <w:rPr>
                <w:color w:val="000000"/>
                <w:sz w:val="22"/>
                <w:szCs w:val="22"/>
              </w:rPr>
            </w:pPr>
            <w:r>
              <w:rPr>
                <w:color w:val="000000"/>
                <w:sz w:val="22"/>
                <w:szCs w:val="22"/>
              </w:rPr>
              <w:t>Escape Gait</w:t>
            </w:r>
          </w:p>
        </w:tc>
        <w:tc>
          <w:tcPr>
            <w:tcW w:w="1417" w:type="dxa"/>
            <w:tcBorders>
              <w:top w:val="single" w:sz="4" w:space="0" w:color="000000"/>
              <w:bottom w:val="nil"/>
            </w:tcBorders>
            <w:vAlign w:val="bottom"/>
          </w:tcPr>
          <w:p w14:paraId="000004D5" w14:textId="77777777" w:rsidR="00E70473" w:rsidRDefault="00000000">
            <w:pPr>
              <w:rPr>
                <w:color w:val="000000"/>
                <w:sz w:val="22"/>
                <w:szCs w:val="22"/>
              </w:rPr>
            </w:pPr>
            <w:r>
              <w:rPr>
                <w:color w:val="000000"/>
                <w:sz w:val="22"/>
                <w:szCs w:val="22"/>
              </w:rPr>
              <w:t>Urbanization (%)</w:t>
            </w:r>
          </w:p>
        </w:tc>
        <w:tc>
          <w:tcPr>
            <w:tcW w:w="656" w:type="dxa"/>
            <w:vMerge w:val="restart"/>
            <w:tcBorders>
              <w:top w:val="single" w:sz="4" w:space="0" w:color="000000"/>
              <w:bottom w:val="nil"/>
            </w:tcBorders>
            <w:vAlign w:val="bottom"/>
          </w:tcPr>
          <w:p w14:paraId="000004D6" w14:textId="77777777" w:rsidR="00E70473" w:rsidRDefault="00000000">
            <w:pPr>
              <w:jc w:val="right"/>
              <w:rPr>
                <w:color w:val="000000"/>
                <w:sz w:val="22"/>
                <w:szCs w:val="22"/>
              </w:rPr>
            </w:pPr>
            <w:r>
              <w:rPr>
                <w:color w:val="000000"/>
                <w:sz w:val="22"/>
                <w:szCs w:val="22"/>
              </w:rPr>
              <w:t>996</w:t>
            </w:r>
          </w:p>
        </w:tc>
        <w:tc>
          <w:tcPr>
            <w:tcW w:w="903" w:type="dxa"/>
            <w:vMerge w:val="restart"/>
            <w:tcBorders>
              <w:top w:val="single" w:sz="4" w:space="0" w:color="000000"/>
              <w:bottom w:val="nil"/>
            </w:tcBorders>
            <w:vAlign w:val="bottom"/>
          </w:tcPr>
          <w:p w14:paraId="000004D7" w14:textId="77777777" w:rsidR="00E70473" w:rsidRDefault="00000000">
            <w:pPr>
              <w:jc w:val="right"/>
              <w:rPr>
                <w:color w:val="000000"/>
                <w:sz w:val="22"/>
                <w:szCs w:val="22"/>
              </w:rPr>
            </w:pPr>
            <w:r>
              <w:rPr>
                <w:color w:val="000000"/>
                <w:sz w:val="22"/>
                <w:szCs w:val="22"/>
              </w:rPr>
              <w:t>610.9</w:t>
            </w:r>
          </w:p>
        </w:tc>
        <w:tc>
          <w:tcPr>
            <w:tcW w:w="851" w:type="dxa"/>
            <w:tcBorders>
              <w:top w:val="single" w:sz="4" w:space="0" w:color="000000"/>
              <w:bottom w:val="nil"/>
            </w:tcBorders>
            <w:vAlign w:val="bottom"/>
          </w:tcPr>
          <w:p w14:paraId="000004D8" w14:textId="77777777" w:rsidR="00E70473" w:rsidRDefault="00000000">
            <w:pPr>
              <w:jc w:val="right"/>
              <w:rPr>
                <w:color w:val="000000"/>
                <w:sz w:val="22"/>
                <w:szCs w:val="22"/>
              </w:rPr>
            </w:pPr>
            <w:r>
              <w:rPr>
                <w:color w:val="000000"/>
                <w:sz w:val="22"/>
                <w:szCs w:val="22"/>
              </w:rPr>
              <w:t>0.139</w:t>
            </w:r>
          </w:p>
        </w:tc>
        <w:tc>
          <w:tcPr>
            <w:tcW w:w="850" w:type="dxa"/>
            <w:tcBorders>
              <w:top w:val="single" w:sz="4" w:space="0" w:color="000000"/>
              <w:bottom w:val="nil"/>
            </w:tcBorders>
            <w:vAlign w:val="bottom"/>
          </w:tcPr>
          <w:p w14:paraId="000004D9" w14:textId="77777777" w:rsidR="00E70473" w:rsidRDefault="00000000">
            <w:pPr>
              <w:jc w:val="right"/>
              <w:rPr>
                <w:color w:val="000000"/>
                <w:sz w:val="22"/>
                <w:szCs w:val="22"/>
              </w:rPr>
            </w:pPr>
            <w:r>
              <w:rPr>
                <w:color w:val="000000"/>
                <w:sz w:val="22"/>
                <w:szCs w:val="22"/>
              </w:rPr>
              <w:t>0.314</w:t>
            </w:r>
          </w:p>
        </w:tc>
        <w:tc>
          <w:tcPr>
            <w:tcW w:w="851" w:type="dxa"/>
            <w:tcBorders>
              <w:top w:val="single" w:sz="4" w:space="0" w:color="000000"/>
              <w:bottom w:val="nil"/>
            </w:tcBorders>
            <w:vAlign w:val="bottom"/>
          </w:tcPr>
          <w:p w14:paraId="000004DA" w14:textId="77777777" w:rsidR="00E70473" w:rsidRDefault="00000000">
            <w:pPr>
              <w:jc w:val="right"/>
              <w:rPr>
                <w:color w:val="000000"/>
                <w:sz w:val="22"/>
                <w:szCs w:val="22"/>
              </w:rPr>
            </w:pPr>
            <w:r>
              <w:rPr>
                <w:color w:val="000000"/>
                <w:sz w:val="22"/>
                <w:szCs w:val="22"/>
              </w:rPr>
              <w:t>-0.131</w:t>
            </w:r>
          </w:p>
        </w:tc>
        <w:tc>
          <w:tcPr>
            <w:tcW w:w="850" w:type="dxa"/>
            <w:tcBorders>
              <w:top w:val="single" w:sz="4" w:space="0" w:color="000000"/>
              <w:bottom w:val="nil"/>
            </w:tcBorders>
            <w:vAlign w:val="bottom"/>
          </w:tcPr>
          <w:p w14:paraId="000004DB" w14:textId="77777777" w:rsidR="00E70473" w:rsidRDefault="00000000">
            <w:pPr>
              <w:jc w:val="right"/>
              <w:rPr>
                <w:color w:val="000000"/>
                <w:sz w:val="22"/>
                <w:szCs w:val="22"/>
              </w:rPr>
            </w:pPr>
            <w:r>
              <w:rPr>
                <w:color w:val="000000"/>
                <w:sz w:val="22"/>
                <w:szCs w:val="22"/>
              </w:rPr>
              <w:t>0.408</w:t>
            </w:r>
          </w:p>
        </w:tc>
        <w:tc>
          <w:tcPr>
            <w:tcW w:w="754" w:type="dxa"/>
            <w:tcBorders>
              <w:top w:val="single" w:sz="4" w:space="0" w:color="000000"/>
              <w:bottom w:val="nil"/>
            </w:tcBorders>
            <w:vAlign w:val="bottom"/>
          </w:tcPr>
          <w:p w14:paraId="000004DC" w14:textId="77777777" w:rsidR="00E70473" w:rsidRDefault="00000000">
            <w:pPr>
              <w:jc w:val="right"/>
              <w:rPr>
                <w:color w:val="000000"/>
                <w:sz w:val="22"/>
                <w:szCs w:val="22"/>
              </w:rPr>
            </w:pPr>
            <w:r>
              <w:rPr>
                <w:color w:val="000000"/>
                <w:sz w:val="22"/>
                <w:szCs w:val="22"/>
              </w:rPr>
              <w:t>1.006</w:t>
            </w:r>
          </w:p>
        </w:tc>
        <w:tc>
          <w:tcPr>
            <w:tcW w:w="806" w:type="dxa"/>
            <w:tcBorders>
              <w:top w:val="single" w:sz="4" w:space="0" w:color="000000"/>
              <w:bottom w:val="nil"/>
            </w:tcBorders>
            <w:vAlign w:val="bottom"/>
          </w:tcPr>
          <w:p w14:paraId="000004DD" w14:textId="77777777" w:rsidR="00E70473" w:rsidRDefault="00000000">
            <w:pPr>
              <w:jc w:val="right"/>
              <w:rPr>
                <w:color w:val="000000"/>
                <w:sz w:val="22"/>
                <w:szCs w:val="22"/>
              </w:rPr>
            </w:pPr>
            <w:r>
              <w:rPr>
                <w:color w:val="000000"/>
                <w:sz w:val="22"/>
                <w:szCs w:val="22"/>
              </w:rPr>
              <w:t>0.995</w:t>
            </w:r>
          </w:p>
        </w:tc>
        <w:tc>
          <w:tcPr>
            <w:tcW w:w="711" w:type="dxa"/>
            <w:tcBorders>
              <w:top w:val="single" w:sz="4" w:space="0" w:color="000000"/>
              <w:bottom w:val="nil"/>
            </w:tcBorders>
            <w:vAlign w:val="bottom"/>
          </w:tcPr>
          <w:p w14:paraId="000004DE" w14:textId="77777777" w:rsidR="00E70473" w:rsidRDefault="00000000">
            <w:pPr>
              <w:jc w:val="right"/>
              <w:rPr>
                <w:color w:val="000000"/>
                <w:sz w:val="22"/>
                <w:szCs w:val="22"/>
              </w:rPr>
            </w:pPr>
            <w:r>
              <w:rPr>
                <w:color w:val="000000"/>
                <w:sz w:val="22"/>
                <w:szCs w:val="22"/>
              </w:rPr>
              <w:t>1.017</w:t>
            </w:r>
          </w:p>
        </w:tc>
        <w:tc>
          <w:tcPr>
            <w:tcW w:w="848" w:type="dxa"/>
            <w:vMerge w:val="restart"/>
            <w:tcBorders>
              <w:top w:val="single" w:sz="4" w:space="0" w:color="000000"/>
            </w:tcBorders>
            <w:vAlign w:val="bottom"/>
          </w:tcPr>
          <w:p w14:paraId="000004DF" w14:textId="77777777" w:rsidR="00E70473" w:rsidRDefault="00000000">
            <w:pPr>
              <w:jc w:val="right"/>
              <w:rPr>
                <w:color w:val="000000"/>
                <w:sz w:val="22"/>
                <w:szCs w:val="22"/>
              </w:rPr>
            </w:pPr>
            <w:r>
              <w:rPr>
                <w:color w:val="000000"/>
                <w:sz w:val="22"/>
                <w:szCs w:val="22"/>
              </w:rPr>
              <w:t>0.042</w:t>
            </w:r>
          </w:p>
        </w:tc>
        <w:tc>
          <w:tcPr>
            <w:tcW w:w="711" w:type="dxa"/>
            <w:vMerge w:val="restart"/>
            <w:tcBorders>
              <w:top w:val="single" w:sz="4" w:space="0" w:color="000000"/>
            </w:tcBorders>
            <w:vAlign w:val="bottom"/>
          </w:tcPr>
          <w:p w14:paraId="000004E0" w14:textId="77777777" w:rsidR="00E70473" w:rsidRDefault="00000000">
            <w:pPr>
              <w:jc w:val="right"/>
              <w:rPr>
                <w:color w:val="000000"/>
                <w:sz w:val="22"/>
                <w:szCs w:val="22"/>
              </w:rPr>
            </w:pPr>
            <w:r>
              <w:rPr>
                <w:color w:val="000000"/>
                <w:sz w:val="22"/>
                <w:szCs w:val="22"/>
              </w:rPr>
              <w:t>0.086</w:t>
            </w:r>
          </w:p>
        </w:tc>
        <w:tc>
          <w:tcPr>
            <w:tcW w:w="848" w:type="dxa"/>
            <w:vMerge w:val="restart"/>
            <w:tcBorders>
              <w:top w:val="single" w:sz="4" w:space="0" w:color="000000"/>
              <w:bottom w:val="nil"/>
            </w:tcBorders>
            <w:vAlign w:val="bottom"/>
          </w:tcPr>
          <w:p w14:paraId="000004E1" w14:textId="77777777" w:rsidR="00E70473" w:rsidRDefault="00000000">
            <w:pPr>
              <w:jc w:val="right"/>
              <w:rPr>
                <w:color w:val="000000"/>
                <w:sz w:val="22"/>
                <w:szCs w:val="22"/>
              </w:rPr>
            </w:pPr>
            <w:r>
              <w:rPr>
                <w:color w:val="000000"/>
                <w:sz w:val="22"/>
                <w:szCs w:val="22"/>
              </w:rPr>
              <w:t>0.014</w:t>
            </w:r>
          </w:p>
        </w:tc>
        <w:tc>
          <w:tcPr>
            <w:tcW w:w="851" w:type="dxa"/>
            <w:vMerge w:val="restart"/>
            <w:tcBorders>
              <w:top w:val="single" w:sz="4" w:space="0" w:color="000000"/>
              <w:bottom w:val="nil"/>
            </w:tcBorders>
            <w:vAlign w:val="bottom"/>
          </w:tcPr>
          <w:p w14:paraId="000004E2" w14:textId="77777777" w:rsidR="00E70473" w:rsidRDefault="00000000">
            <w:pPr>
              <w:jc w:val="right"/>
              <w:rPr>
                <w:color w:val="000000"/>
                <w:sz w:val="22"/>
                <w:szCs w:val="22"/>
              </w:rPr>
            </w:pPr>
            <w:r>
              <w:rPr>
                <w:color w:val="000000"/>
                <w:sz w:val="22"/>
                <w:szCs w:val="22"/>
              </w:rPr>
              <w:t>0.323</w:t>
            </w:r>
          </w:p>
        </w:tc>
      </w:tr>
      <w:tr w:rsidR="00E70473" w14:paraId="046FBEEB" w14:textId="77777777">
        <w:trPr>
          <w:trHeight w:val="290"/>
        </w:trPr>
        <w:tc>
          <w:tcPr>
            <w:tcW w:w="791" w:type="dxa"/>
            <w:vMerge/>
            <w:tcBorders>
              <w:top w:val="single" w:sz="4" w:space="0" w:color="000000"/>
              <w:bottom w:val="nil"/>
            </w:tcBorders>
            <w:vAlign w:val="bottom"/>
          </w:tcPr>
          <w:p w14:paraId="000004E3"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331" w:type="dxa"/>
            <w:vMerge/>
            <w:tcBorders>
              <w:top w:val="single" w:sz="4" w:space="0" w:color="000000"/>
              <w:bottom w:val="nil"/>
            </w:tcBorders>
            <w:vAlign w:val="bottom"/>
          </w:tcPr>
          <w:p w14:paraId="000004E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417" w:type="dxa"/>
            <w:tcBorders>
              <w:top w:val="nil"/>
              <w:bottom w:val="single" w:sz="4" w:space="0" w:color="000000"/>
            </w:tcBorders>
            <w:vAlign w:val="bottom"/>
          </w:tcPr>
          <w:p w14:paraId="000004E5" w14:textId="77777777" w:rsidR="00E70473" w:rsidRDefault="00000000">
            <w:pPr>
              <w:rPr>
                <w:color w:val="000000"/>
                <w:sz w:val="22"/>
                <w:szCs w:val="22"/>
              </w:rPr>
            </w:pPr>
            <w:r>
              <w:rPr>
                <w:color w:val="000000"/>
                <w:sz w:val="22"/>
                <w:szCs w:val="22"/>
              </w:rPr>
              <w:t>Group Size</w:t>
            </w:r>
          </w:p>
        </w:tc>
        <w:tc>
          <w:tcPr>
            <w:tcW w:w="656" w:type="dxa"/>
            <w:vMerge/>
            <w:tcBorders>
              <w:top w:val="single" w:sz="4" w:space="0" w:color="000000"/>
              <w:bottom w:val="nil"/>
            </w:tcBorders>
            <w:vAlign w:val="bottom"/>
          </w:tcPr>
          <w:p w14:paraId="000004E6"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3" w:type="dxa"/>
            <w:vMerge/>
            <w:tcBorders>
              <w:top w:val="single" w:sz="4" w:space="0" w:color="000000"/>
              <w:bottom w:val="nil"/>
            </w:tcBorders>
            <w:vAlign w:val="bottom"/>
          </w:tcPr>
          <w:p w14:paraId="000004E7"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tcBorders>
              <w:top w:val="nil"/>
              <w:bottom w:val="single" w:sz="4" w:space="0" w:color="000000"/>
            </w:tcBorders>
            <w:vAlign w:val="bottom"/>
          </w:tcPr>
          <w:p w14:paraId="000004E8" w14:textId="77777777" w:rsidR="00E70473" w:rsidRDefault="00000000">
            <w:pPr>
              <w:jc w:val="right"/>
              <w:rPr>
                <w:color w:val="000000"/>
                <w:sz w:val="22"/>
                <w:szCs w:val="22"/>
              </w:rPr>
            </w:pPr>
            <w:r>
              <w:rPr>
                <w:color w:val="000000"/>
                <w:sz w:val="22"/>
                <w:szCs w:val="22"/>
              </w:rPr>
              <w:t>-0.384</w:t>
            </w:r>
          </w:p>
        </w:tc>
        <w:tc>
          <w:tcPr>
            <w:tcW w:w="850" w:type="dxa"/>
            <w:tcBorders>
              <w:top w:val="nil"/>
              <w:bottom w:val="single" w:sz="4" w:space="0" w:color="000000"/>
            </w:tcBorders>
            <w:vAlign w:val="bottom"/>
          </w:tcPr>
          <w:p w14:paraId="000004E9" w14:textId="77777777" w:rsidR="00E70473" w:rsidRDefault="00000000">
            <w:pPr>
              <w:jc w:val="right"/>
              <w:rPr>
                <w:color w:val="000000"/>
                <w:sz w:val="22"/>
                <w:szCs w:val="22"/>
              </w:rPr>
            </w:pPr>
            <w:r>
              <w:rPr>
                <w:color w:val="000000"/>
                <w:sz w:val="22"/>
                <w:szCs w:val="22"/>
              </w:rPr>
              <w:t>0.029</w:t>
            </w:r>
          </w:p>
        </w:tc>
        <w:tc>
          <w:tcPr>
            <w:tcW w:w="851" w:type="dxa"/>
            <w:tcBorders>
              <w:top w:val="nil"/>
              <w:bottom w:val="single" w:sz="4" w:space="0" w:color="000000"/>
            </w:tcBorders>
            <w:vAlign w:val="bottom"/>
          </w:tcPr>
          <w:p w14:paraId="000004EA" w14:textId="77777777" w:rsidR="00E70473" w:rsidRDefault="00000000">
            <w:pPr>
              <w:jc w:val="right"/>
              <w:rPr>
                <w:color w:val="000000"/>
                <w:sz w:val="22"/>
                <w:szCs w:val="22"/>
              </w:rPr>
            </w:pPr>
            <w:r>
              <w:rPr>
                <w:color w:val="000000"/>
                <w:sz w:val="22"/>
                <w:szCs w:val="22"/>
              </w:rPr>
              <w:t>-0.729</w:t>
            </w:r>
          </w:p>
        </w:tc>
        <w:tc>
          <w:tcPr>
            <w:tcW w:w="850" w:type="dxa"/>
            <w:tcBorders>
              <w:top w:val="nil"/>
              <w:bottom w:val="single" w:sz="4" w:space="0" w:color="000000"/>
            </w:tcBorders>
            <w:vAlign w:val="bottom"/>
          </w:tcPr>
          <w:p w14:paraId="000004EB" w14:textId="77777777" w:rsidR="00E70473" w:rsidRDefault="00000000">
            <w:pPr>
              <w:jc w:val="right"/>
              <w:rPr>
                <w:color w:val="000000"/>
                <w:sz w:val="22"/>
                <w:szCs w:val="22"/>
              </w:rPr>
            </w:pPr>
            <w:r>
              <w:rPr>
                <w:color w:val="000000"/>
                <w:sz w:val="22"/>
                <w:szCs w:val="22"/>
              </w:rPr>
              <w:t>-0.039</w:t>
            </w:r>
          </w:p>
        </w:tc>
        <w:tc>
          <w:tcPr>
            <w:tcW w:w="754" w:type="dxa"/>
            <w:tcBorders>
              <w:top w:val="nil"/>
              <w:bottom w:val="single" w:sz="4" w:space="0" w:color="000000"/>
            </w:tcBorders>
            <w:vAlign w:val="bottom"/>
          </w:tcPr>
          <w:p w14:paraId="000004EC" w14:textId="77777777" w:rsidR="00E70473" w:rsidRDefault="00000000">
            <w:pPr>
              <w:jc w:val="right"/>
              <w:rPr>
                <w:color w:val="000000"/>
                <w:sz w:val="22"/>
                <w:szCs w:val="22"/>
              </w:rPr>
            </w:pPr>
            <w:r>
              <w:rPr>
                <w:color w:val="000000"/>
                <w:sz w:val="22"/>
                <w:szCs w:val="22"/>
              </w:rPr>
              <w:t>0.544</w:t>
            </w:r>
          </w:p>
        </w:tc>
        <w:tc>
          <w:tcPr>
            <w:tcW w:w="806" w:type="dxa"/>
            <w:tcBorders>
              <w:top w:val="nil"/>
              <w:bottom w:val="single" w:sz="4" w:space="0" w:color="000000"/>
            </w:tcBorders>
            <w:vAlign w:val="bottom"/>
          </w:tcPr>
          <w:p w14:paraId="000004ED" w14:textId="77777777" w:rsidR="00E70473" w:rsidRDefault="00000000">
            <w:pPr>
              <w:jc w:val="right"/>
              <w:rPr>
                <w:color w:val="000000"/>
                <w:sz w:val="22"/>
                <w:szCs w:val="22"/>
              </w:rPr>
            </w:pPr>
            <w:r>
              <w:rPr>
                <w:color w:val="000000"/>
                <w:sz w:val="22"/>
                <w:szCs w:val="22"/>
              </w:rPr>
              <w:t>0.315</w:t>
            </w:r>
          </w:p>
        </w:tc>
        <w:tc>
          <w:tcPr>
            <w:tcW w:w="711" w:type="dxa"/>
            <w:tcBorders>
              <w:top w:val="nil"/>
              <w:bottom w:val="single" w:sz="4" w:space="0" w:color="000000"/>
            </w:tcBorders>
            <w:vAlign w:val="bottom"/>
          </w:tcPr>
          <w:p w14:paraId="000004EE" w14:textId="77777777" w:rsidR="00E70473" w:rsidRDefault="00000000">
            <w:pPr>
              <w:jc w:val="right"/>
              <w:rPr>
                <w:color w:val="000000"/>
                <w:sz w:val="22"/>
                <w:szCs w:val="22"/>
              </w:rPr>
            </w:pPr>
            <w:r>
              <w:rPr>
                <w:color w:val="000000"/>
                <w:sz w:val="22"/>
                <w:szCs w:val="22"/>
              </w:rPr>
              <w:t>0.940</w:t>
            </w:r>
          </w:p>
        </w:tc>
        <w:tc>
          <w:tcPr>
            <w:tcW w:w="848" w:type="dxa"/>
            <w:vMerge/>
            <w:tcBorders>
              <w:top w:val="single" w:sz="4" w:space="0" w:color="000000"/>
            </w:tcBorders>
            <w:vAlign w:val="bottom"/>
          </w:tcPr>
          <w:p w14:paraId="000004E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711" w:type="dxa"/>
            <w:vMerge/>
            <w:tcBorders>
              <w:top w:val="single" w:sz="4" w:space="0" w:color="000000"/>
            </w:tcBorders>
            <w:vAlign w:val="bottom"/>
          </w:tcPr>
          <w:p w14:paraId="000004F0"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8" w:type="dxa"/>
            <w:vMerge/>
            <w:tcBorders>
              <w:top w:val="single" w:sz="4" w:space="0" w:color="000000"/>
              <w:bottom w:val="nil"/>
            </w:tcBorders>
            <w:vAlign w:val="bottom"/>
          </w:tcPr>
          <w:p w14:paraId="000004F1"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4F2" w14:textId="77777777" w:rsidR="00E70473" w:rsidRDefault="00E70473">
            <w:pPr>
              <w:widowControl w:val="0"/>
              <w:pBdr>
                <w:top w:val="nil"/>
                <w:left w:val="nil"/>
                <w:bottom w:val="nil"/>
                <w:right w:val="nil"/>
                <w:between w:val="nil"/>
              </w:pBdr>
              <w:spacing w:line="276" w:lineRule="auto"/>
              <w:rPr>
                <w:color w:val="000000"/>
                <w:sz w:val="22"/>
                <w:szCs w:val="22"/>
              </w:rPr>
            </w:pPr>
          </w:p>
        </w:tc>
      </w:tr>
      <w:tr w:rsidR="00E70473" w14:paraId="4DFC0288" w14:textId="77777777">
        <w:trPr>
          <w:trHeight w:val="290"/>
        </w:trPr>
        <w:tc>
          <w:tcPr>
            <w:tcW w:w="791" w:type="dxa"/>
            <w:vMerge w:val="restart"/>
            <w:tcBorders>
              <w:top w:val="single" w:sz="4" w:space="0" w:color="000000"/>
              <w:bottom w:val="nil"/>
            </w:tcBorders>
            <w:vAlign w:val="bottom"/>
          </w:tcPr>
          <w:p w14:paraId="000004F3" w14:textId="77777777" w:rsidR="00E70473" w:rsidRDefault="00000000">
            <w:pPr>
              <w:rPr>
                <w:color w:val="000000"/>
                <w:sz w:val="22"/>
                <w:szCs w:val="22"/>
              </w:rPr>
            </w:pPr>
            <w:r>
              <w:rPr>
                <w:color w:val="000000"/>
                <w:sz w:val="22"/>
                <w:szCs w:val="22"/>
              </w:rPr>
              <w:t>City Sites</w:t>
            </w:r>
          </w:p>
        </w:tc>
        <w:tc>
          <w:tcPr>
            <w:tcW w:w="1331" w:type="dxa"/>
            <w:vMerge w:val="restart"/>
            <w:tcBorders>
              <w:top w:val="single" w:sz="4" w:space="0" w:color="000000"/>
              <w:bottom w:val="nil"/>
            </w:tcBorders>
            <w:vAlign w:val="bottom"/>
          </w:tcPr>
          <w:p w14:paraId="000004F4" w14:textId="77777777" w:rsidR="00E70473" w:rsidRDefault="00000000">
            <w:pPr>
              <w:rPr>
                <w:color w:val="000000"/>
                <w:sz w:val="22"/>
                <w:szCs w:val="22"/>
              </w:rPr>
            </w:pPr>
            <w:r>
              <w:rPr>
                <w:color w:val="000000"/>
                <w:sz w:val="22"/>
                <w:szCs w:val="22"/>
              </w:rPr>
              <w:t>Solves</w:t>
            </w:r>
          </w:p>
        </w:tc>
        <w:tc>
          <w:tcPr>
            <w:tcW w:w="1417" w:type="dxa"/>
            <w:tcBorders>
              <w:top w:val="single" w:sz="4" w:space="0" w:color="000000"/>
              <w:bottom w:val="nil"/>
            </w:tcBorders>
            <w:vAlign w:val="bottom"/>
          </w:tcPr>
          <w:p w14:paraId="000004F5" w14:textId="77777777" w:rsidR="00E70473" w:rsidRDefault="00000000">
            <w:pPr>
              <w:rPr>
                <w:color w:val="000000"/>
                <w:sz w:val="22"/>
                <w:szCs w:val="22"/>
              </w:rPr>
            </w:pPr>
            <w:r>
              <w:rPr>
                <w:color w:val="000000"/>
                <w:sz w:val="22"/>
                <w:szCs w:val="22"/>
              </w:rPr>
              <w:t>Urbanization (%)</w:t>
            </w:r>
          </w:p>
        </w:tc>
        <w:tc>
          <w:tcPr>
            <w:tcW w:w="656" w:type="dxa"/>
            <w:vMerge w:val="restart"/>
            <w:tcBorders>
              <w:top w:val="single" w:sz="4" w:space="0" w:color="000000"/>
              <w:bottom w:val="nil"/>
            </w:tcBorders>
            <w:vAlign w:val="bottom"/>
          </w:tcPr>
          <w:p w14:paraId="000004F6" w14:textId="77777777" w:rsidR="00E70473" w:rsidRDefault="00000000">
            <w:pPr>
              <w:jc w:val="right"/>
              <w:rPr>
                <w:color w:val="000000"/>
                <w:sz w:val="22"/>
                <w:szCs w:val="22"/>
              </w:rPr>
            </w:pPr>
            <w:r>
              <w:rPr>
                <w:color w:val="000000"/>
                <w:sz w:val="22"/>
                <w:szCs w:val="22"/>
              </w:rPr>
              <w:t>902</w:t>
            </w:r>
          </w:p>
        </w:tc>
        <w:tc>
          <w:tcPr>
            <w:tcW w:w="903" w:type="dxa"/>
            <w:vMerge w:val="restart"/>
            <w:tcBorders>
              <w:top w:val="single" w:sz="4" w:space="0" w:color="000000"/>
              <w:bottom w:val="nil"/>
            </w:tcBorders>
            <w:vAlign w:val="bottom"/>
          </w:tcPr>
          <w:p w14:paraId="000004F7" w14:textId="77777777" w:rsidR="00E70473" w:rsidRDefault="00000000">
            <w:pPr>
              <w:jc w:val="right"/>
              <w:rPr>
                <w:color w:val="000000"/>
                <w:sz w:val="22"/>
                <w:szCs w:val="22"/>
              </w:rPr>
            </w:pPr>
            <w:r>
              <w:rPr>
                <w:color w:val="000000"/>
                <w:sz w:val="22"/>
                <w:szCs w:val="22"/>
              </w:rPr>
              <w:t>337.5</w:t>
            </w:r>
          </w:p>
        </w:tc>
        <w:tc>
          <w:tcPr>
            <w:tcW w:w="851" w:type="dxa"/>
            <w:tcBorders>
              <w:top w:val="single" w:sz="4" w:space="0" w:color="000000"/>
              <w:bottom w:val="nil"/>
            </w:tcBorders>
            <w:vAlign w:val="bottom"/>
          </w:tcPr>
          <w:p w14:paraId="000004F8" w14:textId="77777777" w:rsidR="00E70473" w:rsidRDefault="00000000">
            <w:pPr>
              <w:jc w:val="right"/>
              <w:rPr>
                <w:color w:val="000000"/>
                <w:sz w:val="22"/>
                <w:szCs w:val="22"/>
              </w:rPr>
            </w:pPr>
            <w:r>
              <w:rPr>
                <w:color w:val="000000"/>
                <w:sz w:val="22"/>
                <w:szCs w:val="22"/>
              </w:rPr>
              <w:t>0.657</w:t>
            </w:r>
          </w:p>
        </w:tc>
        <w:tc>
          <w:tcPr>
            <w:tcW w:w="850" w:type="dxa"/>
            <w:tcBorders>
              <w:top w:val="single" w:sz="4" w:space="0" w:color="000000"/>
              <w:bottom w:val="nil"/>
            </w:tcBorders>
            <w:vAlign w:val="bottom"/>
          </w:tcPr>
          <w:p w14:paraId="000004F9" w14:textId="77777777" w:rsidR="00E70473" w:rsidRDefault="00000000">
            <w:pPr>
              <w:jc w:val="right"/>
              <w:rPr>
                <w:color w:val="000000"/>
                <w:sz w:val="22"/>
                <w:szCs w:val="22"/>
              </w:rPr>
            </w:pPr>
            <w:r>
              <w:rPr>
                <w:color w:val="000000"/>
                <w:sz w:val="22"/>
                <w:szCs w:val="22"/>
              </w:rPr>
              <w:t>0.004</w:t>
            </w:r>
          </w:p>
        </w:tc>
        <w:tc>
          <w:tcPr>
            <w:tcW w:w="851" w:type="dxa"/>
            <w:tcBorders>
              <w:top w:val="single" w:sz="4" w:space="0" w:color="000000"/>
              <w:bottom w:val="nil"/>
            </w:tcBorders>
            <w:vAlign w:val="bottom"/>
          </w:tcPr>
          <w:p w14:paraId="000004FA" w14:textId="77777777" w:rsidR="00E70473" w:rsidRDefault="00000000">
            <w:pPr>
              <w:jc w:val="right"/>
              <w:rPr>
                <w:color w:val="000000"/>
                <w:sz w:val="22"/>
                <w:szCs w:val="22"/>
              </w:rPr>
            </w:pPr>
            <w:r>
              <w:rPr>
                <w:color w:val="000000"/>
                <w:sz w:val="22"/>
                <w:szCs w:val="22"/>
              </w:rPr>
              <w:t>0.206</w:t>
            </w:r>
          </w:p>
        </w:tc>
        <w:tc>
          <w:tcPr>
            <w:tcW w:w="850" w:type="dxa"/>
            <w:tcBorders>
              <w:top w:val="single" w:sz="4" w:space="0" w:color="000000"/>
              <w:bottom w:val="nil"/>
            </w:tcBorders>
            <w:vAlign w:val="bottom"/>
          </w:tcPr>
          <w:p w14:paraId="000004FB" w14:textId="77777777" w:rsidR="00E70473" w:rsidRDefault="00000000">
            <w:pPr>
              <w:jc w:val="right"/>
              <w:rPr>
                <w:color w:val="000000"/>
                <w:sz w:val="22"/>
                <w:szCs w:val="22"/>
              </w:rPr>
            </w:pPr>
            <w:r>
              <w:rPr>
                <w:color w:val="000000"/>
                <w:sz w:val="22"/>
                <w:szCs w:val="22"/>
              </w:rPr>
              <w:t>1.107</w:t>
            </w:r>
          </w:p>
        </w:tc>
        <w:tc>
          <w:tcPr>
            <w:tcW w:w="754" w:type="dxa"/>
            <w:tcBorders>
              <w:top w:val="single" w:sz="4" w:space="0" w:color="000000"/>
              <w:bottom w:val="nil"/>
            </w:tcBorders>
            <w:vAlign w:val="bottom"/>
          </w:tcPr>
          <w:p w14:paraId="000004FC" w14:textId="77777777" w:rsidR="00E70473" w:rsidRDefault="00000000">
            <w:pPr>
              <w:jc w:val="right"/>
              <w:rPr>
                <w:color w:val="000000"/>
                <w:sz w:val="22"/>
                <w:szCs w:val="22"/>
              </w:rPr>
            </w:pPr>
            <w:r>
              <w:rPr>
                <w:color w:val="000000"/>
                <w:sz w:val="22"/>
                <w:szCs w:val="22"/>
              </w:rPr>
              <w:t>1.028</w:t>
            </w:r>
          </w:p>
        </w:tc>
        <w:tc>
          <w:tcPr>
            <w:tcW w:w="806" w:type="dxa"/>
            <w:tcBorders>
              <w:top w:val="single" w:sz="4" w:space="0" w:color="000000"/>
              <w:bottom w:val="nil"/>
            </w:tcBorders>
            <w:vAlign w:val="bottom"/>
          </w:tcPr>
          <w:p w14:paraId="000004FD" w14:textId="77777777" w:rsidR="00E70473" w:rsidRDefault="00000000">
            <w:pPr>
              <w:jc w:val="right"/>
              <w:rPr>
                <w:color w:val="000000"/>
                <w:sz w:val="22"/>
                <w:szCs w:val="22"/>
              </w:rPr>
            </w:pPr>
            <w:r>
              <w:rPr>
                <w:color w:val="000000"/>
                <w:sz w:val="22"/>
                <w:szCs w:val="22"/>
              </w:rPr>
              <w:t>1.009</w:t>
            </w:r>
          </w:p>
        </w:tc>
        <w:tc>
          <w:tcPr>
            <w:tcW w:w="711" w:type="dxa"/>
            <w:tcBorders>
              <w:top w:val="single" w:sz="4" w:space="0" w:color="000000"/>
              <w:bottom w:val="nil"/>
            </w:tcBorders>
            <w:vAlign w:val="bottom"/>
          </w:tcPr>
          <w:p w14:paraId="000004FE" w14:textId="77777777" w:rsidR="00E70473" w:rsidRDefault="00000000">
            <w:pPr>
              <w:jc w:val="right"/>
              <w:rPr>
                <w:color w:val="000000"/>
                <w:sz w:val="22"/>
                <w:szCs w:val="22"/>
              </w:rPr>
            </w:pPr>
            <w:r>
              <w:rPr>
                <w:color w:val="000000"/>
                <w:sz w:val="22"/>
                <w:szCs w:val="22"/>
              </w:rPr>
              <w:t>1.047</w:t>
            </w:r>
          </w:p>
        </w:tc>
        <w:tc>
          <w:tcPr>
            <w:tcW w:w="848" w:type="dxa"/>
            <w:vMerge w:val="restart"/>
            <w:tcBorders>
              <w:top w:val="single" w:sz="4" w:space="0" w:color="000000"/>
            </w:tcBorders>
            <w:vAlign w:val="bottom"/>
          </w:tcPr>
          <w:p w14:paraId="000004FF" w14:textId="77777777" w:rsidR="00E70473" w:rsidRDefault="00000000">
            <w:pPr>
              <w:jc w:val="right"/>
              <w:rPr>
                <w:color w:val="000000"/>
                <w:sz w:val="22"/>
                <w:szCs w:val="22"/>
              </w:rPr>
            </w:pPr>
            <w:r>
              <w:rPr>
                <w:color w:val="000000"/>
                <w:sz w:val="22"/>
                <w:szCs w:val="22"/>
              </w:rPr>
              <w:t>0.097</w:t>
            </w:r>
          </w:p>
        </w:tc>
        <w:tc>
          <w:tcPr>
            <w:tcW w:w="711" w:type="dxa"/>
            <w:vMerge w:val="restart"/>
            <w:tcBorders>
              <w:top w:val="single" w:sz="4" w:space="0" w:color="000000"/>
            </w:tcBorders>
            <w:vAlign w:val="bottom"/>
          </w:tcPr>
          <w:p w14:paraId="00000500" w14:textId="77777777" w:rsidR="00E70473" w:rsidRDefault="00000000">
            <w:pPr>
              <w:jc w:val="right"/>
              <w:rPr>
                <w:color w:val="000000"/>
                <w:sz w:val="22"/>
                <w:szCs w:val="22"/>
              </w:rPr>
            </w:pPr>
            <w:r>
              <w:rPr>
                <w:color w:val="000000"/>
                <w:sz w:val="22"/>
                <w:szCs w:val="22"/>
              </w:rPr>
              <w:t>0.254</w:t>
            </w:r>
          </w:p>
        </w:tc>
        <w:tc>
          <w:tcPr>
            <w:tcW w:w="848" w:type="dxa"/>
            <w:vMerge w:val="restart"/>
            <w:tcBorders>
              <w:top w:val="single" w:sz="4" w:space="0" w:color="000000"/>
              <w:bottom w:val="nil"/>
            </w:tcBorders>
            <w:vAlign w:val="bottom"/>
          </w:tcPr>
          <w:p w14:paraId="00000501" w14:textId="77777777" w:rsidR="00E70473" w:rsidRDefault="00000000">
            <w:pPr>
              <w:jc w:val="right"/>
              <w:rPr>
                <w:color w:val="000000"/>
                <w:sz w:val="22"/>
                <w:szCs w:val="22"/>
              </w:rPr>
            </w:pPr>
            <w:r>
              <w:rPr>
                <w:color w:val="000000"/>
                <w:sz w:val="22"/>
                <w:szCs w:val="22"/>
              </w:rPr>
              <w:t>0.688</w:t>
            </w:r>
          </w:p>
        </w:tc>
        <w:tc>
          <w:tcPr>
            <w:tcW w:w="851" w:type="dxa"/>
            <w:vMerge w:val="restart"/>
            <w:tcBorders>
              <w:top w:val="single" w:sz="4" w:space="0" w:color="000000"/>
              <w:bottom w:val="nil"/>
            </w:tcBorders>
            <w:vAlign w:val="bottom"/>
          </w:tcPr>
          <w:p w14:paraId="00000502" w14:textId="77777777" w:rsidR="00E70473" w:rsidRDefault="00000000">
            <w:pPr>
              <w:jc w:val="right"/>
              <w:rPr>
                <w:color w:val="000000"/>
                <w:sz w:val="22"/>
                <w:szCs w:val="22"/>
              </w:rPr>
            </w:pPr>
            <w:r>
              <w:rPr>
                <w:color w:val="000000"/>
                <w:sz w:val="22"/>
                <w:szCs w:val="22"/>
              </w:rPr>
              <w:t>0.011</w:t>
            </w:r>
          </w:p>
        </w:tc>
      </w:tr>
      <w:tr w:rsidR="00E70473" w14:paraId="57F9E7FB" w14:textId="77777777">
        <w:trPr>
          <w:trHeight w:val="290"/>
        </w:trPr>
        <w:tc>
          <w:tcPr>
            <w:tcW w:w="791" w:type="dxa"/>
            <w:vMerge/>
            <w:tcBorders>
              <w:top w:val="single" w:sz="4" w:space="0" w:color="000000"/>
              <w:bottom w:val="nil"/>
            </w:tcBorders>
            <w:vAlign w:val="bottom"/>
          </w:tcPr>
          <w:p w14:paraId="00000503"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331" w:type="dxa"/>
            <w:vMerge/>
            <w:tcBorders>
              <w:top w:val="single" w:sz="4" w:space="0" w:color="000000"/>
              <w:bottom w:val="nil"/>
            </w:tcBorders>
            <w:vAlign w:val="bottom"/>
          </w:tcPr>
          <w:p w14:paraId="00000504"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1417" w:type="dxa"/>
            <w:tcBorders>
              <w:top w:val="nil"/>
            </w:tcBorders>
            <w:vAlign w:val="bottom"/>
          </w:tcPr>
          <w:p w14:paraId="00000505" w14:textId="77777777" w:rsidR="00E70473" w:rsidRDefault="00000000">
            <w:pPr>
              <w:rPr>
                <w:color w:val="000000"/>
                <w:sz w:val="22"/>
                <w:szCs w:val="22"/>
              </w:rPr>
            </w:pPr>
            <w:r>
              <w:rPr>
                <w:color w:val="000000"/>
                <w:sz w:val="22"/>
                <w:szCs w:val="22"/>
              </w:rPr>
              <w:t>Male</w:t>
            </w:r>
          </w:p>
        </w:tc>
        <w:tc>
          <w:tcPr>
            <w:tcW w:w="656" w:type="dxa"/>
            <w:vMerge/>
            <w:tcBorders>
              <w:top w:val="single" w:sz="4" w:space="0" w:color="000000"/>
              <w:bottom w:val="nil"/>
            </w:tcBorders>
            <w:vAlign w:val="bottom"/>
          </w:tcPr>
          <w:p w14:paraId="00000506"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903" w:type="dxa"/>
            <w:vMerge/>
            <w:tcBorders>
              <w:top w:val="single" w:sz="4" w:space="0" w:color="000000"/>
              <w:bottom w:val="nil"/>
            </w:tcBorders>
            <w:vAlign w:val="bottom"/>
          </w:tcPr>
          <w:p w14:paraId="00000507"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tcBorders>
              <w:top w:val="nil"/>
            </w:tcBorders>
            <w:vAlign w:val="bottom"/>
          </w:tcPr>
          <w:p w14:paraId="00000508" w14:textId="77777777" w:rsidR="00E70473" w:rsidRDefault="00000000">
            <w:pPr>
              <w:jc w:val="right"/>
              <w:rPr>
                <w:color w:val="000000"/>
                <w:sz w:val="22"/>
                <w:szCs w:val="22"/>
              </w:rPr>
            </w:pPr>
            <w:r>
              <w:rPr>
                <w:color w:val="000000"/>
                <w:sz w:val="22"/>
                <w:szCs w:val="22"/>
              </w:rPr>
              <w:t>-0.130</w:t>
            </w:r>
          </w:p>
        </w:tc>
        <w:tc>
          <w:tcPr>
            <w:tcW w:w="850" w:type="dxa"/>
            <w:tcBorders>
              <w:top w:val="nil"/>
            </w:tcBorders>
            <w:vAlign w:val="bottom"/>
          </w:tcPr>
          <w:p w14:paraId="00000509" w14:textId="77777777" w:rsidR="00E70473" w:rsidRDefault="00000000">
            <w:pPr>
              <w:jc w:val="right"/>
              <w:rPr>
                <w:color w:val="000000"/>
                <w:sz w:val="22"/>
                <w:szCs w:val="22"/>
              </w:rPr>
            </w:pPr>
            <w:r>
              <w:rPr>
                <w:color w:val="000000"/>
                <w:sz w:val="22"/>
                <w:szCs w:val="22"/>
              </w:rPr>
              <w:t>0.688</w:t>
            </w:r>
          </w:p>
        </w:tc>
        <w:tc>
          <w:tcPr>
            <w:tcW w:w="851" w:type="dxa"/>
            <w:tcBorders>
              <w:top w:val="nil"/>
            </w:tcBorders>
            <w:vAlign w:val="bottom"/>
          </w:tcPr>
          <w:p w14:paraId="0000050A" w14:textId="77777777" w:rsidR="00E70473" w:rsidRDefault="00000000">
            <w:pPr>
              <w:jc w:val="right"/>
              <w:rPr>
                <w:color w:val="000000"/>
                <w:sz w:val="22"/>
                <w:szCs w:val="22"/>
              </w:rPr>
            </w:pPr>
            <w:r>
              <w:rPr>
                <w:color w:val="000000"/>
                <w:sz w:val="22"/>
                <w:szCs w:val="22"/>
              </w:rPr>
              <w:t>-0.766</w:t>
            </w:r>
          </w:p>
        </w:tc>
        <w:tc>
          <w:tcPr>
            <w:tcW w:w="850" w:type="dxa"/>
            <w:tcBorders>
              <w:top w:val="nil"/>
            </w:tcBorders>
            <w:vAlign w:val="bottom"/>
          </w:tcPr>
          <w:p w14:paraId="0000050B" w14:textId="77777777" w:rsidR="00E70473" w:rsidRDefault="00000000">
            <w:pPr>
              <w:jc w:val="right"/>
              <w:rPr>
                <w:color w:val="000000"/>
                <w:sz w:val="22"/>
                <w:szCs w:val="22"/>
              </w:rPr>
            </w:pPr>
            <w:r>
              <w:rPr>
                <w:color w:val="000000"/>
                <w:sz w:val="22"/>
                <w:szCs w:val="22"/>
              </w:rPr>
              <w:t>0.506</w:t>
            </w:r>
          </w:p>
        </w:tc>
        <w:tc>
          <w:tcPr>
            <w:tcW w:w="754" w:type="dxa"/>
            <w:tcBorders>
              <w:top w:val="nil"/>
            </w:tcBorders>
            <w:vAlign w:val="bottom"/>
          </w:tcPr>
          <w:p w14:paraId="0000050C" w14:textId="77777777" w:rsidR="00E70473" w:rsidRDefault="00000000">
            <w:pPr>
              <w:jc w:val="right"/>
              <w:rPr>
                <w:color w:val="000000"/>
                <w:sz w:val="22"/>
                <w:szCs w:val="22"/>
              </w:rPr>
            </w:pPr>
            <w:r>
              <w:rPr>
                <w:color w:val="000000"/>
                <w:sz w:val="22"/>
                <w:szCs w:val="22"/>
              </w:rPr>
              <w:t>0.878</w:t>
            </w:r>
          </w:p>
        </w:tc>
        <w:tc>
          <w:tcPr>
            <w:tcW w:w="806" w:type="dxa"/>
            <w:tcBorders>
              <w:top w:val="nil"/>
            </w:tcBorders>
            <w:vAlign w:val="bottom"/>
          </w:tcPr>
          <w:p w14:paraId="0000050D" w14:textId="77777777" w:rsidR="00E70473" w:rsidRDefault="00000000">
            <w:pPr>
              <w:jc w:val="right"/>
              <w:rPr>
                <w:color w:val="000000"/>
                <w:sz w:val="22"/>
                <w:szCs w:val="22"/>
              </w:rPr>
            </w:pPr>
            <w:r>
              <w:rPr>
                <w:color w:val="000000"/>
                <w:sz w:val="22"/>
                <w:szCs w:val="22"/>
              </w:rPr>
              <w:t>0.465</w:t>
            </w:r>
          </w:p>
        </w:tc>
        <w:tc>
          <w:tcPr>
            <w:tcW w:w="711" w:type="dxa"/>
            <w:tcBorders>
              <w:top w:val="nil"/>
            </w:tcBorders>
            <w:vAlign w:val="bottom"/>
          </w:tcPr>
          <w:p w14:paraId="0000050E" w14:textId="77777777" w:rsidR="00E70473" w:rsidRDefault="00000000">
            <w:pPr>
              <w:jc w:val="right"/>
              <w:rPr>
                <w:color w:val="000000"/>
                <w:sz w:val="22"/>
                <w:szCs w:val="22"/>
              </w:rPr>
            </w:pPr>
            <w:r>
              <w:rPr>
                <w:color w:val="000000"/>
                <w:sz w:val="22"/>
                <w:szCs w:val="22"/>
              </w:rPr>
              <w:t>1.658</w:t>
            </w:r>
          </w:p>
        </w:tc>
        <w:tc>
          <w:tcPr>
            <w:tcW w:w="848" w:type="dxa"/>
            <w:vMerge/>
            <w:tcBorders>
              <w:top w:val="single" w:sz="4" w:space="0" w:color="000000"/>
            </w:tcBorders>
            <w:vAlign w:val="bottom"/>
          </w:tcPr>
          <w:p w14:paraId="0000050F"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711" w:type="dxa"/>
            <w:vMerge/>
            <w:tcBorders>
              <w:top w:val="single" w:sz="4" w:space="0" w:color="000000"/>
            </w:tcBorders>
            <w:vAlign w:val="bottom"/>
          </w:tcPr>
          <w:p w14:paraId="00000510"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48" w:type="dxa"/>
            <w:vMerge/>
            <w:tcBorders>
              <w:top w:val="single" w:sz="4" w:space="0" w:color="000000"/>
              <w:bottom w:val="nil"/>
            </w:tcBorders>
            <w:vAlign w:val="bottom"/>
          </w:tcPr>
          <w:p w14:paraId="00000511" w14:textId="77777777" w:rsidR="00E70473" w:rsidRDefault="00E70473">
            <w:pPr>
              <w:widowControl w:val="0"/>
              <w:pBdr>
                <w:top w:val="nil"/>
                <w:left w:val="nil"/>
                <w:bottom w:val="nil"/>
                <w:right w:val="nil"/>
                <w:between w:val="nil"/>
              </w:pBdr>
              <w:spacing w:line="276" w:lineRule="auto"/>
              <w:rPr>
                <w:color w:val="000000"/>
                <w:sz w:val="22"/>
                <w:szCs w:val="22"/>
              </w:rPr>
            </w:pPr>
          </w:p>
        </w:tc>
        <w:tc>
          <w:tcPr>
            <w:tcW w:w="851" w:type="dxa"/>
            <w:vMerge/>
            <w:tcBorders>
              <w:top w:val="single" w:sz="4" w:space="0" w:color="000000"/>
              <w:bottom w:val="nil"/>
            </w:tcBorders>
            <w:vAlign w:val="bottom"/>
          </w:tcPr>
          <w:p w14:paraId="00000512" w14:textId="77777777" w:rsidR="00E70473" w:rsidRDefault="00E70473">
            <w:pPr>
              <w:widowControl w:val="0"/>
              <w:pBdr>
                <w:top w:val="nil"/>
                <w:left w:val="nil"/>
                <w:bottom w:val="nil"/>
                <w:right w:val="nil"/>
                <w:between w:val="nil"/>
              </w:pBdr>
              <w:spacing w:line="276" w:lineRule="auto"/>
              <w:rPr>
                <w:color w:val="000000"/>
                <w:sz w:val="22"/>
                <w:szCs w:val="22"/>
              </w:rPr>
            </w:pPr>
          </w:p>
        </w:tc>
      </w:tr>
    </w:tbl>
    <w:p w14:paraId="00000513" w14:textId="77777777" w:rsidR="00E70473" w:rsidRDefault="00E70473">
      <w:pPr>
        <w:keepNext/>
        <w:pBdr>
          <w:top w:val="nil"/>
          <w:left w:val="nil"/>
          <w:bottom w:val="nil"/>
          <w:right w:val="nil"/>
          <w:between w:val="nil"/>
        </w:pBdr>
        <w:spacing w:before="240"/>
        <w:rPr>
          <w:color w:val="000000"/>
          <w:sz w:val="24"/>
          <w:szCs w:val="24"/>
        </w:rPr>
      </w:pPr>
    </w:p>
    <w:p w14:paraId="00000514" w14:textId="77777777" w:rsidR="00E70473" w:rsidRDefault="00E70473">
      <w:pPr>
        <w:keepNext/>
        <w:pBdr>
          <w:top w:val="nil"/>
          <w:left w:val="nil"/>
          <w:bottom w:val="nil"/>
          <w:right w:val="nil"/>
          <w:between w:val="nil"/>
        </w:pBdr>
        <w:spacing w:before="240"/>
        <w:rPr>
          <w:color w:val="262626"/>
          <w:sz w:val="24"/>
          <w:szCs w:val="24"/>
        </w:rPr>
      </w:pPr>
    </w:p>
    <w:p w14:paraId="00000515" w14:textId="77777777" w:rsidR="00E70473" w:rsidRDefault="00E70473">
      <w:pPr>
        <w:keepNext/>
        <w:pBdr>
          <w:top w:val="nil"/>
          <w:left w:val="nil"/>
          <w:bottom w:val="nil"/>
          <w:right w:val="nil"/>
          <w:between w:val="nil"/>
        </w:pBdr>
        <w:spacing w:before="240"/>
        <w:rPr>
          <w:color w:val="262626"/>
          <w:sz w:val="24"/>
          <w:szCs w:val="24"/>
        </w:rPr>
      </w:pPr>
    </w:p>
    <w:sectPr w:rsidR="00E70473">
      <w:pgSz w:w="15840" w:h="12240" w:orient="landscape"/>
      <w:pgMar w:top="1440" w:right="1296" w:bottom="1440" w:left="1296" w:header="432" w:footer="720" w:gutter="0"/>
      <w:lnNumType w:countBy="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olleen Cassady St. Clair" w:date="2025-08-28T10:02:00Z" w:initials="CCSC">
    <w:p w14:paraId="1F0A7829" w14:textId="26CE33A5" w:rsidR="00456976" w:rsidRDefault="00456976">
      <w:pPr>
        <w:pStyle w:val="CommentText"/>
      </w:pPr>
      <w:r>
        <w:rPr>
          <w:rStyle w:val="CommentReference"/>
        </w:rPr>
        <w:annotationRef/>
      </w:r>
      <w:r>
        <w:t>Odd mix of capitalization; check instructions. Is there a word limit on titles?</w:t>
      </w:r>
    </w:p>
  </w:comment>
  <w:comment w:id="3" w:author="Sage Raymond" w:date="2025-07-25T22:45:00Z" w:initials="">
    <w:p w14:paraId="00000521" w14:textId="77777777" w:rsidR="00E70473"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Should be 100-125 words</w:t>
      </w:r>
    </w:p>
  </w:comment>
  <w:comment w:id="4" w:author="Colleen Cassady St. Clair" w:date="2025-08-28T10:15:00Z" w:initials="CCSC">
    <w:p w14:paraId="0ECD828E" w14:textId="08F8B286" w:rsidR="00456976" w:rsidRDefault="00456976">
      <w:pPr>
        <w:pStyle w:val="CommentText"/>
      </w:pPr>
      <w:r>
        <w:rPr>
          <w:rStyle w:val="CommentReference"/>
        </w:rPr>
        <w:annotationRef/>
      </w:r>
      <w:r>
        <w:t xml:space="preserve">I think you need to better explain the issue we’re trying to address. </w:t>
      </w:r>
    </w:p>
  </w:comment>
  <w:comment w:id="29" w:author="Sage Raymond" w:date="2025-07-26T09:38:00Z" w:initials="">
    <w:p w14:paraId="00000524" w14:textId="77777777" w:rsidR="00E70473"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“In general, this should include a brief (1-2 paragraph) introduction, followed by a statement of the specific scope of the study, followed by results and then interpretations. Please avoid statements of future work, claims of priority, and repetition of conclusions at the end.”</w:t>
      </w:r>
    </w:p>
  </w:comment>
  <w:comment w:id="30" w:author="Colleen Cassady St. Clair" w:date="2025-08-28T10:33:00Z" w:initials="CCSC">
    <w:p w14:paraId="11719D90" w14:textId="2DF86311" w:rsidR="00456976" w:rsidRDefault="00456976">
      <w:pPr>
        <w:pStyle w:val="CommentText"/>
      </w:pPr>
      <w:r>
        <w:rPr>
          <w:rStyle w:val="CommentReference"/>
        </w:rPr>
        <w:annotationRef/>
      </w:r>
      <w:r>
        <w:t xml:space="preserve">I’ve done some reordering of information here which makes more logical sense to me and better sets up the need for your study. Of course, this has messed up the order of your references! </w:t>
      </w:r>
    </w:p>
  </w:comment>
  <w:comment w:id="70" w:author="Colleen Cassady St. Clair" w:date="2025-08-28T10:19:00Z" w:initials="CCSC">
    <w:p w14:paraId="1C555578" w14:textId="34521C6C" w:rsidR="00456976" w:rsidRDefault="00456976">
      <w:pPr>
        <w:pStyle w:val="CommentText"/>
      </w:pPr>
      <w:r>
        <w:rPr>
          <w:rStyle w:val="CommentReference"/>
        </w:rPr>
        <w:annotationRef/>
      </w:r>
      <w:r>
        <w:t>I appreciate the effort to invoke theory, but we don’t actually measure brain size or diet in this study. I suppose we could have measured brains from all those harvested coyotes in the toxo study! To put on your own long-term list.</w:t>
      </w:r>
    </w:p>
  </w:comment>
  <w:comment w:id="97" w:author="Colleen Cassady St. Clair" w:date="2025-08-28T10:47:00Z" w:initials="CCSC">
    <w:p w14:paraId="0CD2D86D" w14:textId="7924E6D1" w:rsidR="00456976" w:rsidRDefault="00456976">
      <w:pPr>
        <w:pStyle w:val="CommentText"/>
      </w:pPr>
      <w:r>
        <w:rPr>
          <w:rStyle w:val="CommentReference"/>
        </w:rPr>
        <w:annotationRef/>
      </w:r>
      <w:r>
        <w:t xml:space="preserve">I’ve reduced the complexity and level of detail in this paragraph, but please reinsert anything that feels critical to you and, otherwise, consider using the concepts and references I’ve eliminated in the discussion. Too much detail in the introduction will confuse readers about the purpose of the work. </w:t>
      </w:r>
    </w:p>
  </w:comment>
  <w:comment w:id="109" w:author="Colleen Cassady St. Clair" w:date="2025-08-28T10:36:00Z" w:initials="CCSC">
    <w:p w14:paraId="7DF03CF8" w14:textId="240082F7" w:rsidR="00456976" w:rsidRDefault="00456976">
      <w:pPr>
        <w:pStyle w:val="CommentText"/>
      </w:pPr>
      <w:r>
        <w:rPr>
          <w:rStyle w:val="CommentReference"/>
        </w:rPr>
        <w:annotationRef/>
      </w:r>
      <w:r>
        <w:t>Puzzle boxes seem like an unimportant detail</w:t>
      </w:r>
    </w:p>
  </w:comment>
  <w:comment w:id="126" w:author="Colleen Cassady St. Clair" w:date="2025-08-28T10:43:00Z" w:initials="CCSC">
    <w:p w14:paraId="46A0DC6A" w14:textId="47B13AB4" w:rsidR="00456976" w:rsidRDefault="00456976">
      <w:pPr>
        <w:pStyle w:val="CommentText"/>
      </w:pPr>
      <w:r>
        <w:rPr>
          <w:rStyle w:val="CommentReference"/>
        </w:rPr>
        <w:annotationRef/>
      </w:r>
      <w:r>
        <w:t xml:space="preserve">Is this condensed version still consistent with your references? </w:t>
      </w:r>
    </w:p>
  </w:comment>
  <w:comment w:id="148" w:author="Colleen Cassady St. Clair" w:date="2025-08-28T11:00:00Z" w:initials="CCSC">
    <w:p w14:paraId="4505959A" w14:textId="23CABD3B" w:rsidR="00456976" w:rsidRDefault="00456976">
      <w:pPr>
        <w:pStyle w:val="CommentText"/>
      </w:pPr>
      <w:r>
        <w:rPr>
          <w:rStyle w:val="CommentReference"/>
        </w:rPr>
        <w:annotationRef/>
      </w:r>
      <w:r>
        <w:t>Adds to the urgency of the work</w:t>
      </w:r>
    </w:p>
  </w:comment>
  <w:comment w:id="154" w:author="Colleen Cassady St. Clair" w:date="2025-08-28T11:00:00Z" w:initials="CCSC">
    <w:p w14:paraId="5798D065" w14:textId="7A644A20" w:rsidR="00456976" w:rsidRDefault="00456976">
      <w:pPr>
        <w:pStyle w:val="CommentText"/>
      </w:pPr>
      <w:r>
        <w:rPr>
          <w:rStyle w:val="CommentReference"/>
        </w:rPr>
        <w:annotationRef/>
      </w:r>
      <w:r>
        <w:t>I think this is the better place for this information</w:t>
      </w:r>
    </w:p>
  </w:comment>
  <w:comment w:id="177" w:author="Colleen Cassady St. Clair" w:date="2025-08-28T11:25:00Z" w:initials="CCSC">
    <w:p w14:paraId="0EE41754" w14:textId="505AFEE3" w:rsidR="00456976" w:rsidRDefault="00456976">
      <w:pPr>
        <w:pStyle w:val="CommentText"/>
      </w:pPr>
      <w:r>
        <w:rPr>
          <w:rStyle w:val="CommentReference"/>
        </w:rPr>
        <w:annotationRef/>
      </w:r>
      <w:r>
        <w:t>The terminology here is critically important be</w:t>
      </w:r>
      <w:r>
        <w:rPr>
          <w:noProof/>
        </w:rPr>
        <w:t xml:space="preserve">cause of the missing methods section. These terms must map very clearly to your response variables in the next section and I've offered a confusing blizzard of comments about that. </w:t>
      </w:r>
    </w:p>
  </w:comment>
  <w:comment w:id="187" w:author="Colleen Cassady St. Clair" w:date="2025-08-28T11:16:00Z" w:initials="CCSC">
    <w:p w14:paraId="45B9021D" w14:textId="30487CE6" w:rsidR="00456976" w:rsidRDefault="00456976">
      <w:pPr>
        <w:pStyle w:val="CommentText"/>
      </w:pPr>
      <w:r>
        <w:rPr>
          <w:rStyle w:val="CommentReference"/>
        </w:rPr>
        <w:annotationRef/>
      </w:r>
      <w:r>
        <w:t xml:space="preserve">I’ve tried to simplify this by giving a name in italics to each of your </w:t>
      </w:r>
      <w:r>
        <w:t xml:space="preserve">behavioural metrics that you can use below. </w:t>
      </w:r>
    </w:p>
  </w:comment>
  <w:comment w:id="188" w:author="Colleen Cassady St. Clair" w:date="2025-08-28T11:17:00Z" w:initials="CCSC">
    <w:p w14:paraId="77AC7F36" w14:textId="710418D2" w:rsidR="00456976" w:rsidRDefault="00456976">
      <w:pPr>
        <w:pStyle w:val="CommentText"/>
      </w:pPr>
      <w:r>
        <w:rPr>
          <w:rStyle w:val="CommentReference"/>
        </w:rPr>
        <w:annotationRef/>
      </w:r>
      <w:r>
        <w:t>If exploration is the same as investigation</w:t>
      </w:r>
      <w:r>
        <w:rPr>
          <w:noProof/>
        </w:rPr>
        <w:t xml:space="preserve">, use that word consistently. </w:t>
      </w:r>
    </w:p>
  </w:comment>
  <w:comment w:id="196" w:author="Colleen Cassady St. Clair" w:date="2025-08-28T11:24:00Z" w:initials="CCSC">
    <w:p w14:paraId="0705CE5C" w14:textId="2D8E1B76" w:rsidR="00456976" w:rsidRDefault="00456976">
      <w:pPr>
        <w:pStyle w:val="CommentText"/>
      </w:pPr>
      <w:r>
        <w:rPr>
          <w:rStyle w:val="CommentReference"/>
        </w:rPr>
        <w:annotationRef/>
      </w:r>
      <w:r>
        <w:t xml:space="preserve">Alternatively, you could call this ‘fewer </w:t>
      </w:r>
      <w:r>
        <w:t>e</w:t>
      </w:r>
      <w:r>
        <w:rPr>
          <w:noProof/>
        </w:rPr>
        <w:t xml:space="preserve">capte gaits' </w:t>
      </w:r>
    </w:p>
  </w:comment>
  <w:comment w:id="215" w:author="Colleen Cassady St. Clair" w:date="2025-08-28T11:22:00Z" w:initials="CCSC">
    <w:p w14:paraId="460E364A" w14:textId="3C31BBAF" w:rsidR="00456976" w:rsidRDefault="00456976">
      <w:pPr>
        <w:pStyle w:val="CommentText"/>
      </w:pPr>
      <w:r>
        <w:rPr>
          <w:rStyle w:val="CommentReference"/>
        </w:rPr>
        <w:annotationRef/>
      </w:r>
      <w:r>
        <w:t xml:space="preserve">I think diversity is a better word than </w:t>
      </w:r>
      <w:r>
        <w:t>comp</w:t>
      </w:r>
      <w:r>
        <w:rPr>
          <w:noProof/>
        </w:rPr>
        <w:t xml:space="preserve">lecity thruought because it's closer to what you measured. </w:t>
      </w:r>
    </w:p>
  </w:comment>
  <w:comment w:id="226" w:author="Sage Raymond" w:date="2025-07-26T09:26:00Z" w:initials="">
    <w:p w14:paraId="00000520" w14:textId="77777777" w:rsidR="00E70473"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Science specifically advises against statements of priority, should I remove this sentence? I could replace with something about how this is cool because such assays are so rare in carnivores of a certain size</w:t>
      </w:r>
    </w:p>
  </w:comment>
  <w:comment w:id="225" w:author="Colleen Cassady St. Clair" w:date="2025-08-28T10:54:00Z" w:initials="CCSC">
    <w:p w14:paraId="2F645120" w14:textId="71914C21" w:rsidR="00456976" w:rsidRDefault="00456976">
      <w:pPr>
        <w:pStyle w:val="CommentText"/>
      </w:pPr>
      <w:r>
        <w:rPr>
          <w:rStyle w:val="CommentReference"/>
        </w:rPr>
        <w:annotationRef/>
      </w:r>
      <w:r>
        <w:t>Yup, delete; those used to be common, but they are not anymore.</w:t>
      </w:r>
    </w:p>
  </w:comment>
  <w:comment w:id="229" w:author="Colleen Cassady St. Clair" w:date="2025-08-28T11:18:00Z" w:initials="CCSC">
    <w:p w14:paraId="5E7CCB5B" w14:textId="29073A72" w:rsidR="00456976" w:rsidRDefault="00456976">
      <w:pPr>
        <w:pStyle w:val="CommentText"/>
      </w:pPr>
      <w:r>
        <w:rPr>
          <w:rStyle w:val="CommentReference"/>
        </w:rPr>
        <w:annotationRef/>
      </w:r>
      <w:r>
        <w:t>If exploration includes both investigation and contact, make that clear somewhere.</w:t>
      </w:r>
    </w:p>
  </w:comment>
  <w:comment w:id="230" w:author="Colleen Cassady St. Clair" w:date="2025-08-28T11:19:00Z" w:initials="CCSC">
    <w:p w14:paraId="7C2AE270" w14:textId="74EA2A38" w:rsidR="00456976" w:rsidRDefault="00456976">
      <w:pPr>
        <w:pStyle w:val="CommentText"/>
      </w:pPr>
      <w:r>
        <w:rPr>
          <w:rStyle w:val="CommentReference"/>
        </w:rPr>
        <w:annotationRef/>
      </w:r>
      <w:r>
        <w:t xml:space="preserve">I might not have it quite right yet, but strive to homogenize the words used for variables in the bottom of the introduction and here. </w:t>
      </w:r>
    </w:p>
  </w:comment>
  <w:comment w:id="231" w:author="Colleen Cassady St. Clair" w:date="2025-08-28T11:10:00Z" w:initials="CCSC">
    <w:p w14:paraId="43DEEFDF" w14:textId="2B599FD8" w:rsidR="00456976" w:rsidRDefault="00456976">
      <w:pPr>
        <w:pStyle w:val="CommentText"/>
      </w:pPr>
      <w:r>
        <w:rPr>
          <w:rStyle w:val="CommentReference"/>
        </w:rPr>
        <w:annotationRef/>
      </w:r>
      <w:r>
        <w:t xml:space="preserve">There might be a bit too much extraneous descriptive information in this paragraph, but I don’t think it’ll be a fatal flaw and it’s safer to retain it for now. </w:t>
      </w:r>
    </w:p>
  </w:comment>
  <w:comment w:id="232" w:author="Colleen Cassady St. Clair" w:date="2025-08-28T11:27:00Z" w:initials="CCSC">
    <w:p w14:paraId="491E7A3E" w14:textId="5BBE13D7" w:rsidR="00456976" w:rsidRDefault="00456976">
      <w:pPr>
        <w:pStyle w:val="CommentText"/>
      </w:pPr>
      <w:r>
        <w:rPr>
          <w:rStyle w:val="CommentReference"/>
        </w:rPr>
        <w:annotationRef/>
      </w:r>
      <w:r>
        <w:t xml:space="preserve">Name these variables; remember, no one will read the methods first! </w:t>
      </w:r>
    </w:p>
  </w:comment>
  <w:comment w:id="233" w:author="Colleen Cassady St. Clair" w:date="2025-08-28T11:30:00Z" w:initials="CCSC">
    <w:p w14:paraId="3D822F7B" w14:textId="4338362F" w:rsidR="00456976" w:rsidRDefault="00456976">
      <w:pPr>
        <w:pStyle w:val="CommentText"/>
      </w:pPr>
      <w:r>
        <w:rPr>
          <w:rStyle w:val="CommentReference"/>
        </w:rPr>
        <w:annotationRef/>
      </w:r>
      <w:r>
        <w:t xml:space="preserve">Define as fleeing in the intro and use consistently? </w:t>
      </w:r>
    </w:p>
  </w:comment>
  <w:comment w:id="234" w:author="Colleen Cassady St. Clair" w:date="2025-08-28T11:30:00Z" w:initials="CCSC">
    <w:p w14:paraId="55D34C74" w14:textId="4B4BD129" w:rsidR="00456976" w:rsidRDefault="00456976">
      <w:pPr>
        <w:pStyle w:val="CommentText"/>
      </w:pPr>
      <w:r>
        <w:rPr>
          <w:rStyle w:val="CommentReference"/>
        </w:rPr>
        <w:annotationRef/>
      </w:r>
      <w:r>
        <w:rPr>
          <w:rStyle w:val="CommentReference"/>
        </w:rPr>
        <w:t>I prefer ‘solution’ throughout</w:t>
      </w:r>
    </w:p>
  </w:comment>
  <w:comment w:id="235" w:author="Colleen Cassady St. Clair" w:date="2025-08-28T11:50:00Z" w:initials="CCSC">
    <w:p w14:paraId="47C28F6A" w14:textId="3459D820" w:rsidR="00456976" w:rsidRDefault="00456976">
      <w:pPr>
        <w:pStyle w:val="CommentText"/>
      </w:pPr>
      <w:r>
        <w:rPr>
          <w:rStyle w:val="CommentReference"/>
        </w:rPr>
        <w:annotationRef/>
      </w:r>
      <w:r>
        <w:t xml:space="preserve">I think you should limit discussion of variables with CI that overlap zero unless you want to make a particular point in relation to the literature. </w:t>
      </w:r>
    </w:p>
  </w:comment>
  <w:comment w:id="236" w:author="Colleen Cassady St. Clair" w:date="2025-08-28T11:32:00Z" w:initials="CCSC">
    <w:p w14:paraId="641EE351" w14:textId="28502FE1" w:rsidR="00456976" w:rsidRDefault="00456976">
      <w:pPr>
        <w:pStyle w:val="CommentText"/>
      </w:pPr>
      <w:r>
        <w:rPr>
          <w:rStyle w:val="CommentReference"/>
        </w:rPr>
        <w:annotationRef/>
      </w:r>
      <w:r>
        <w:t xml:space="preserve">That’s interesting; suggests a few animals produced most of those results. </w:t>
      </w:r>
    </w:p>
  </w:comment>
  <w:comment w:id="237" w:author="Colleen Cassady St. Clair" w:date="2025-08-28T11:37:00Z" w:initials="CCSC">
    <w:p w14:paraId="505233AE" w14:textId="5994FD82" w:rsidR="00456976" w:rsidRDefault="00456976">
      <w:pPr>
        <w:pStyle w:val="CommentText"/>
      </w:pPr>
      <w:r>
        <w:rPr>
          <w:rStyle w:val="CommentReference"/>
        </w:rPr>
        <w:annotationRef/>
      </w:r>
      <w:r>
        <w:t xml:space="preserve">Since the reader would not expect you to identify individuals, why not just delete this? </w:t>
      </w:r>
    </w:p>
  </w:comment>
  <w:comment w:id="238" w:author="Sage Raymond" w:date="2025-09-22T11:11:00Z" w:initials="SR">
    <w:p w14:paraId="7FE11D4F" w14:textId="77777777" w:rsidR="00597867" w:rsidRDefault="00597867" w:rsidP="00597867">
      <w:pPr>
        <w:pStyle w:val="CommentText"/>
      </w:pPr>
      <w:r>
        <w:rPr>
          <w:rStyle w:val="CommentReference"/>
        </w:rPr>
        <w:annotationRef/>
      </w:r>
      <w:r>
        <w:rPr>
          <w:lang w:val="en-CA"/>
        </w:rPr>
        <w:t>I think this is important.</w:t>
      </w:r>
    </w:p>
  </w:comment>
  <w:comment w:id="239" w:author="Colleen Cassady St. Clair" w:date="2025-08-28T12:12:00Z" w:initials="CCSC">
    <w:p w14:paraId="4AEA640B" w14:textId="3A861C64" w:rsidR="009868D3" w:rsidRDefault="009868D3">
      <w:pPr>
        <w:pStyle w:val="CommentText"/>
      </w:pPr>
      <w:r>
        <w:rPr>
          <w:rStyle w:val="CommentReference"/>
        </w:rPr>
        <w:annotationRef/>
      </w:r>
      <w:r>
        <w:t xml:space="preserve">The discussion seems a bit long for Science papers.  How does it compare to published examples? </w:t>
      </w:r>
    </w:p>
  </w:comment>
  <w:comment w:id="241" w:author="Sage Raymond" w:date="2025-07-26T15:16:00Z" w:initials="">
    <w:p w14:paraId="00000522" w14:textId="77777777" w:rsidR="00E70473"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Except 36, which is Kaitlyn Gaynor’s nocturnality review, these are all coyote specific references. If I wasn’t limited to 50 citations, I would have gone broader. Let me know if you think I should go broader anyways.</w:t>
      </w:r>
    </w:p>
  </w:comment>
  <w:comment w:id="242" w:author="Colleen Cassady St. Clair" w:date="2025-08-28T12:13:00Z" w:initials="CCSC">
    <w:p w14:paraId="1B415814" w14:textId="33E566AF" w:rsidR="009868D3" w:rsidRDefault="009868D3">
      <w:pPr>
        <w:pStyle w:val="CommentText"/>
      </w:pPr>
      <w:r>
        <w:rPr>
          <w:rStyle w:val="CommentReference"/>
        </w:rPr>
        <w:annotationRef/>
      </w:r>
      <w:r>
        <w:t xml:space="preserve">This paragraph seems a bit on the long side, but you make such good use of the literature that I’m disinclined to muck with it. </w:t>
      </w:r>
    </w:p>
  </w:comment>
  <w:comment w:id="244" w:author="Sage Raymond" w:date="2025-07-26T16:21:00Z" w:initials="">
    <w:p w14:paraId="0000051F" w14:textId="77777777" w:rsidR="00E70473"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 feel a little dubious about this paragraph. Is it too bold or flowery or out there?</w:t>
      </w:r>
    </w:p>
  </w:comment>
  <w:comment w:id="243" w:author="Colleen Cassady St. Clair" w:date="2025-08-28T12:22:00Z" w:initials="CCSC">
    <w:p w14:paraId="761478B8" w14:textId="2676A306" w:rsidR="009868D3" w:rsidRDefault="009868D3">
      <w:pPr>
        <w:pStyle w:val="CommentText"/>
      </w:pPr>
      <w:r>
        <w:rPr>
          <w:rStyle w:val="CommentReference"/>
        </w:rPr>
        <w:annotationRef/>
      </w:r>
      <w:r>
        <w:t>I must admit, I don’t much like it.  I’ll take a stab at another version below</w:t>
      </w:r>
      <w:r w:rsidR="00056EB7">
        <w:t xml:space="preserve"> with the reverse hourglass and a non to your introductory concepts.</w:t>
      </w:r>
    </w:p>
  </w:comment>
  <w:comment w:id="245" w:author="Colleen Cassady St. Clair" w:date="2025-08-28T12:17:00Z" w:initials="CCSC">
    <w:p w14:paraId="256084F6" w14:textId="778FB7CE" w:rsidR="009868D3" w:rsidRDefault="009868D3">
      <w:pPr>
        <w:pStyle w:val="CommentText"/>
      </w:pPr>
      <w:r>
        <w:rPr>
          <w:rStyle w:val="CommentReference"/>
        </w:rPr>
        <w:annotationRef/>
      </w:r>
      <w:r>
        <w:t xml:space="preserve">Really impressive knowledge and use of the literature, Sage. </w:t>
      </w:r>
    </w:p>
  </w:comment>
  <w:comment w:id="246" w:author="Sage Raymond" w:date="2025-07-26T14:11:00Z" w:initials="">
    <w:p w14:paraId="0000051E" w14:textId="77777777" w:rsidR="00E70473"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Sarah, can you please add funding info that is relevant to you?</w:t>
      </w:r>
    </w:p>
  </w:comment>
  <w:comment w:id="247" w:author="Colleen Cassady St. Clair" w:date="2025-08-28T11:38:00Z" w:initials="CCSC">
    <w:p w14:paraId="2A1B7229" w14:textId="3D3F4C4C" w:rsidR="00456976" w:rsidRDefault="00456976">
      <w:pPr>
        <w:pStyle w:val="CommentText"/>
      </w:pPr>
      <w:r>
        <w:rPr>
          <w:rStyle w:val="CommentReference"/>
        </w:rPr>
        <w:annotationRef/>
      </w:r>
      <w:r>
        <w:t>That was done in 2022 so probably didn’t apply here.</w:t>
      </w:r>
    </w:p>
  </w:comment>
  <w:comment w:id="251" w:author="Sage Raymond" w:date="2025-07-26T22:01:00Z" w:initials="">
    <w:p w14:paraId="00000525" w14:textId="77777777" w:rsidR="00E70473"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Sage-populate this at end</w:t>
      </w:r>
    </w:p>
  </w:comment>
  <w:comment w:id="252" w:author="Colleen Cassady St. Clair" w:date="2025-08-28T11:40:00Z" w:initials="CCSC">
    <w:p w14:paraId="721230FE" w14:textId="4C8F0D4B" w:rsidR="00456976" w:rsidRDefault="00456976">
      <w:pPr>
        <w:pStyle w:val="CommentText"/>
      </w:pPr>
      <w:r>
        <w:rPr>
          <w:rStyle w:val="CommentReference"/>
        </w:rPr>
        <w:annotationRef/>
      </w:r>
      <w:r>
        <w:t xml:space="preserve">I love this.  Maybe you could offer the fellow with his nose in the tube as a cover photo! </w:t>
      </w:r>
    </w:p>
  </w:comment>
  <w:comment w:id="253" w:author="Colleen Cassady St. Clair" w:date="2025-08-28T12:16:00Z" w:initials="CCSC">
    <w:p w14:paraId="509BACEA" w14:textId="327781C7" w:rsidR="009868D3" w:rsidRDefault="009868D3">
      <w:pPr>
        <w:pStyle w:val="CommentText"/>
      </w:pPr>
      <w:r>
        <w:rPr>
          <w:rStyle w:val="CommentReference"/>
        </w:rPr>
        <w:annotationRef/>
      </w:r>
      <w:r>
        <w:t xml:space="preserve">We’re about to get a </w:t>
      </w:r>
      <w:r>
        <w:t>biorender licence for the lab and so you might explore ways of spiffing up your figures to convey even more information visually rather than with words, such as site type.</w:t>
      </w:r>
    </w:p>
  </w:comment>
  <w:comment w:id="254" w:author="Colleen Cassady St. Clair" w:date="2025-08-28T11:47:00Z" w:initials="CCSC">
    <w:p w14:paraId="0B6F351B" w14:textId="11AD7889" w:rsidR="00456976" w:rsidRDefault="00456976">
      <w:pPr>
        <w:pStyle w:val="CommentText"/>
      </w:pPr>
      <w:r>
        <w:rPr>
          <w:rStyle w:val="CommentReference"/>
        </w:rPr>
        <w:annotationRef/>
      </w:r>
      <w:r>
        <w:t xml:space="preserve">Can the model do a prediction when there is no variance in a cell? (all park were non-solves). </w:t>
      </w:r>
    </w:p>
  </w:comment>
  <w:comment w:id="255" w:author="Colleen Cassady St. Clair" w:date="2025-08-28T11:41:00Z" w:initials="CCSC">
    <w:p w14:paraId="61756604" w14:textId="1CE945FE" w:rsidR="00456976" w:rsidRDefault="00456976">
      <w:pPr>
        <w:pStyle w:val="CommentText"/>
      </w:pPr>
      <w:r>
        <w:rPr>
          <w:rStyle w:val="CommentReference"/>
        </w:rPr>
        <w:annotationRef/>
      </w:r>
      <w:r>
        <w:t xml:space="preserve">Here again, we need really consistent terminology.  Let’s discuss the best terms that can work well in each section. </w:t>
      </w:r>
    </w:p>
  </w:comment>
  <w:comment w:id="259" w:author="Colleen Cassady St. Clair" w:date="2025-08-28T11:45:00Z" w:initials="CCSC">
    <w:p w14:paraId="5040A849" w14:textId="69633713" w:rsidR="00456976" w:rsidRDefault="00456976">
      <w:pPr>
        <w:pStyle w:val="CommentText"/>
      </w:pPr>
      <w:r>
        <w:rPr>
          <w:rStyle w:val="CommentReference"/>
        </w:rPr>
        <w:annotationRef/>
      </w:r>
      <w:r>
        <w:t xml:space="preserve">Is G meaningful?  There were no solves in the park so you can’t model this effect?  But you could calculate the odds of 14:1 in a chi square distribution. </w:t>
      </w:r>
    </w:p>
  </w:comment>
  <w:comment w:id="262" w:author="Sage Raymond" w:date="2025-07-25T22:57:00Z" w:initials="">
    <w:p w14:paraId="00000523" w14:textId="77777777" w:rsidR="00E70473"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Journal guidelines suggest 3 - 5 total for figures and tables. I think I should probably move one (or maybe all?) of these to supporting info… thoughts?</w:t>
      </w:r>
    </w:p>
  </w:comment>
  <w:comment w:id="261" w:author="Colleen Cassady St. Clair" w:date="2025-08-28T11:50:00Z" w:initials="CCSC">
    <w:p w14:paraId="61BD3A1A" w14:textId="3F5EA630" w:rsidR="00456976" w:rsidRDefault="00456976">
      <w:pPr>
        <w:pStyle w:val="CommentText"/>
      </w:pPr>
      <w:r>
        <w:rPr>
          <w:rStyle w:val="CommentReference"/>
        </w:rPr>
        <w:annotationRef/>
      </w:r>
      <w:r>
        <w:t xml:space="preserve">Yes, I think so. Figures are much more compelling and interesting. </w:t>
      </w:r>
    </w:p>
  </w:comment>
  <w:comment w:id="263" w:author="Colleen Cassady St. Clair" w:date="2025-08-28T11:49:00Z" w:initials="CCSC">
    <w:p w14:paraId="2DCB2F14" w14:textId="3A12ECA6" w:rsidR="00456976" w:rsidRDefault="00456976">
      <w:pPr>
        <w:pStyle w:val="CommentText"/>
      </w:pPr>
      <w:r>
        <w:rPr>
          <w:rStyle w:val="CommentReference"/>
        </w:rPr>
        <w:annotationRef/>
      </w:r>
      <w:r>
        <w:rPr>
          <w:rStyle w:val="CommentReference"/>
        </w:rPr>
        <w:t xml:space="preserve">Should you use P in the table for simplicity, explaining that it’s </w:t>
      </w:r>
      <w:r>
        <w:rPr>
          <w:rStyle w:val="CommentReference"/>
        </w:rPr>
        <w:t xml:space="preserve">a LRT here? </w:t>
      </w:r>
    </w:p>
  </w:comment>
  <w:comment w:id="264" w:author="Sage Raymond" w:date="2025-09-22T11:29:00Z" w:initials="SR">
    <w:p w14:paraId="5A02DED6" w14:textId="77777777" w:rsidR="00FC62FD" w:rsidRDefault="00FC62FD" w:rsidP="00FC62FD">
      <w:pPr>
        <w:pStyle w:val="CommentText"/>
      </w:pPr>
      <w:r>
        <w:rPr>
          <w:rStyle w:val="CommentReference"/>
        </w:rPr>
        <w:annotationRef/>
      </w:r>
      <w:r>
        <w:rPr>
          <w:lang w:val="en-CA"/>
        </w:rPr>
        <w:t>I already use P for the P-value associated with beta estimates, so I think LRT is clearer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0A7829" w15:done="0"/>
  <w15:commentEx w15:paraId="00000521" w15:done="0"/>
  <w15:commentEx w15:paraId="0ECD828E" w15:done="0"/>
  <w15:commentEx w15:paraId="00000524" w15:done="0"/>
  <w15:commentEx w15:paraId="11719D90" w15:done="0"/>
  <w15:commentEx w15:paraId="1C555578" w15:done="0"/>
  <w15:commentEx w15:paraId="0CD2D86D" w15:done="0"/>
  <w15:commentEx w15:paraId="7DF03CF8" w15:done="0"/>
  <w15:commentEx w15:paraId="46A0DC6A" w15:done="0"/>
  <w15:commentEx w15:paraId="4505959A" w15:done="0"/>
  <w15:commentEx w15:paraId="5798D065" w15:done="0"/>
  <w15:commentEx w15:paraId="0EE41754" w15:done="0"/>
  <w15:commentEx w15:paraId="45B9021D" w15:done="0"/>
  <w15:commentEx w15:paraId="77AC7F36" w15:done="0"/>
  <w15:commentEx w15:paraId="0705CE5C" w15:done="0"/>
  <w15:commentEx w15:paraId="460E364A" w15:done="0"/>
  <w15:commentEx w15:paraId="00000520" w15:done="0"/>
  <w15:commentEx w15:paraId="2F645120" w15:paraIdParent="00000520" w15:done="0"/>
  <w15:commentEx w15:paraId="5E7CCB5B" w15:done="0"/>
  <w15:commentEx w15:paraId="7C2AE270" w15:done="0"/>
  <w15:commentEx w15:paraId="43DEEFDF" w15:done="0"/>
  <w15:commentEx w15:paraId="491E7A3E" w15:done="0"/>
  <w15:commentEx w15:paraId="3D822F7B" w15:done="0"/>
  <w15:commentEx w15:paraId="55D34C74" w15:done="0"/>
  <w15:commentEx w15:paraId="47C28F6A" w15:done="0"/>
  <w15:commentEx w15:paraId="641EE351" w15:done="0"/>
  <w15:commentEx w15:paraId="505233AE" w15:done="0"/>
  <w15:commentEx w15:paraId="7FE11D4F" w15:paraIdParent="505233AE" w15:done="0"/>
  <w15:commentEx w15:paraId="4AEA640B" w15:done="0"/>
  <w15:commentEx w15:paraId="00000522" w15:done="0"/>
  <w15:commentEx w15:paraId="1B415814" w15:done="0"/>
  <w15:commentEx w15:paraId="0000051F" w15:done="0"/>
  <w15:commentEx w15:paraId="761478B8" w15:paraIdParent="0000051F" w15:done="0"/>
  <w15:commentEx w15:paraId="256084F6" w15:done="0"/>
  <w15:commentEx w15:paraId="0000051E" w15:done="0"/>
  <w15:commentEx w15:paraId="2A1B7229" w15:done="0"/>
  <w15:commentEx w15:paraId="00000525" w15:done="0"/>
  <w15:commentEx w15:paraId="721230FE" w15:done="0"/>
  <w15:commentEx w15:paraId="509BACEA" w15:done="0"/>
  <w15:commentEx w15:paraId="0B6F351B" w15:done="0"/>
  <w15:commentEx w15:paraId="61756604" w15:done="0"/>
  <w15:commentEx w15:paraId="5040A849" w15:done="0"/>
  <w15:commentEx w15:paraId="00000523" w15:done="0"/>
  <w15:commentEx w15:paraId="61BD3A1A" w15:paraIdParent="00000523" w15:done="0"/>
  <w15:commentEx w15:paraId="2DCB2F14" w15:done="0"/>
  <w15:commentEx w15:paraId="5A02DED6" w15:paraIdParent="2DCB2F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5AA7A2" w16cex:dateUtc="2025-08-28T16:02:00Z"/>
  <w16cex:commentExtensible w16cex:durableId="2C5AAADF" w16cex:dateUtc="2025-08-28T16:15:00Z"/>
  <w16cex:commentExtensible w16cex:durableId="2C5AAEED" w16cex:dateUtc="2025-08-28T16:33:00Z"/>
  <w16cex:commentExtensible w16cex:durableId="2C5AABAE" w16cex:dateUtc="2025-08-28T16:19:00Z"/>
  <w16cex:commentExtensible w16cex:durableId="2C5AB255" w16cex:dateUtc="2025-08-28T16:47:00Z"/>
  <w16cex:commentExtensible w16cex:durableId="2C5AAF98" w16cex:dateUtc="2025-08-28T16:36:00Z"/>
  <w16cex:commentExtensible w16cex:durableId="2C5AB136" w16cex:dateUtc="2025-08-28T16:43:00Z"/>
  <w16cex:commentExtensible w16cex:durableId="2C5AB567" w16cex:dateUtc="2025-08-28T17:00:00Z"/>
  <w16cex:commentExtensible w16cex:durableId="2C5AB555" w16cex:dateUtc="2025-08-28T17:00:00Z"/>
  <w16cex:commentExtensible w16cex:durableId="2C5ABB35" w16cex:dateUtc="2025-08-28T17:25:00Z"/>
  <w16cex:commentExtensible w16cex:durableId="2C5AB90D" w16cex:dateUtc="2025-08-28T17:16:00Z"/>
  <w16cex:commentExtensible w16cex:durableId="2C5AB93B" w16cex:dateUtc="2025-08-28T17:17:00Z"/>
  <w16cex:commentExtensible w16cex:durableId="2C5ABB0B" w16cex:dateUtc="2025-08-28T17:24:00Z"/>
  <w16cex:commentExtensible w16cex:durableId="2C5ABA7E" w16cex:dateUtc="2025-08-28T17:22:00Z"/>
  <w16cex:commentExtensible w16cex:durableId="2C5AB3FD" w16cex:dateUtc="2025-08-28T16:54:00Z"/>
  <w16cex:commentExtensible w16cex:durableId="2C5AB97B" w16cex:dateUtc="2025-08-28T17:18:00Z"/>
  <w16cex:commentExtensible w16cex:durableId="2C5AB9CC" w16cex:dateUtc="2025-08-28T17:19:00Z"/>
  <w16cex:commentExtensible w16cex:durableId="2C5AB7A2" w16cex:dateUtc="2025-08-28T17:10:00Z"/>
  <w16cex:commentExtensible w16cex:durableId="2C5ABB9E" w16cex:dateUtc="2025-08-28T17:27:00Z"/>
  <w16cex:commentExtensible w16cex:durableId="2C5ABC45" w16cex:dateUtc="2025-08-28T17:30:00Z"/>
  <w16cex:commentExtensible w16cex:durableId="2C5ABC5F" w16cex:dateUtc="2025-08-28T17:30:00Z"/>
  <w16cex:commentExtensible w16cex:durableId="2C5AC121" w16cex:dateUtc="2025-08-28T17:50:00Z"/>
  <w16cex:commentExtensible w16cex:durableId="2C5ABCDB" w16cex:dateUtc="2025-08-28T17:32:00Z"/>
  <w16cex:commentExtensible w16cex:durableId="2C5ABE06" w16cex:dateUtc="2025-08-28T17:37:00Z"/>
  <w16cex:commentExtensible w16cex:durableId="683BB55B" w16cex:dateUtc="2025-09-22T17:11:00Z"/>
  <w16cex:commentExtensible w16cex:durableId="2C5AC616" w16cex:dateUtc="2025-08-28T18:12:00Z"/>
  <w16cex:commentExtensible w16cex:durableId="2C5AC679" w16cex:dateUtc="2025-08-28T18:13:00Z"/>
  <w16cex:commentExtensible w16cex:durableId="2C5AC86B" w16cex:dateUtc="2025-08-28T18:22:00Z"/>
  <w16cex:commentExtensible w16cex:durableId="2C5AC762" w16cex:dateUtc="2025-08-28T18:17:00Z"/>
  <w16cex:commentExtensible w16cex:durableId="2C5ABE3A" w16cex:dateUtc="2025-08-28T17:38:00Z"/>
  <w16cex:commentExtensible w16cex:durableId="2C5ABEAE" w16cex:dateUtc="2025-08-28T17:40:00Z"/>
  <w16cex:commentExtensible w16cex:durableId="2C5AC723" w16cex:dateUtc="2025-08-28T18:16:00Z"/>
  <w16cex:commentExtensible w16cex:durableId="2C5AC037" w16cex:dateUtc="2025-08-28T17:47:00Z"/>
  <w16cex:commentExtensible w16cex:durableId="2C5ABF05" w16cex:dateUtc="2025-08-28T17:41:00Z"/>
  <w16cex:commentExtensible w16cex:durableId="2C5ABFC9" w16cex:dateUtc="2025-08-28T17:45:00Z"/>
  <w16cex:commentExtensible w16cex:durableId="2C5AC0EA" w16cex:dateUtc="2025-08-28T17:50:00Z"/>
  <w16cex:commentExtensible w16cex:durableId="2C5AC0BD" w16cex:dateUtc="2025-08-28T17:49:00Z"/>
  <w16cex:commentExtensible w16cex:durableId="592E491D" w16cex:dateUtc="2025-09-22T17: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0A7829" w16cid:durableId="2C5AA7A2"/>
  <w16cid:commentId w16cid:paraId="00000521" w16cid:durableId="2C5AA78D"/>
  <w16cid:commentId w16cid:paraId="0ECD828E" w16cid:durableId="2C5AAADF"/>
  <w16cid:commentId w16cid:paraId="00000524" w16cid:durableId="2C5AA78C"/>
  <w16cid:commentId w16cid:paraId="11719D90" w16cid:durableId="2C5AAEED"/>
  <w16cid:commentId w16cid:paraId="1C555578" w16cid:durableId="2C5AABAE"/>
  <w16cid:commentId w16cid:paraId="0CD2D86D" w16cid:durableId="2C5AB255"/>
  <w16cid:commentId w16cid:paraId="7DF03CF8" w16cid:durableId="2C5AAF98"/>
  <w16cid:commentId w16cid:paraId="46A0DC6A" w16cid:durableId="2C5AB136"/>
  <w16cid:commentId w16cid:paraId="4505959A" w16cid:durableId="2C5AB567"/>
  <w16cid:commentId w16cid:paraId="5798D065" w16cid:durableId="2C5AB555"/>
  <w16cid:commentId w16cid:paraId="0EE41754" w16cid:durableId="2C5ABB35"/>
  <w16cid:commentId w16cid:paraId="45B9021D" w16cid:durableId="2C5AB90D"/>
  <w16cid:commentId w16cid:paraId="77AC7F36" w16cid:durableId="2C5AB93B"/>
  <w16cid:commentId w16cid:paraId="0705CE5C" w16cid:durableId="2C5ABB0B"/>
  <w16cid:commentId w16cid:paraId="460E364A" w16cid:durableId="2C5ABA7E"/>
  <w16cid:commentId w16cid:paraId="00000520" w16cid:durableId="2C5AA78B"/>
  <w16cid:commentId w16cid:paraId="2F645120" w16cid:durableId="2C5AB3FD"/>
  <w16cid:commentId w16cid:paraId="5E7CCB5B" w16cid:durableId="2C5AB97B"/>
  <w16cid:commentId w16cid:paraId="7C2AE270" w16cid:durableId="2C5AB9CC"/>
  <w16cid:commentId w16cid:paraId="43DEEFDF" w16cid:durableId="2C5AB7A2"/>
  <w16cid:commentId w16cid:paraId="491E7A3E" w16cid:durableId="2C5ABB9E"/>
  <w16cid:commentId w16cid:paraId="3D822F7B" w16cid:durableId="2C5ABC45"/>
  <w16cid:commentId w16cid:paraId="55D34C74" w16cid:durableId="2C5ABC5F"/>
  <w16cid:commentId w16cid:paraId="47C28F6A" w16cid:durableId="2C5AC121"/>
  <w16cid:commentId w16cid:paraId="641EE351" w16cid:durableId="2C5ABCDB"/>
  <w16cid:commentId w16cid:paraId="505233AE" w16cid:durableId="2C5ABE06"/>
  <w16cid:commentId w16cid:paraId="7FE11D4F" w16cid:durableId="683BB55B"/>
  <w16cid:commentId w16cid:paraId="4AEA640B" w16cid:durableId="2C5AC616"/>
  <w16cid:commentId w16cid:paraId="00000522" w16cid:durableId="2C5AA78A"/>
  <w16cid:commentId w16cid:paraId="1B415814" w16cid:durableId="2C5AC679"/>
  <w16cid:commentId w16cid:paraId="0000051F" w16cid:durableId="2C5AA789"/>
  <w16cid:commentId w16cid:paraId="761478B8" w16cid:durableId="2C5AC86B"/>
  <w16cid:commentId w16cid:paraId="256084F6" w16cid:durableId="2C5AC762"/>
  <w16cid:commentId w16cid:paraId="0000051E" w16cid:durableId="2C5AA788"/>
  <w16cid:commentId w16cid:paraId="2A1B7229" w16cid:durableId="2C5ABE3A"/>
  <w16cid:commentId w16cid:paraId="00000525" w16cid:durableId="2C5AA787"/>
  <w16cid:commentId w16cid:paraId="721230FE" w16cid:durableId="2C5ABEAE"/>
  <w16cid:commentId w16cid:paraId="509BACEA" w16cid:durableId="2C5AC723"/>
  <w16cid:commentId w16cid:paraId="0B6F351B" w16cid:durableId="2C5AC037"/>
  <w16cid:commentId w16cid:paraId="61756604" w16cid:durableId="2C5ABF05"/>
  <w16cid:commentId w16cid:paraId="5040A849" w16cid:durableId="2C5ABFC9"/>
  <w16cid:commentId w16cid:paraId="00000523" w16cid:durableId="2C5AA786"/>
  <w16cid:commentId w16cid:paraId="61BD3A1A" w16cid:durableId="2C5AC0EA"/>
  <w16cid:commentId w16cid:paraId="2DCB2F14" w16cid:durableId="2C5AC0BD"/>
  <w16cid:commentId w16cid:paraId="5A02DED6" w16cid:durableId="592E49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D5BB1" w14:textId="77777777" w:rsidR="007A77D2" w:rsidRDefault="007A77D2">
      <w:r>
        <w:separator/>
      </w:r>
    </w:p>
  </w:endnote>
  <w:endnote w:type="continuationSeparator" w:id="0">
    <w:p w14:paraId="6C9ACB27" w14:textId="77777777" w:rsidR="007A77D2" w:rsidRDefault="007A77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BlissRegular">
    <w:altName w:val="Cambria"/>
    <w:panose1 w:val="00000000000000000000"/>
    <w:charset w:val="00"/>
    <w:family w:val="roman"/>
    <w:notTrueType/>
    <w:pitch w:val="default"/>
  </w:font>
  <w:font w:name="BlissMedium">
    <w:altName w:val="Cambria"/>
    <w:panose1 w:val="00000000000000000000"/>
    <w:charset w:val="00"/>
    <w:family w:val="roman"/>
    <w:notTrueType/>
    <w:pitch w:val="default"/>
  </w:font>
  <w:font w:name="BlissBold">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1A" w14:textId="24D1C9F1" w:rsidR="00E70473" w:rsidRDefault="00000000">
    <w:pPr>
      <w:pBdr>
        <w:top w:val="nil"/>
        <w:left w:val="nil"/>
        <w:bottom w:val="nil"/>
        <w:right w:val="nil"/>
        <w:between w:val="nil"/>
      </w:pBdr>
      <w:tabs>
        <w:tab w:val="center" w:pos="4320"/>
        <w:tab w:val="right" w:pos="8640"/>
      </w:tabs>
      <w:jc w:val="center"/>
      <w:rPr>
        <w:smallCaps/>
        <w:color w:val="4F81BD"/>
      </w:rPr>
    </w:pPr>
    <w:r>
      <w:rPr>
        <w:smallCaps/>
        <w:color w:val="4F81BD"/>
      </w:rPr>
      <w:fldChar w:fldCharType="begin"/>
    </w:r>
    <w:r>
      <w:rPr>
        <w:smallCaps/>
        <w:color w:val="4F81BD"/>
      </w:rPr>
      <w:instrText>PAGE</w:instrText>
    </w:r>
    <w:r>
      <w:rPr>
        <w:smallCaps/>
        <w:color w:val="4F81BD"/>
      </w:rPr>
      <w:fldChar w:fldCharType="separate"/>
    </w:r>
    <w:r w:rsidR="00456976">
      <w:rPr>
        <w:smallCaps/>
        <w:noProof/>
        <w:color w:val="4F81BD"/>
      </w:rPr>
      <w:t>1</w:t>
    </w:r>
    <w:r>
      <w:rPr>
        <w:smallCaps/>
        <w:color w:val="4F81BD"/>
      </w:rPr>
      <w:fldChar w:fldCharType="end"/>
    </w:r>
  </w:p>
  <w:p w14:paraId="0000051B" w14:textId="77777777" w:rsidR="00E70473" w:rsidRDefault="00E70473">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1C" w14:textId="77777777" w:rsidR="00E70473" w:rsidRDefault="00000000">
    <w:pPr>
      <w:pBdr>
        <w:top w:val="nil"/>
        <w:left w:val="nil"/>
        <w:bottom w:val="nil"/>
        <w:right w:val="nil"/>
        <w:between w:val="nil"/>
      </w:pBdr>
      <w:tabs>
        <w:tab w:val="center" w:pos="4320"/>
        <w:tab w:val="right" w:pos="8640"/>
      </w:tabs>
      <w:jc w:val="center"/>
      <w:rPr>
        <w:smallCaps/>
        <w:color w:val="4F81BD"/>
      </w:rPr>
    </w:pPr>
    <w:r>
      <w:rPr>
        <w:smallCaps/>
        <w:color w:val="4F81BD"/>
      </w:rPr>
      <w:fldChar w:fldCharType="begin"/>
    </w:r>
    <w:r>
      <w:rPr>
        <w:smallCaps/>
        <w:color w:val="4F81BD"/>
      </w:rPr>
      <w:instrText>PAGE</w:instrText>
    </w:r>
    <w:r>
      <w:rPr>
        <w:smallCaps/>
        <w:color w:val="4F81BD"/>
      </w:rPr>
      <w:fldChar w:fldCharType="separate"/>
    </w:r>
    <w:r>
      <w:rPr>
        <w:smallCaps/>
        <w:color w:val="4F81BD"/>
      </w:rPr>
      <w:fldChar w:fldCharType="end"/>
    </w:r>
  </w:p>
  <w:p w14:paraId="0000051D" w14:textId="77777777" w:rsidR="00E70473" w:rsidRDefault="00E70473">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4B035" w14:textId="77777777" w:rsidR="007A77D2" w:rsidRDefault="007A77D2">
      <w:r>
        <w:separator/>
      </w:r>
    </w:p>
  </w:footnote>
  <w:footnote w:type="continuationSeparator" w:id="0">
    <w:p w14:paraId="611A86E9" w14:textId="77777777" w:rsidR="007A77D2" w:rsidRDefault="007A77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16" w14:textId="446F1BCF" w:rsidR="00E70473" w:rsidRDefault="00000000">
    <w:pPr>
      <w:pBdr>
        <w:top w:val="nil"/>
        <w:left w:val="nil"/>
        <w:bottom w:val="nil"/>
        <w:right w:val="nil"/>
        <w:between w:val="nil"/>
      </w:pBdr>
      <w:tabs>
        <w:tab w:val="center" w:pos="4320"/>
        <w:tab w:val="right" w:pos="8640"/>
        <w:tab w:val="left" w:pos="3240"/>
      </w:tabs>
      <w:rPr>
        <w:color w:val="000000"/>
      </w:rPr>
      <w:pPrChange w:id="260" w:author="Colleen Cassady St. Clair" w:date="2025-08-28T11:30:00Z">
        <w:pPr>
          <w:pBdr>
            <w:top w:val="nil"/>
            <w:left w:val="nil"/>
            <w:bottom w:val="nil"/>
            <w:right w:val="nil"/>
            <w:between w:val="nil"/>
          </w:pBdr>
          <w:tabs>
            <w:tab w:val="center" w:pos="4320"/>
            <w:tab w:val="right" w:pos="8640"/>
            <w:tab w:val="left" w:pos="3240"/>
          </w:tabs>
          <w:jc w:val="center"/>
        </w:pPr>
      </w:pPrChange>
    </w:pPr>
    <w:r>
      <w:rPr>
        <w:color w:val="000000"/>
      </w:rPr>
      <w:t>Submitted Manuscript: Confidential</w:t>
    </w:r>
  </w:p>
  <w:p w14:paraId="00000517" w14:textId="77777777" w:rsidR="00E70473" w:rsidRDefault="00000000">
    <w:pPr>
      <w:pBdr>
        <w:top w:val="nil"/>
        <w:left w:val="nil"/>
        <w:bottom w:val="nil"/>
        <w:right w:val="nil"/>
        <w:between w:val="nil"/>
      </w:pBdr>
      <w:tabs>
        <w:tab w:val="center" w:pos="4320"/>
        <w:tab w:val="right" w:pos="8640"/>
        <w:tab w:val="left" w:pos="3240"/>
      </w:tabs>
      <w:jc w:val="center"/>
      <w:rPr>
        <w:color w:val="000000"/>
      </w:rPr>
    </w:pPr>
    <w:r>
      <w:rPr>
        <w:color w:val="000000"/>
      </w:rPr>
      <w:t>Template revised July 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18" w14:textId="77777777" w:rsidR="00E70473" w:rsidRDefault="00000000">
    <w:pPr>
      <w:pBdr>
        <w:top w:val="nil"/>
        <w:left w:val="nil"/>
        <w:bottom w:val="nil"/>
        <w:right w:val="nil"/>
        <w:between w:val="nil"/>
      </w:pBdr>
      <w:tabs>
        <w:tab w:val="center" w:pos="4320"/>
        <w:tab w:val="right" w:pos="8640"/>
      </w:tabs>
      <w:rPr>
        <w:color w:val="000000"/>
      </w:rPr>
    </w:pPr>
    <w:r>
      <w:rPr>
        <w:color w:val="000000"/>
      </w:rPr>
      <w:tab/>
      <w:t>Submitted Manuscript: Confidential</w:t>
    </w:r>
    <w:r>
      <w:rPr>
        <w:color w:val="000000"/>
      </w:rPr>
      <w:tab/>
    </w:r>
    <w:r>
      <w:rPr>
        <w:noProof/>
      </w:rPr>
      <w:drawing>
        <wp:anchor distT="0" distB="0" distL="114300" distR="114300" simplePos="0" relativeHeight="251658240" behindDoc="0" locked="0" layoutInCell="1" hidden="0" allowOverlap="1" wp14:anchorId="47C47000" wp14:editId="56099D18">
          <wp:simplePos x="0" y="0"/>
          <wp:positionH relativeFrom="column">
            <wp:posOffset>1</wp:posOffset>
          </wp:positionH>
          <wp:positionV relativeFrom="paragraph">
            <wp:posOffset>5288</wp:posOffset>
          </wp:positionV>
          <wp:extent cx="1045029" cy="457200"/>
          <wp:effectExtent l="0" t="0" r="0" b="0"/>
          <wp:wrapSquare wrapText="bothSides" distT="0" distB="0" distL="114300" distR="114300"/>
          <wp:docPr id="1279712472" name="Picture 4"/>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045029" cy="457200"/>
                  </a:xfrm>
                  <a:prstGeom prst="rect">
                    <a:avLst/>
                  </a:prstGeom>
                  <a:ln/>
                </pic:spPr>
              </pic:pic>
            </a:graphicData>
          </a:graphic>
        </wp:anchor>
      </w:drawing>
    </w:r>
  </w:p>
  <w:p w14:paraId="00000519" w14:textId="77777777" w:rsidR="00E70473" w:rsidRDefault="00E70473">
    <w:pPr>
      <w:pBdr>
        <w:top w:val="nil"/>
        <w:left w:val="nil"/>
        <w:bottom w:val="nil"/>
        <w:right w:val="nil"/>
        <w:between w:val="nil"/>
      </w:pBdr>
      <w:tabs>
        <w:tab w:val="center" w:pos="4320"/>
        <w:tab w:val="right" w:pos="8640"/>
      </w:tabs>
      <w:rPr>
        <w:color w:val="000000"/>
      </w:rP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lleen Cassady St. Clair">
    <w15:presenceInfo w15:providerId="None" w15:userId="Colleen Cassady St. Clair"/>
  </w15:person>
  <w15:person w15:author="Sage Raymond">
    <w15:presenceInfo w15:providerId="Windows Live" w15:userId="c3ee695e47d5a0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473"/>
    <w:rsid w:val="00056EB7"/>
    <w:rsid w:val="00456976"/>
    <w:rsid w:val="00597867"/>
    <w:rsid w:val="005E58E9"/>
    <w:rsid w:val="00626DBF"/>
    <w:rsid w:val="007A77D2"/>
    <w:rsid w:val="008B7C86"/>
    <w:rsid w:val="009868D3"/>
    <w:rsid w:val="00D73B83"/>
    <w:rsid w:val="00E70473"/>
    <w:rsid w:val="00FC62F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6001C"/>
  <w15:docId w15:val="{A81969FF-509C-3A4E-B3B0-7D0780403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customStyle="1" w:styleId="BaseText">
    <w:name w:val="Base_Text"/>
    <w:rsid w:val="009A3899"/>
    <w:pPr>
      <w:spacing w:before="120"/>
    </w:pPr>
    <w:rPr>
      <w:sz w:val="24"/>
      <w:szCs w:val="24"/>
    </w:rPr>
  </w:style>
  <w:style w:type="paragraph" w:customStyle="1" w:styleId="1stparatext">
    <w:name w:val="1st para text"/>
    <w:basedOn w:val="BaseText"/>
    <w:rsid w:val="009A3899"/>
  </w:style>
  <w:style w:type="paragraph" w:customStyle="1" w:styleId="BaseHeading">
    <w:name w:val="Base_Heading"/>
    <w:rsid w:val="009A3899"/>
    <w:pPr>
      <w:keepNext/>
      <w:spacing w:before="240"/>
      <w:outlineLvl w:val="0"/>
    </w:pPr>
    <w:rPr>
      <w:kern w:val="28"/>
      <w:sz w:val="28"/>
      <w:szCs w:val="28"/>
    </w:rPr>
  </w:style>
  <w:style w:type="paragraph" w:customStyle="1" w:styleId="AbstractHead">
    <w:name w:val="Abstract Head"/>
    <w:basedOn w:val="BaseHeading"/>
    <w:rsid w:val="009A3899"/>
  </w:style>
  <w:style w:type="paragraph" w:customStyle="1" w:styleId="AbstractSummary">
    <w:name w:val="Abstract/Summary"/>
    <w:basedOn w:val="BaseText"/>
    <w:rsid w:val="009A3899"/>
  </w:style>
  <w:style w:type="paragraph" w:customStyle="1" w:styleId="Referencesandnotes">
    <w:name w:val="References and notes"/>
    <w:basedOn w:val="BaseText"/>
    <w:rsid w:val="009A3899"/>
    <w:pPr>
      <w:ind w:left="720" w:hanging="720"/>
    </w:pPr>
  </w:style>
  <w:style w:type="paragraph" w:customStyle="1" w:styleId="Acknowledgement">
    <w:name w:val="Acknowledgement"/>
    <w:basedOn w:val="Referencesandnotes"/>
    <w:rsid w:val="009A3899"/>
  </w:style>
  <w:style w:type="paragraph" w:customStyle="1" w:styleId="Subhead">
    <w:name w:val="Subhead"/>
    <w:basedOn w:val="BaseHeading"/>
    <w:rsid w:val="009A3899"/>
    <w:rPr>
      <w:b/>
      <w:bCs/>
      <w:sz w:val="24"/>
      <w:szCs w:val="24"/>
    </w:rPr>
  </w:style>
  <w:style w:type="paragraph" w:customStyle="1" w:styleId="AppendixHead">
    <w:name w:val="AppendixHead"/>
    <w:basedOn w:val="Subhead"/>
    <w:rsid w:val="009A3899"/>
  </w:style>
  <w:style w:type="paragraph" w:customStyle="1" w:styleId="AppendixSubhead">
    <w:name w:val="AppendixSubhead"/>
    <w:basedOn w:val="Subhead"/>
    <w:rsid w:val="009A3899"/>
  </w:style>
  <w:style w:type="paragraph" w:customStyle="1" w:styleId="Articletype">
    <w:name w:val="Article type"/>
    <w:basedOn w:val="BaseText"/>
    <w:rsid w:val="009A3899"/>
  </w:style>
  <w:style w:type="character" w:customStyle="1" w:styleId="aubase">
    <w:name w:val="au_base"/>
    <w:rsid w:val="009A3899"/>
    <w:rPr>
      <w:sz w:val="24"/>
    </w:rPr>
  </w:style>
  <w:style w:type="character" w:customStyle="1" w:styleId="aucollab">
    <w:name w:val="au_collab"/>
    <w:basedOn w:val="aubase"/>
    <w:rsid w:val="009A3899"/>
    <w:rPr>
      <w:sz w:val="24"/>
      <w:bdr w:val="none" w:sz="0" w:space="0" w:color="auto"/>
      <w:shd w:val="clear" w:color="auto" w:fill="C0C0C0"/>
    </w:rPr>
  </w:style>
  <w:style w:type="character" w:customStyle="1" w:styleId="audeg">
    <w:name w:val="au_deg"/>
    <w:basedOn w:val="DefaultParagraphFont"/>
    <w:rsid w:val="009A3899"/>
    <w:rPr>
      <w:sz w:val="24"/>
      <w:bdr w:val="none" w:sz="0" w:space="0" w:color="auto"/>
      <w:shd w:val="clear" w:color="auto" w:fill="FFFF00"/>
    </w:rPr>
  </w:style>
  <w:style w:type="character" w:customStyle="1" w:styleId="aufname">
    <w:name w:val="au_fname"/>
    <w:basedOn w:val="aubase"/>
    <w:rsid w:val="009A3899"/>
    <w:rPr>
      <w:sz w:val="24"/>
      <w:bdr w:val="none" w:sz="0" w:space="0" w:color="auto"/>
      <w:shd w:val="clear" w:color="auto" w:fill="00FFFF"/>
    </w:rPr>
  </w:style>
  <w:style w:type="character" w:customStyle="1" w:styleId="aurole">
    <w:name w:val="au_role"/>
    <w:basedOn w:val="aubase"/>
    <w:rsid w:val="009A3899"/>
    <w:rPr>
      <w:sz w:val="24"/>
      <w:bdr w:val="none" w:sz="0" w:space="0" w:color="auto"/>
      <w:shd w:val="clear" w:color="auto" w:fill="808000"/>
    </w:rPr>
  </w:style>
  <w:style w:type="character" w:customStyle="1" w:styleId="ausuffix">
    <w:name w:val="au_suffix"/>
    <w:basedOn w:val="aubase"/>
    <w:rsid w:val="009A3899"/>
    <w:rPr>
      <w:sz w:val="24"/>
      <w:bdr w:val="none" w:sz="0" w:space="0" w:color="auto"/>
      <w:shd w:val="clear" w:color="auto" w:fill="FF00FF"/>
    </w:rPr>
  </w:style>
  <w:style w:type="character" w:customStyle="1" w:styleId="ausurname">
    <w:name w:val="au_surname"/>
    <w:basedOn w:val="aubase"/>
    <w:rsid w:val="009A3899"/>
    <w:rPr>
      <w:sz w:val="24"/>
      <w:bdr w:val="none" w:sz="0" w:space="0" w:color="auto"/>
      <w:shd w:val="clear" w:color="auto" w:fill="00FF00"/>
    </w:rPr>
  </w:style>
  <w:style w:type="paragraph" w:customStyle="1" w:styleId="AuthorAttribute">
    <w:name w:val="Author Attribute"/>
    <w:basedOn w:val="BaseText"/>
    <w:rsid w:val="009A3899"/>
    <w:pPr>
      <w:spacing w:before="480"/>
    </w:pPr>
  </w:style>
  <w:style w:type="paragraph" w:customStyle="1" w:styleId="Footnote">
    <w:name w:val="Footnote"/>
    <w:basedOn w:val="BaseText"/>
    <w:rsid w:val="009A3899"/>
  </w:style>
  <w:style w:type="paragraph" w:customStyle="1" w:styleId="AuthorFootnote">
    <w:name w:val="AuthorFootnote"/>
    <w:basedOn w:val="Footnote"/>
    <w:rsid w:val="009A3899"/>
    <w:pPr>
      <w:autoSpaceDE w:val="0"/>
      <w:autoSpaceDN w:val="0"/>
      <w:adjustRightInd w:val="0"/>
    </w:pPr>
    <w:rPr>
      <w:lang w:bidi="he-IL"/>
    </w:rPr>
  </w:style>
  <w:style w:type="paragraph" w:customStyle="1" w:styleId="Authors">
    <w:name w:val="Authors"/>
    <w:basedOn w:val="BaseText"/>
    <w:rsid w:val="009A3899"/>
    <w:pPr>
      <w:spacing w:after="360"/>
      <w:jc w:val="center"/>
    </w:pPr>
  </w:style>
  <w:style w:type="paragraph" w:styleId="BalloonText">
    <w:name w:val="Balloon Text"/>
    <w:basedOn w:val="Normal"/>
    <w:link w:val="BalloonTextChar"/>
    <w:semiHidden/>
    <w:rsid w:val="009A3899"/>
    <w:rPr>
      <w:rFonts w:ascii="Lucida Grande" w:hAnsi="Lucida Grande"/>
      <w:sz w:val="18"/>
      <w:szCs w:val="18"/>
    </w:rPr>
  </w:style>
  <w:style w:type="character" w:customStyle="1" w:styleId="BalloonTextChar">
    <w:name w:val="Balloon Text Char"/>
    <w:basedOn w:val="DefaultParagraphFont"/>
    <w:link w:val="BalloonText"/>
    <w:semiHidden/>
    <w:rsid w:val="009A3899"/>
    <w:rPr>
      <w:rFonts w:ascii="Lucida Grande" w:eastAsia="Times New Roman" w:hAnsi="Lucida Grande"/>
      <w:sz w:val="18"/>
      <w:szCs w:val="18"/>
    </w:rPr>
  </w:style>
  <w:style w:type="character" w:customStyle="1" w:styleId="bibarticle">
    <w:name w:val="bib_article"/>
    <w:basedOn w:val="DefaultParagraphFont"/>
    <w:rsid w:val="009A3899"/>
    <w:rPr>
      <w:sz w:val="24"/>
      <w:bdr w:val="none" w:sz="0" w:space="0" w:color="auto"/>
      <w:shd w:val="clear" w:color="auto" w:fill="00FFFF"/>
    </w:rPr>
  </w:style>
  <w:style w:type="character" w:customStyle="1" w:styleId="bibbase">
    <w:name w:val="bib_base"/>
    <w:rsid w:val="009A3899"/>
    <w:rPr>
      <w:sz w:val="24"/>
    </w:rPr>
  </w:style>
  <w:style w:type="character" w:customStyle="1" w:styleId="bibcomment">
    <w:name w:val="bib_comment"/>
    <w:basedOn w:val="bibbase"/>
    <w:rsid w:val="009A3899"/>
    <w:rPr>
      <w:sz w:val="24"/>
    </w:rPr>
  </w:style>
  <w:style w:type="character" w:customStyle="1" w:styleId="bibdeg">
    <w:name w:val="bib_deg"/>
    <w:basedOn w:val="bibbase"/>
    <w:rsid w:val="009A3899"/>
    <w:rPr>
      <w:sz w:val="24"/>
    </w:rPr>
  </w:style>
  <w:style w:type="character" w:customStyle="1" w:styleId="bibdoi">
    <w:name w:val="bib_doi"/>
    <w:basedOn w:val="bibbase"/>
    <w:rsid w:val="009A3899"/>
    <w:rPr>
      <w:sz w:val="24"/>
      <w:bdr w:val="none" w:sz="0" w:space="0" w:color="auto"/>
      <w:shd w:val="clear" w:color="auto" w:fill="00FF00"/>
    </w:rPr>
  </w:style>
  <w:style w:type="character" w:customStyle="1" w:styleId="bibetal">
    <w:name w:val="bib_etal"/>
    <w:basedOn w:val="bibbase"/>
    <w:rsid w:val="009A3899"/>
    <w:rPr>
      <w:sz w:val="24"/>
      <w:bdr w:val="none" w:sz="0" w:space="0" w:color="auto"/>
      <w:shd w:val="clear" w:color="auto" w:fill="008080"/>
    </w:rPr>
  </w:style>
  <w:style w:type="character" w:customStyle="1" w:styleId="bibfname">
    <w:name w:val="bib_fname"/>
    <w:basedOn w:val="bibbase"/>
    <w:rsid w:val="009A3899"/>
    <w:rPr>
      <w:sz w:val="24"/>
      <w:bdr w:val="none" w:sz="0" w:space="0" w:color="auto"/>
      <w:shd w:val="clear" w:color="auto" w:fill="FFFF00"/>
    </w:rPr>
  </w:style>
  <w:style w:type="character" w:customStyle="1" w:styleId="bibfpage">
    <w:name w:val="bib_fpage"/>
    <w:basedOn w:val="bibbase"/>
    <w:rsid w:val="009A3899"/>
    <w:rPr>
      <w:sz w:val="24"/>
      <w:bdr w:val="none" w:sz="0" w:space="0" w:color="auto"/>
      <w:shd w:val="clear" w:color="auto" w:fill="808080"/>
    </w:rPr>
  </w:style>
  <w:style w:type="character" w:customStyle="1" w:styleId="bibissue">
    <w:name w:val="bib_issue"/>
    <w:basedOn w:val="bibbase"/>
    <w:rsid w:val="009A3899"/>
    <w:rPr>
      <w:sz w:val="24"/>
      <w:bdr w:val="none" w:sz="0" w:space="0" w:color="auto"/>
      <w:shd w:val="clear" w:color="auto" w:fill="FFFF00"/>
    </w:rPr>
  </w:style>
  <w:style w:type="character" w:customStyle="1" w:styleId="bibjournal">
    <w:name w:val="bib_journal"/>
    <w:basedOn w:val="bibbase"/>
    <w:rsid w:val="009A3899"/>
    <w:rPr>
      <w:sz w:val="24"/>
      <w:bdr w:val="none" w:sz="0" w:space="0" w:color="auto"/>
      <w:shd w:val="clear" w:color="auto" w:fill="808000"/>
    </w:rPr>
  </w:style>
  <w:style w:type="character" w:customStyle="1" w:styleId="biblpage">
    <w:name w:val="bib_lpage"/>
    <w:basedOn w:val="bibbase"/>
    <w:rsid w:val="009A3899"/>
    <w:rPr>
      <w:sz w:val="24"/>
      <w:bdr w:val="none" w:sz="0" w:space="0" w:color="auto"/>
      <w:shd w:val="clear" w:color="auto" w:fill="808080"/>
    </w:rPr>
  </w:style>
  <w:style w:type="character" w:customStyle="1" w:styleId="bibmedline">
    <w:name w:val="bib_medline"/>
    <w:basedOn w:val="bibbase"/>
    <w:rsid w:val="009A3899"/>
    <w:rPr>
      <w:sz w:val="24"/>
    </w:rPr>
  </w:style>
  <w:style w:type="character" w:customStyle="1" w:styleId="bibnumber">
    <w:name w:val="bib_number"/>
    <w:basedOn w:val="bibbase"/>
    <w:rsid w:val="009A3899"/>
    <w:rPr>
      <w:sz w:val="24"/>
    </w:rPr>
  </w:style>
  <w:style w:type="character" w:customStyle="1" w:styleId="biborganization">
    <w:name w:val="bib_organization"/>
    <w:basedOn w:val="bibbase"/>
    <w:rsid w:val="009A3899"/>
    <w:rPr>
      <w:sz w:val="24"/>
      <w:bdr w:val="none" w:sz="0" w:space="0" w:color="auto"/>
      <w:shd w:val="clear" w:color="auto" w:fill="808000"/>
    </w:rPr>
  </w:style>
  <w:style w:type="character" w:customStyle="1" w:styleId="bibsuffix">
    <w:name w:val="bib_suffix"/>
    <w:basedOn w:val="bibbase"/>
    <w:rsid w:val="009A3899"/>
    <w:rPr>
      <w:sz w:val="24"/>
    </w:rPr>
  </w:style>
  <w:style w:type="character" w:customStyle="1" w:styleId="bibsuppl">
    <w:name w:val="bib_suppl"/>
    <w:basedOn w:val="bibbase"/>
    <w:rsid w:val="009A3899"/>
    <w:rPr>
      <w:sz w:val="24"/>
      <w:bdr w:val="none" w:sz="0" w:space="0" w:color="auto"/>
      <w:shd w:val="clear" w:color="auto" w:fill="FFFF00"/>
    </w:rPr>
  </w:style>
  <w:style w:type="character" w:customStyle="1" w:styleId="bibsurname">
    <w:name w:val="bib_surname"/>
    <w:basedOn w:val="bibbase"/>
    <w:rsid w:val="009A3899"/>
    <w:rPr>
      <w:sz w:val="24"/>
      <w:bdr w:val="none" w:sz="0" w:space="0" w:color="auto"/>
      <w:shd w:val="clear" w:color="auto" w:fill="FFFF00"/>
    </w:rPr>
  </w:style>
  <w:style w:type="character" w:customStyle="1" w:styleId="bibunpubl">
    <w:name w:val="bib_unpubl"/>
    <w:basedOn w:val="bibbase"/>
    <w:rsid w:val="009A3899"/>
    <w:rPr>
      <w:sz w:val="24"/>
    </w:rPr>
  </w:style>
  <w:style w:type="character" w:customStyle="1" w:styleId="biburl">
    <w:name w:val="bib_url"/>
    <w:basedOn w:val="bibbase"/>
    <w:rsid w:val="009A3899"/>
    <w:rPr>
      <w:sz w:val="24"/>
      <w:bdr w:val="none" w:sz="0" w:space="0" w:color="auto"/>
      <w:shd w:val="clear" w:color="auto" w:fill="00FF00"/>
    </w:rPr>
  </w:style>
  <w:style w:type="character" w:customStyle="1" w:styleId="bibvolume">
    <w:name w:val="bib_volume"/>
    <w:basedOn w:val="bibbase"/>
    <w:rsid w:val="009A3899"/>
    <w:rPr>
      <w:sz w:val="24"/>
      <w:bdr w:val="none" w:sz="0" w:space="0" w:color="auto"/>
      <w:shd w:val="clear" w:color="auto" w:fill="00FF00"/>
    </w:rPr>
  </w:style>
  <w:style w:type="character" w:customStyle="1" w:styleId="bibyear">
    <w:name w:val="bib_year"/>
    <w:basedOn w:val="bibbase"/>
    <w:rsid w:val="009A3899"/>
    <w:rPr>
      <w:sz w:val="24"/>
      <w:bdr w:val="none" w:sz="0" w:space="0" w:color="auto"/>
      <w:shd w:val="clear" w:color="auto" w:fill="FF00FF"/>
    </w:rPr>
  </w:style>
  <w:style w:type="paragraph" w:customStyle="1" w:styleId="BookorMeetingInformation">
    <w:name w:val="Book or Meeting Information"/>
    <w:basedOn w:val="BaseText"/>
    <w:rsid w:val="009A3899"/>
  </w:style>
  <w:style w:type="paragraph" w:customStyle="1" w:styleId="BookInformation">
    <w:name w:val="BookInformation"/>
    <w:basedOn w:val="BaseText"/>
    <w:rsid w:val="009A3899"/>
  </w:style>
  <w:style w:type="paragraph" w:customStyle="1" w:styleId="Level2Head">
    <w:name w:val="Level 2 Head"/>
    <w:basedOn w:val="BaseHeading"/>
    <w:rsid w:val="009A3899"/>
    <w:pPr>
      <w:outlineLvl w:val="1"/>
    </w:pPr>
    <w:rPr>
      <w:i/>
      <w:iCs/>
      <w:sz w:val="24"/>
      <w:szCs w:val="24"/>
    </w:rPr>
  </w:style>
  <w:style w:type="paragraph" w:customStyle="1" w:styleId="BoxLevel2Head">
    <w:name w:val="BoxLevel 2 Head"/>
    <w:basedOn w:val="Level2Head"/>
    <w:rsid w:val="009A3899"/>
    <w:pPr>
      <w:shd w:val="clear" w:color="auto" w:fill="E6E6E6"/>
    </w:pPr>
  </w:style>
  <w:style w:type="paragraph" w:customStyle="1" w:styleId="BoxListUnnumbered">
    <w:name w:val="BoxListUnnumbered"/>
    <w:basedOn w:val="BaseText"/>
    <w:rsid w:val="009A3899"/>
    <w:pPr>
      <w:shd w:val="clear" w:color="auto" w:fill="E6E6E6"/>
      <w:ind w:left="1080" w:hanging="360"/>
    </w:pPr>
  </w:style>
  <w:style w:type="paragraph" w:customStyle="1" w:styleId="BoxList">
    <w:name w:val="BoxList"/>
    <w:basedOn w:val="BoxListUnnumbered"/>
    <w:rsid w:val="009A3899"/>
  </w:style>
  <w:style w:type="paragraph" w:customStyle="1" w:styleId="BoxSubhead">
    <w:name w:val="BoxSubhead"/>
    <w:basedOn w:val="Subhead"/>
    <w:rsid w:val="009A3899"/>
    <w:pPr>
      <w:shd w:val="clear" w:color="auto" w:fill="E6E6E6"/>
    </w:pPr>
  </w:style>
  <w:style w:type="paragraph" w:customStyle="1" w:styleId="Paragraph">
    <w:name w:val="Paragraph"/>
    <w:basedOn w:val="BaseText"/>
    <w:rsid w:val="009A3899"/>
    <w:pPr>
      <w:ind w:firstLine="720"/>
    </w:pPr>
  </w:style>
  <w:style w:type="paragraph" w:customStyle="1" w:styleId="BoxText">
    <w:name w:val="BoxText"/>
    <w:basedOn w:val="Paragraph"/>
    <w:rsid w:val="009A3899"/>
    <w:pPr>
      <w:shd w:val="clear" w:color="auto" w:fill="E6E6E6"/>
    </w:pPr>
  </w:style>
  <w:style w:type="paragraph" w:customStyle="1" w:styleId="BoxTitle">
    <w:name w:val="BoxTitle"/>
    <w:basedOn w:val="BaseHeading"/>
    <w:rsid w:val="009A3899"/>
    <w:pPr>
      <w:shd w:val="clear" w:color="auto" w:fill="E6E6E6"/>
    </w:pPr>
    <w:rPr>
      <w:b/>
      <w:sz w:val="24"/>
      <w:szCs w:val="24"/>
    </w:rPr>
  </w:style>
  <w:style w:type="paragraph" w:customStyle="1" w:styleId="BulletedText">
    <w:name w:val="Bulleted Text"/>
    <w:basedOn w:val="BaseText"/>
    <w:rsid w:val="009A3899"/>
    <w:pPr>
      <w:ind w:left="720" w:hanging="720"/>
    </w:pPr>
  </w:style>
  <w:style w:type="paragraph" w:customStyle="1" w:styleId="career-magazine">
    <w:name w:val="career-magazine"/>
    <w:basedOn w:val="BaseText"/>
    <w:rsid w:val="009A3899"/>
    <w:pPr>
      <w:jc w:val="right"/>
    </w:pPr>
    <w:rPr>
      <w:color w:val="FF0000"/>
    </w:rPr>
  </w:style>
  <w:style w:type="paragraph" w:customStyle="1" w:styleId="career-stage">
    <w:name w:val="career-stage"/>
    <w:basedOn w:val="BaseText"/>
    <w:rsid w:val="009A3899"/>
    <w:pPr>
      <w:jc w:val="right"/>
    </w:pPr>
    <w:rPr>
      <w:color w:val="339966"/>
    </w:rPr>
  </w:style>
  <w:style w:type="character" w:customStyle="1" w:styleId="citebase">
    <w:name w:val="cite_base"/>
    <w:rsid w:val="009A3899"/>
    <w:rPr>
      <w:sz w:val="24"/>
    </w:rPr>
  </w:style>
  <w:style w:type="character" w:customStyle="1" w:styleId="citebib">
    <w:name w:val="cite_bib"/>
    <w:basedOn w:val="DefaultParagraphFont"/>
    <w:rsid w:val="009A3899"/>
    <w:rPr>
      <w:sz w:val="24"/>
      <w:bdr w:val="none" w:sz="0" w:space="0" w:color="auto"/>
      <w:shd w:val="clear" w:color="auto" w:fill="00FFFF"/>
    </w:rPr>
  </w:style>
  <w:style w:type="character" w:customStyle="1" w:styleId="citebox">
    <w:name w:val="cite_box"/>
    <w:basedOn w:val="citebase"/>
    <w:rsid w:val="009A3899"/>
    <w:rPr>
      <w:sz w:val="24"/>
    </w:rPr>
  </w:style>
  <w:style w:type="character" w:customStyle="1" w:styleId="citeen">
    <w:name w:val="cite_en"/>
    <w:basedOn w:val="citebase"/>
    <w:rsid w:val="009A3899"/>
    <w:rPr>
      <w:sz w:val="24"/>
      <w:shd w:val="clear" w:color="auto" w:fill="FFFF00"/>
      <w:vertAlign w:val="superscript"/>
    </w:rPr>
  </w:style>
  <w:style w:type="character" w:customStyle="1" w:styleId="citeeq">
    <w:name w:val="cite_eq"/>
    <w:basedOn w:val="citebase"/>
    <w:rsid w:val="009A3899"/>
    <w:rPr>
      <w:sz w:val="24"/>
      <w:bdr w:val="none" w:sz="0" w:space="0" w:color="auto"/>
      <w:shd w:val="clear" w:color="auto" w:fill="FF99CC"/>
    </w:rPr>
  </w:style>
  <w:style w:type="character" w:customStyle="1" w:styleId="citefig">
    <w:name w:val="cite_fig"/>
    <w:basedOn w:val="citebase"/>
    <w:rsid w:val="009A3899"/>
    <w:rPr>
      <w:color w:val="000000"/>
      <w:sz w:val="24"/>
      <w:bdr w:val="none" w:sz="0" w:space="0" w:color="auto"/>
      <w:shd w:val="clear" w:color="auto" w:fill="00FF00"/>
    </w:rPr>
  </w:style>
  <w:style w:type="character" w:customStyle="1" w:styleId="citefn">
    <w:name w:val="cite_fn"/>
    <w:basedOn w:val="citebase"/>
    <w:rsid w:val="009A3899"/>
    <w:rPr>
      <w:sz w:val="24"/>
      <w:bdr w:val="none" w:sz="0" w:space="0" w:color="auto"/>
      <w:shd w:val="clear" w:color="auto" w:fill="FF0000"/>
    </w:rPr>
  </w:style>
  <w:style w:type="character" w:customStyle="1" w:styleId="citetbl">
    <w:name w:val="cite_tbl"/>
    <w:basedOn w:val="citebase"/>
    <w:rsid w:val="009A3899"/>
    <w:rPr>
      <w:color w:val="000000"/>
      <w:sz w:val="24"/>
      <w:bdr w:val="none" w:sz="0" w:space="0" w:color="auto"/>
      <w:shd w:val="clear" w:color="auto" w:fill="FF00FF"/>
    </w:rPr>
  </w:style>
  <w:style w:type="character" w:styleId="CommentReference">
    <w:name w:val="annotation reference"/>
    <w:basedOn w:val="DefaultParagraphFont"/>
    <w:uiPriority w:val="99"/>
    <w:rsid w:val="009A3899"/>
    <w:rPr>
      <w:sz w:val="18"/>
      <w:szCs w:val="18"/>
    </w:rPr>
  </w:style>
  <w:style w:type="paragraph" w:styleId="CommentText">
    <w:name w:val="annotation text"/>
    <w:basedOn w:val="Normal"/>
    <w:link w:val="CommentTextChar"/>
    <w:uiPriority w:val="99"/>
    <w:rsid w:val="009A3899"/>
  </w:style>
  <w:style w:type="character" w:customStyle="1" w:styleId="CommentTextChar">
    <w:name w:val="Comment Text Char"/>
    <w:basedOn w:val="DefaultParagraphFont"/>
    <w:link w:val="CommentText"/>
    <w:uiPriority w:val="99"/>
    <w:rsid w:val="009A3899"/>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A3899"/>
    <w:rPr>
      <w:b/>
      <w:bCs/>
    </w:rPr>
  </w:style>
  <w:style w:type="character" w:customStyle="1" w:styleId="CommentSubjectChar">
    <w:name w:val="Comment Subject Char"/>
    <w:basedOn w:val="CommentTextChar"/>
    <w:link w:val="CommentSubject"/>
    <w:uiPriority w:val="99"/>
    <w:semiHidden/>
    <w:rsid w:val="009A3899"/>
    <w:rPr>
      <w:rFonts w:ascii="Times New Roman" w:eastAsia="Times New Roman" w:hAnsi="Times New Roman"/>
      <w:b/>
      <w:bCs/>
      <w:sz w:val="20"/>
      <w:szCs w:val="20"/>
    </w:rPr>
  </w:style>
  <w:style w:type="paragraph" w:customStyle="1" w:styleId="ContinuedParagraph">
    <w:name w:val="ContinuedParagraph"/>
    <w:basedOn w:val="Paragraph"/>
    <w:rsid w:val="009A3899"/>
    <w:pPr>
      <w:ind w:firstLine="0"/>
    </w:pPr>
  </w:style>
  <w:style w:type="character" w:customStyle="1" w:styleId="ContractNumber">
    <w:name w:val="Contract Number"/>
    <w:basedOn w:val="DefaultParagraphFont"/>
    <w:rsid w:val="009A3899"/>
    <w:rPr>
      <w:sz w:val="24"/>
      <w:szCs w:val="24"/>
      <w:bdr w:val="none" w:sz="0" w:space="0" w:color="auto"/>
      <w:shd w:val="clear" w:color="auto" w:fill="CCFFCC"/>
    </w:rPr>
  </w:style>
  <w:style w:type="character" w:customStyle="1" w:styleId="ContractSponsor">
    <w:name w:val="Contract Sponsor"/>
    <w:basedOn w:val="DefaultParagraphFont"/>
    <w:rsid w:val="009A3899"/>
    <w:rPr>
      <w:sz w:val="24"/>
      <w:szCs w:val="24"/>
      <w:bdr w:val="none" w:sz="0" w:space="0" w:color="auto"/>
      <w:shd w:val="clear" w:color="auto" w:fill="FFCC99"/>
    </w:rPr>
  </w:style>
  <w:style w:type="paragraph" w:customStyle="1" w:styleId="Correspondence">
    <w:name w:val="Correspondence"/>
    <w:basedOn w:val="BaseText"/>
    <w:rsid w:val="009A3899"/>
    <w:pPr>
      <w:spacing w:before="0" w:after="240"/>
    </w:pPr>
  </w:style>
  <w:style w:type="paragraph" w:customStyle="1" w:styleId="DateAccepted">
    <w:name w:val="Date Accepted"/>
    <w:basedOn w:val="BaseText"/>
    <w:rsid w:val="009A3899"/>
    <w:pPr>
      <w:spacing w:before="360"/>
    </w:pPr>
  </w:style>
  <w:style w:type="paragraph" w:customStyle="1" w:styleId="Deck">
    <w:name w:val="Deck"/>
    <w:basedOn w:val="BaseHeading"/>
    <w:rsid w:val="009A3899"/>
    <w:pPr>
      <w:outlineLvl w:val="1"/>
    </w:pPr>
  </w:style>
  <w:style w:type="paragraph" w:customStyle="1" w:styleId="DefTerm">
    <w:name w:val="DefTerm"/>
    <w:basedOn w:val="BaseText"/>
    <w:rsid w:val="009A3899"/>
    <w:pPr>
      <w:ind w:left="720"/>
    </w:pPr>
  </w:style>
  <w:style w:type="paragraph" w:customStyle="1" w:styleId="Definition">
    <w:name w:val="Definition"/>
    <w:basedOn w:val="DefTerm"/>
    <w:rsid w:val="009A3899"/>
    <w:pPr>
      <w:ind w:left="1080" w:hanging="360"/>
    </w:pPr>
  </w:style>
  <w:style w:type="paragraph" w:customStyle="1" w:styleId="DefListTitle">
    <w:name w:val="DefListTitle"/>
    <w:basedOn w:val="BaseHeading"/>
    <w:rsid w:val="009A3899"/>
  </w:style>
  <w:style w:type="paragraph" w:customStyle="1" w:styleId="discipline">
    <w:name w:val="discipline"/>
    <w:basedOn w:val="BaseText"/>
    <w:rsid w:val="009A3899"/>
    <w:pPr>
      <w:jc w:val="right"/>
    </w:pPr>
    <w:rPr>
      <w:color w:val="993366"/>
    </w:rPr>
  </w:style>
  <w:style w:type="paragraph" w:customStyle="1" w:styleId="Editors">
    <w:name w:val="Editors"/>
    <w:basedOn w:val="Authors"/>
    <w:rsid w:val="009A3899"/>
  </w:style>
  <w:style w:type="character" w:styleId="Emphasis">
    <w:name w:val="Emphasis"/>
    <w:basedOn w:val="DefaultParagraphFont"/>
    <w:uiPriority w:val="20"/>
    <w:qFormat/>
    <w:rsid w:val="009A3899"/>
    <w:rPr>
      <w:i/>
      <w:iCs/>
    </w:rPr>
  </w:style>
  <w:style w:type="character" w:styleId="EndnoteReference">
    <w:name w:val="endnote reference"/>
    <w:basedOn w:val="DefaultParagraphFont"/>
    <w:semiHidden/>
    <w:rsid w:val="009A3899"/>
    <w:rPr>
      <w:vertAlign w:val="superscript"/>
    </w:rPr>
  </w:style>
  <w:style w:type="paragraph" w:styleId="EndnoteText">
    <w:name w:val="endnote text"/>
    <w:basedOn w:val="Normal"/>
    <w:link w:val="EndnoteTextChar"/>
    <w:semiHidden/>
    <w:rsid w:val="009A3899"/>
    <w:rPr>
      <w:rFonts w:ascii="Cambria" w:eastAsia="Cambria" w:hAnsi="Cambria"/>
    </w:rPr>
  </w:style>
  <w:style w:type="character" w:customStyle="1" w:styleId="EndnoteTextChar">
    <w:name w:val="Endnote Text Char"/>
    <w:basedOn w:val="DefaultParagraphFont"/>
    <w:link w:val="EndnoteText"/>
    <w:semiHidden/>
    <w:rsid w:val="009A3899"/>
    <w:rPr>
      <w:rFonts w:ascii="Cambria" w:eastAsia="Cambria" w:hAnsi="Cambria"/>
      <w:sz w:val="20"/>
      <w:szCs w:val="20"/>
    </w:rPr>
  </w:style>
  <w:style w:type="character" w:customStyle="1" w:styleId="eqno">
    <w:name w:val="eq_no"/>
    <w:basedOn w:val="citebase"/>
    <w:rsid w:val="009A3899"/>
    <w:rPr>
      <w:sz w:val="24"/>
    </w:rPr>
  </w:style>
  <w:style w:type="paragraph" w:customStyle="1" w:styleId="Equation">
    <w:name w:val="Equation"/>
    <w:basedOn w:val="BaseText"/>
    <w:rsid w:val="009A3899"/>
    <w:pPr>
      <w:jc w:val="center"/>
    </w:pPr>
  </w:style>
  <w:style w:type="paragraph" w:customStyle="1" w:styleId="FieldCodes">
    <w:name w:val="FieldCodes"/>
    <w:basedOn w:val="BaseText"/>
    <w:rsid w:val="009A3899"/>
  </w:style>
  <w:style w:type="paragraph" w:customStyle="1" w:styleId="Legend">
    <w:name w:val="Legend"/>
    <w:basedOn w:val="BaseHeading"/>
    <w:rsid w:val="009A3899"/>
    <w:rPr>
      <w:sz w:val="24"/>
      <w:szCs w:val="24"/>
    </w:rPr>
  </w:style>
  <w:style w:type="paragraph" w:customStyle="1" w:styleId="FigureCopyright">
    <w:name w:val="FigureCopyright"/>
    <w:basedOn w:val="Legend"/>
    <w:rsid w:val="009A3899"/>
    <w:pPr>
      <w:autoSpaceDE w:val="0"/>
      <w:autoSpaceDN w:val="0"/>
      <w:adjustRightInd w:val="0"/>
      <w:spacing w:before="80"/>
    </w:pPr>
    <w:rPr>
      <w:lang w:bidi="he-IL"/>
    </w:rPr>
  </w:style>
  <w:style w:type="paragraph" w:customStyle="1" w:styleId="FigureCredit">
    <w:name w:val="FigureCredit"/>
    <w:basedOn w:val="FigureCopyright"/>
    <w:rsid w:val="009A3899"/>
  </w:style>
  <w:style w:type="character" w:styleId="FollowedHyperlink">
    <w:name w:val="FollowedHyperlink"/>
    <w:basedOn w:val="DefaultParagraphFont"/>
    <w:rsid w:val="009A3899"/>
    <w:rPr>
      <w:color w:val="800080"/>
      <w:u w:val="single"/>
    </w:rPr>
  </w:style>
  <w:style w:type="paragraph" w:styleId="Footer">
    <w:name w:val="footer"/>
    <w:basedOn w:val="Normal"/>
    <w:link w:val="FooterChar"/>
    <w:uiPriority w:val="99"/>
    <w:rsid w:val="009A3899"/>
    <w:pPr>
      <w:tabs>
        <w:tab w:val="center" w:pos="4320"/>
        <w:tab w:val="right" w:pos="8640"/>
      </w:tabs>
    </w:pPr>
  </w:style>
  <w:style w:type="character" w:customStyle="1" w:styleId="FooterChar">
    <w:name w:val="Footer Char"/>
    <w:basedOn w:val="DefaultParagraphFont"/>
    <w:link w:val="Footer"/>
    <w:uiPriority w:val="99"/>
    <w:rsid w:val="009A3899"/>
    <w:rPr>
      <w:rFonts w:ascii="Times New Roman" w:eastAsia="Times New Roman" w:hAnsi="Times New Roman"/>
      <w:sz w:val="20"/>
      <w:szCs w:val="20"/>
    </w:rPr>
  </w:style>
  <w:style w:type="character" w:styleId="FootnoteReference">
    <w:name w:val="footnote reference"/>
    <w:basedOn w:val="DefaultParagraphFont"/>
    <w:semiHidden/>
    <w:rsid w:val="009A3899"/>
    <w:rPr>
      <w:vertAlign w:val="superscript"/>
    </w:rPr>
  </w:style>
  <w:style w:type="paragraph" w:customStyle="1" w:styleId="Gloss">
    <w:name w:val="Gloss"/>
    <w:basedOn w:val="AbstractSummary"/>
    <w:rsid w:val="009A3899"/>
  </w:style>
  <w:style w:type="paragraph" w:customStyle="1" w:styleId="Glossary">
    <w:name w:val="Glossary"/>
    <w:basedOn w:val="BaseText"/>
    <w:rsid w:val="009A3899"/>
  </w:style>
  <w:style w:type="paragraph" w:customStyle="1" w:styleId="GlossHead">
    <w:name w:val="GlossHead"/>
    <w:basedOn w:val="AbstractHead"/>
    <w:rsid w:val="009A3899"/>
  </w:style>
  <w:style w:type="paragraph" w:customStyle="1" w:styleId="GraphicAltText">
    <w:name w:val="GraphicAltText"/>
    <w:basedOn w:val="Legend"/>
    <w:rsid w:val="009A3899"/>
    <w:pPr>
      <w:autoSpaceDE w:val="0"/>
      <w:autoSpaceDN w:val="0"/>
      <w:adjustRightInd w:val="0"/>
    </w:pPr>
  </w:style>
  <w:style w:type="paragraph" w:customStyle="1" w:styleId="GraphicCredit">
    <w:name w:val="GraphicCredit"/>
    <w:basedOn w:val="FigureCredit"/>
    <w:rsid w:val="009A3899"/>
  </w:style>
  <w:style w:type="paragraph" w:customStyle="1" w:styleId="Head">
    <w:name w:val="Head"/>
    <w:basedOn w:val="BaseHeading"/>
    <w:rsid w:val="009A3899"/>
    <w:pPr>
      <w:spacing w:before="120" w:after="120"/>
      <w:jc w:val="center"/>
    </w:pPr>
    <w:rPr>
      <w:b/>
      <w:bCs/>
    </w:rPr>
  </w:style>
  <w:style w:type="paragraph" w:styleId="Header">
    <w:name w:val="header"/>
    <w:basedOn w:val="Normal"/>
    <w:link w:val="HeaderChar"/>
    <w:rsid w:val="009A3899"/>
    <w:pPr>
      <w:tabs>
        <w:tab w:val="center" w:pos="4320"/>
        <w:tab w:val="right" w:pos="8640"/>
      </w:tabs>
    </w:pPr>
  </w:style>
  <w:style w:type="character" w:customStyle="1" w:styleId="HeaderChar">
    <w:name w:val="Header Char"/>
    <w:basedOn w:val="DefaultParagraphFont"/>
    <w:link w:val="Header"/>
    <w:rsid w:val="009A3899"/>
    <w:rPr>
      <w:rFonts w:ascii="Times New Roman" w:eastAsia="Times New Roman" w:hAnsi="Times New Roman"/>
      <w:sz w:val="20"/>
      <w:szCs w:val="20"/>
    </w:rPr>
  </w:style>
  <w:style w:type="character" w:styleId="HTMLAcronym">
    <w:name w:val="HTML Acronym"/>
    <w:basedOn w:val="DefaultParagraphFont"/>
    <w:rsid w:val="009A3899"/>
  </w:style>
  <w:style w:type="character" w:styleId="HTMLCite">
    <w:name w:val="HTML Cite"/>
    <w:basedOn w:val="DefaultParagraphFont"/>
    <w:rsid w:val="009A3899"/>
    <w:rPr>
      <w:i/>
      <w:iCs/>
    </w:rPr>
  </w:style>
  <w:style w:type="character" w:styleId="HTMLCode">
    <w:name w:val="HTML Code"/>
    <w:basedOn w:val="DefaultParagraphFont"/>
    <w:rsid w:val="009A3899"/>
    <w:rPr>
      <w:rFonts w:ascii="Courier New" w:hAnsi="Courier New" w:cs="Courier New"/>
      <w:sz w:val="20"/>
      <w:szCs w:val="20"/>
    </w:rPr>
  </w:style>
  <w:style w:type="character" w:styleId="HTMLDefinition">
    <w:name w:val="HTML Definition"/>
    <w:basedOn w:val="DefaultParagraphFont"/>
    <w:rsid w:val="009A3899"/>
    <w:rPr>
      <w:i/>
      <w:iCs/>
    </w:rPr>
  </w:style>
  <w:style w:type="character" w:styleId="HTMLKeyboard">
    <w:name w:val="HTML Keyboard"/>
    <w:basedOn w:val="DefaultParagraphFont"/>
    <w:rsid w:val="009A3899"/>
    <w:rPr>
      <w:rFonts w:ascii="Courier New" w:hAnsi="Courier New" w:cs="Courier New"/>
      <w:sz w:val="20"/>
      <w:szCs w:val="20"/>
    </w:rPr>
  </w:style>
  <w:style w:type="paragraph" w:styleId="HTMLPreformatted">
    <w:name w:val="HTML Preformatted"/>
    <w:basedOn w:val="Normal"/>
    <w:link w:val="HTMLPreformattedChar"/>
    <w:rsid w:val="009A3899"/>
    <w:rPr>
      <w:rFonts w:ascii="Consolas" w:hAnsi="Consolas"/>
    </w:rPr>
  </w:style>
  <w:style w:type="character" w:customStyle="1" w:styleId="HTMLPreformattedChar">
    <w:name w:val="HTML Preformatted Char"/>
    <w:basedOn w:val="DefaultParagraphFont"/>
    <w:link w:val="HTMLPreformatted"/>
    <w:rsid w:val="009A3899"/>
    <w:rPr>
      <w:rFonts w:ascii="Consolas" w:eastAsia="Times New Roman" w:hAnsi="Consolas"/>
      <w:sz w:val="20"/>
      <w:szCs w:val="20"/>
    </w:rPr>
  </w:style>
  <w:style w:type="character" w:styleId="HTMLSample">
    <w:name w:val="HTML Sample"/>
    <w:basedOn w:val="DefaultParagraphFont"/>
    <w:rsid w:val="009A3899"/>
    <w:rPr>
      <w:rFonts w:ascii="Courier New" w:hAnsi="Courier New" w:cs="Courier New"/>
    </w:rPr>
  </w:style>
  <w:style w:type="character" w:styleId="HTMLTypewriter">
    <w:name w:val="HTML Typewriter"/>
    <w:basedOn w:val="DefaultParagraphFont"/>
    <w:rsid w:val="009A3899"/>
    <w:rPr>
      <w:rFonts w:ascii="Courier New" w:hAnsi="Courier New" w:cs="Courier New"/>
      <w:sz w:val="20"/>
      <w:szCs w:val="20"/>
    </w:rPr>
  </w:style>
  <w:style w:type="character" w:styleId="HTMLVariable">
    <w:name w:val="HTML Variable"/>
    <w:basedOn w:val="DefaultParagraphFont"/>
    <w:rsid w:val="009A3899"/>
    <w:rPr>
      <w:i/>
      <w:iCs/>
    </w:rPr>
  </w:style>
  <w:style w:type="character" w:styleId="Hyperlink">
    <w:name w:val="Hyperlink"/>
    <w:basedOn w:val="DefaultParagraphFont"/>
    <w:uiPriority w:val="99"/>
    <w:rsid w:val="009A3899"/>
    <w:rPr>
      <w:color w:val="0000FF"/>
      <w:u w:val="single"/>
    </w:rPr>
  </w:style>
  <w:style w:type="paragraph" w:customStyle="1" w:styleId="InstructionsText">
    <w:name w:val="Instructions Text"/>
    <w:basedOn w:val="BaseText"/>
    <w:rsid w:val="009A3899"/>
  </w:style>
  <w:style w:type="paragraph" w:customStyle="1" w:styleId="Overline">
    <w:name w:val="Overline"/>
    <w:basedOn w:val="BaseText"/>
    <w:rsid w:val="009A3899"/>
  </w:style>
  <w:style w:type="paragraph" w:customStyle="1" w:styleId="IssueName">
    <w:name w:val="IssueName"/>
    <w:basedOn w:val="Overline"/>
    <w:rsid w:val="009A3899"/>
  </w:style>
  <w:style w:type="paragraph" w:customStyle="1" w:styleId="Keywords">
    <w:name w:val="Keywords"/>
    <w:basedOn w:val="BaseText"/>
    <w:rsid w:val="009A3899"/>
  </w:style>
  <w:style w:type="paragraph" w:customStyle="1" w:styleId="Level3Head">
    <w:name w:val="Level 3 Head"/>
    <w:basedOn w:val="BaseHeading"/>
    <w:rsid w:val="009A3899"/>
    <w:pPr>
      <w:outlineLvl w:val="2"/>
    </w:pPr>
    <w:rPr>
      <w:sz w:val="24"/>
      <w:szCs w:val="24"/>
      <w:u w:val="single"/>
    </w:rPr>
  </w:style>
  <w:style w:type="paragraph" w:customStyle="1" w:styleId="Level4Head">
    <w:name w:val="Level 4 Head"/>
    <w:basedOn w:val="BaseHeading"/>
    <w:rsid w:val="009A3899"/>
    <w:pPr>
      <w:ind w:left="346"/>
    </w:pPr>
    <w:rPr>
      <w:sz w:val="24"/>
      <w:szCs w:val="24"/>
    </w:rPr>
  </w:style>
  <w:style w:type="character" w:styleId="LineNumber">
    <w:name w:val="line number"/>
    <w:basedOn w:val="DefaultParagraphFont"/>
    <w:rsid w:val="009A3899"/>
  </w:style>
  <w:style w:type="paragraph" w:customStyle="1" w:styleId="Literaryquote">
    <w:name w:val="Literary quote"/>
    <w:basedOn w:val="BaseText"/>
    <w:rsid w:val="009A3899"/>
    <w:pPr>
      <w:ind w:left="1440" w:right="1440"/>
    </w:pPr>
  </w:style>
  <w:style w:type="paragraph" w:customStyle="1" w:styleId="MaterialsText">
    <w:name w:val="Materials Text"/>
    <w:basedOn w:val="BaseText"/>
    <w:rsid w:val="009A3899"/>
  </w:style>
  <w:style w:type="paragraph" w:customStyle="1" w:styleId="NoteInProof">
    <w:name w:val="NoteInProof"/>
    <w:basedOn w:val="BaseText"/>
    <w:rsid w:val="009A3899"/>
  </w:style>
  <w:style w:type="paragraph" w:customStyle="1" w:styleId="Notes">
    <w:name w:val="Notes"/>
    <w:basedOn w:val="BaseText"/>
    <w:rsid w:val="009A3899"/>
    <w:rPr>
      <w:i/>
    </w:rPr>
  </w:style>
  <w:style w:type="paragraph" w:customStyle="1" w:styleId="Notes-Helvetica">
    <w:name w:val="Notes-Helvetica"/>
    <w:basedOn w:val="BaseText"/>
    <w:rsid w:val="009A3899"/>
    <w:rPr>
      <w:i/>
    </w:rPr>
  </w:style>
  <w:style w:type="paragraph" w:customStyle="1" w:styleId="NumberedInstructions">
    <w:name w:val="Numbered Instructions"/>
    <w:basedOn w:val="BaseText"/>
    <w:rsid w:val="009A3899"/>
  </w:style>
  <w:style w:type="paragraph" w:customStyle="1" w:styleId="OutlineLevel1">
    <w:name w:val="OutlineLevel1"/>
    <w:basedOn w:val="BaseHeading"/>
    <w:rsid w:val="009A3899"/>
    <w:rPr>
      <w:b/>
      <w:bCs/>
    </w:rPr>
  </w:style>
  <w:style w:type="paragraph" w:customStyle="1" w:styleId="OutlineLevel2">
    <w:name w:val="OutlineLevel2"/>
    <w:basedOn w:val="BaseHeading"/>
    <w:rsid w:val="009A3899"/>
    <w:pPr>
      <w:ind w:left="360"/>
      <w:outlineLvl w:val="1"/>
    </w:pPr>
    <w:rPr>
      <w:b/>
      <w:bCs/>
      <w:sz w:val="24"/>
      <w:szCs w:val="24"/>
    </w:rPr>
  </w:style>
  <w:style w:type="paragraph" w:customStyle="1" w:styleId="OutlineLevel3">
    <w:name w:val="OutlineLevel3"/>
    <w:basedOn w:val="BaseHeading"/>
    <w:rsid w:val="009A3899"/>
    <w:pPr>
      <w:ind w:left="720"/>
      <w:outlineLvl w:val="2"/>
    </w:pPr>
    <w:rPr>
      <w:b/>
      <w:bCs/>
      <w:sz w:val="24"/>
      <w:szCs w:val="24"/>
    </w:rPr>
  </w:style>
  <w:style w:type="character" w:styleId="PageNumber">
    <w:name w:val="page number"/>
    <w:basedOn w:val="DefaultParagraphFont"/>
    <w:rsid w:val="009A3899"/>
  </w:style>
  <w:style w:type="paragraph" w:customStyle="1" w:styleId="Preformat">
    <w:name w:val="Preformat"/>
    <w:basedOn w:val="BaseText"/>
    <w:rsid w:val="009A3899"/>
    <w:pPr>
      <w:tabs>
        <w:tab w:val="left" w:pos="360"/>
        <w:tab w:val="left" w:pos="720"/>
        <w:tab w:val="left" w:pos="1080"/>
        <w:tab w:val="left" w:pos="1440"/>
        <w:tab w:val="left" w:pos="1800"/>
        <w:tab w:val="left" w:pos="2160"/>
        <w:tab w:val="left" w:pos="2520"/>
        <w:tab w:val="left" w:pos="2880"/>
      </w:tabs>
    </w:pPr>
    <w:rPr>
      <w:rFonts w:ascii="Courier New" w:hAnsi="Courier New" w:cs="Courier New"/>
    </w:rPr>
  </w:style>
  <w:style w:type="paragraph" w:customStyle="1" w:styleId="ProductAuthors">
    <w:name w:val="ProductAuthors"/>
    <w:basedOn w:val="BaseText"/>
    <w:rsid w:val="009A3899"/>
  </w:style>
  <w:style w:type="paragraph" w:customStyle="1" w:styleId="ProductInformation">
    <w:name w:val="ProductInformation"/>
    <w:basedOn w:val="BaseText"/>
    <w:rsid w:val="009A3899"/>
  </w:style>
  <w:style w:type="paragraph" w:customStyle="1" w:styleId="ProductTitle">
    <w:name w:val="ProductTitle"/>
    <w:basedOn w:val="BaseText"/>
    <w:rsid w:val="009A3899"/>
    <w:rPr>
      <w:b/>
      <w:bCs/>
    </w:rPr>
  </w:style>
  <w:style w:type="paragraph" w:customStyle="1" w:styleId="PublishedOnline">
    <w:name w:val="Published Online"/>
    <w:basedOn w:val="DateAccepted"/>
    <w:rsid w:val="009A3899"/>
  </w:style>
  <w:style w:type="paragraph" w:customStyle="1" w:styleId="RecipeMaterials">
    <w:name w:val="Recipe Materials"/>
    <w:basedOn w:val="BaseText"/>
    <w:rsid w:val="009A3899"/>
  </w:style>
  <w:style w:type="paragraph" w:customStyle="1" w:styleId="Refhead">
    <w:name w:val="Ref head"/>
    <w:basedOn w:val="BaseHeading"/>
    <w:rsid w:val="009A3899"/>
    <w:pPr>
      <w:spacing w:before="120" w:after="120"/>
    </w:pPr>
    <w:rPr>
      <w:b/>
      <w:bCs/>
      <w:sz w:val="24"/>
      <w:szCs w:val="24"/>
    </w:rPr>
  </w:style>
  <w:style w:type="paragraph" w:customStyle="1" w:styleId="ReferenceNote">
    <w:name w:val="Reference Note"/>
    <w:basedOn w:val="Referencesandnotes"/>
    <w:rsid w:val="009A3899"/>
  </w:style>
  <w:style w:type="paragraph" w:customStyle="1" w:styleId="ReferencesandnotesLong">
    <w:name w:val="References and notes Long"/>
    <w:basedOn w:val="BaseText"/>
    <w:rsid w:val="009A3899"/>
    <w:pPr>
      <w:ind w:left="720" w:hanging="720"/>
    </w:pPr>
  </w:style>
  <w:style w:type="paragraph" w:customStyle="1" w:styleId="region">
    <w:name w:val="region"/>
    <w:basedOn w:val="BaseText"/>
    <w:rsid w:val="009A3899"/>
    <w:pPr>
      <w:jc w:val="right"/>
    </w:pPr>
    <w:rPr>
      <w:color w:val="0000FF"/>
    </w:rPr>
  </w:style>
  <w:style w:type="paragraph" w:customStyle="1" w:styleId="RelatedArticle">
    <w:name w:val="RelatedArticle"/>
    <w:basedOn w:val="Referencesandnotes"/>
    <w:rsid w:val="009A3899"/>
  </w:style>
  <w:style w:type="paragraph" w:customStyle="1" w:styleId="RunHead">
    <w:name w:val="RunHead"/>
    <w:basedOn w:val="BaseText"/>
    <w:rsid w:val="009A3899"/>
  </w:style>
  <w:style w:type="paragraph" w:customStyle="1" w:styleId="SOMContent">
    <w:name w:val="SOMContent"/>
    <w:basedOn w:val="1stparatext"/>
    <w:rsid w:val="009A3899"/>
  </w:style>
  <w:style w:type="paragraph" w:customStyle="1" w:styleId="SOMHead">
    <w:name w:val="SOMHead"/>
    <w:basedOn w:val="BaseHeading"/>
    <w:rsid w:val="009A3899"/>
    <w:rPr>
      <w:b/>
      <w:sz w:val="24"/>
      <w:szCs w:val="24"/>
    </w:rPr>
  </w:style>
  <w:style w:type="paragraph" w:customStyle="1" w:styleId="Speaker">
    <w:name w:val="Speaker"/>
    <w:basedOn w:val="Paragraph"/>
    <w:rsid w:val="009A3899"/>
    <w:pPr>
      <w:autoSpaceDE w:val="0"/>
      <w:autoSpaceDN w:val="0"/>
      <w:adjustRightInd w:val="0"/>
    </w:pPr>
    <w:rPr>
      <w:b/>
      <w:lang w:bidi="he-IL"/>
    </w:rPr>
  </w:style>
  <w:style w:type="paragraph" w:customStyle="1" w:styleId="Speech">
    <w:name w:val="Speech"/>
    <w:basedOn w:val="Paragraph"/>
    <w:rsid w:val="009A3899"/>
    <w:pPr>
      <w:autoSpaceDE w:val="0"/>
      <w:autoSpaceDN w:val="0"/>
      <w:adjustRightInd w:val="0"/>
    </w:pPr>
    <w:rPr>
      <w:lang w:bidi="he-IL"/>
    </w:rPr>
  </w:style>
  <w:style w:type="character" w:styleId="Strong">
    <w:name w:val="Strong"/>
    <w:basedOn w:val="DefaultParagraphFont"/>
    <w:uiPriority w:val="22"/>
    <w:qFormat/>
    <w:rsid w:val="009A3899"/>
    <w:rPr>
      <w:b/>
      <w:bCs/>
    </w:rPr>
  </w:style>
  <w:style w:type="paragraph" w:customStyle="1" w:styleId="SX-Abstract">
    <w:name w:val="SX-Abstract"/>
    <w:basedOn w:val="Normal"/>
    <w:qFormat/>
    <w:rsid w:val="009A3899"/>
    <w:pPr>
      <w:widowControl w:val="0"/>
      <w:spacing w:before="120" w:after="240" w:line="210" w:lineRule="exact"/>
      <w:ind w:left="700" w:right="700"/>
      <w:jc w:val="both"/>
    </w:pPr>
    <w:rPr>
      <w:rFonts w:ascii="BlissRegular" w:hAnsi="BlissRegular"/>
      <w:b/>
    </w:rPr>
  </w:style>
  <w:style w:type="paragraph" w:customStyle="1" w:styleId="SX-Affiliation">
    <w:name w:val="SX-Affiliation"/>
    <w:basedOn w:val="Normal"/>
    <w:next w:val="Normal"/>
    <w:qFormat/>
    <w:rsid w:val="009A3899"/>
    <w:pPr>
      <w:spacing w:after="160" w:line="190" w:lineRule="exact"/>
    </w:pPr>
    <w:rPr>
      <w:rFonts w:ascii="BlissRegular" w:hAnsi="BlissRegular"/>
      <w:sz w:val="16"/>
    </w:rPr>
  </w:style>
  <w:style w:type="paragraph" w:customStyle="1" w:styleId="SX-Articlehead">
    <w:name w:val="SX-Article head"/>
    <w:basedOn w:val="Normal"/>
    <w:qFormat/>
    <w:rsid w:val="009A3899"/>
    <w:pPr>
      <w:spacing w:before="210" w:line="210" w:lineRule="exact"/>
      <w:ind w:firstLine="288"/>
      <w:jc w:val="both"/>
    </w:pPr>
    <w:rPr>
      <w:b/>
      <w:sz w:val="18"/>
    </w:rPr>
  </w:style>
  <w:style w:type="paragraph" w:customStyle="1" w:styleId="SX-Authornames">
    <w:name w:val="SX-Author names"/>
    <w:basedOn w:val="Normal"/>
    <w:rsid w:val="009A3899"/>
    <w:pPr>
      <w:spacing w:after="120" w:line="210" w:lineRule="exact"/>
    </w:pPr>
    <w:rPr>
      <w:rFonts w:ascii="BlissMedium" w:hAnsi="BlissMedium"/>
    </w:rPr>
  </w:style>
  <w:style w:type="paragraph" w:customStyle="1" w:styleId="SX-Bodytext">
    <w:name w:val="SX-Body text"/>
    <w:basedOn w:val="Normal"/>
    <w:next w:val="Normal"/>
    <w:rsid w:val="009A3899"/>
    <w:pPr>
      <w:spacing w:line="210" w:lineRule="exact"/>
      <w:ind w:firstLine="288"/>
      <w:jc w:val="both"/>
    </w:pPr>
    <w:rPr>
      <w:sz w:val="18"/>
    </w:rPr>
  </w:style>
  <w:style w:type="paragraph" w:customStyle="1" w:styleId="SX-Bodytextflush">
    <w:name w:val="SX-Body text flush"/>
    <w:basedOn w:val="SX-Bodytext"/>
    <w:next w:val="SX-Bodytext"/>
    <w:rsid w:val="009A3899"/>
    <w:pPr>
      <w:ind w:firstLine="0"/>
    </w:pPr>
  </w:style>
  <w:style w:type="paragraph" w:customStyle="1" w:styleId="SX-Correspondence">
    <w:name w:val="SX-Correspondence"/>
    <w:basedOn w:val="SX-Affiliation"/>
    <w:qFormat/>
    <w:rsid w:val="009A3899"/>
    <w:pPr>
      <w:spacing w:after="80"/>
    </w:pPr>
  </w:style>
  <w:style w:type="paragraph" w:customStyle="1" w:styleId="SX-Date">
    <w:name w:val="SX-Date"/>
    <w:basedOn w:val="Normal"/>
    <w:qFormat/>
    <w:rsid w:val="009A3899"/>
    <w:pPr>
      <w:spacing w:before="180" w:line="190" w:lineRule="exact"/>
      <w:ind w:left="245" w:hanging="245"/>
      <w:jc w:val="both"/>
    </w:pPr>
    <w:rPr>
      <w:sz w:val="16"/>
    </w:rPr>
  </w:style>
  <w:style w:type="paragraph" w:customStyle="1" w:styleId="SX-Equation">
    <w:name w:val="SX-Equation"/>
    <w:basedOn w:val="SX-Bodytextflush"/>
    <w:next w:val="SX-Bodytext"/>
    <w:rsid w:val="009A3899"/>
    <w:pPr>
      <w:autoSpaceDE w:val="0"/>
      <w:autoSpaceDN w:val="0"/>
      <w:adjustRightInd w:val="0"/>
      <w:spacing w:line="240" w:lineRule="auto"/>
      <w:jc w:val="center"/>
    </w:pPr>
  </w:style>
  <w:style w:type="paragraph" w:customStyle="1" w:styleId="SX-Legend">
    <w:name w:val="SX-Legend"/>
    <w:basedOn w:val="SX-Authornames"/>
    <w:rsid w:val="009A3899"/>
    <w:pPr>
      <w:jc w:val="both"/>
    </w:pPr>
    <w:rPr>
      <w:sz w:val="18"/>
    </w:rPr>
  </w:style>
  <w:style w:type="paragraph" w:customStyle="1" w:styleId="SX-References">
    <w:name w:val="SX-References"/>
    <w:basedOn w:val="Normal"/>
    <w:rsid w:val="009A3899"/>
    <w:pPr>
      <w:spacing w:line="190" w:lineRule="exact"/>
      <w:ind w:left="245" w:hanging="245"/>
      <w:jc w:val="both"/>
    </w:pPr>
    <w:rPr>
      <w:sz w:val="16"/>
    </w:rPr>
  </w:style>
  <w:style w:type="paragraph" w:customStyle="1" w:styleId="SX-RefHead">
    <w:name w:val="SX-RefHead"/>
    <w:basedOn w:val="Normal"/>
    <w:rsid w:val="009A3899"/>
    <w:pPr>
      <w:spacing w:before="200" w:line="190" w:lineRule="exact"/>
    </w:pPr>
    <w:rPr>
      <w:b/>
      <w:sz w:val="16"/>
    </w:rPr>
  </w:style>
  <w:style w:type="character" w:customStyle="1" w:styleId="SX-reflink">
    <w:name w:val="SX-reflink"/>
    <w:basedOn w:val="DefaultParagraphFont"/>
    <w:uiPriority w:val="1"/>
    <w:qFormat/>
    <w:rsid w:val="009A3899"/>
    <w:rPr>
      <w:color w:val="0000FF"/>
      <w:sz w:val="16"/>
      <w:u w:val="words"/>
      <w:bdr w:val="none" w:sz="0" w:space="0" w:color="auto"/>
      <w:shd w:val="clear" w:color="auto" w:fill="FFFFFF"/>
    </w:rPr>
  </w:style>
  <w:style w:type="paragraph" w:customStyle="1" w:styleId="SX-SOMHead">
    <w:name w:val="SX-SOMHead"/>
    <w:basedOn w:val="SX-RefHead"/>
    <w:rsid w:val="009A3899"/>
  </w:style>
  <w:style w:type="paragraph" w:customStyle="1" w:styleId="SX-Tablehead">
    <w:name w:val="SX-Tablehead"/>
    <w:basedOn w:val="Normal"/>
    <w:qFormat/>
    <w:rsid w:val="009A3899"/>
    <w:rPr>
      <w:szCs w:val="24"/>
    </w:rPr>
  </w:style>
  <w:style w:type="paragraph" w:customStyle="1" w:styleId="SX-Tablelegend">
    <w:name w:val="SX-Tablelegend"/>
    <w:basedOn w:val="Normal"/>
    <w:qFormat/>
    <w:rsid w:val="009A3899"/>
    <w:pPr>
      <w:spacing w:line="190" w:lineRule="exact"/>
      <w:ind w:left="245" w:hanging="245"/>
      <w:jc w:val="both"/>
    </w:pPr>
    <w:rPr>
      <w:sz w:val="16"/>
    </w:rPr>
  </w:style>
  <w:style w:type="paragraph" w:customStyle="1" w:styleId="SX-Tabletext">
    <w:name w:val="SX-Tabletext"/>
    <w:basedOn w:val="Normal"/>
    <w:qFormat/>
    <w:rsid w:val="009A3899"/>
    <w:pPr>
      <w:spacing w:line="210" w:lineRule="exact"/>
      <w:jc w:val="center"/>
    </w:pPr>
    <w:rPr>
      <w:sz w:val="18"/>
    </w:rPr>
  </w:style>
  <w:style w:type="paragraph" w:customStyle="1" w:styleId="SX-Tabletitle">
    <w:name w:val="SX-Tabletitle"/>
    <w:basedOn w:val="Normal"/>
    <w:qFormat/>
    <w:rsid w:val="009A3899"/>
    <w:pPr>
      <w:spacing w:after="120" w:line="210" w:lineRule="exact"/>
      <w:jc w:val="both"/>
    </w:pPr>
    <w:rPr>
      <w:rFonts w:ascii="BlissMedium" w:hAnsi="BlissMedium"/>
      <w:sz w:val="18"/>
    </w:rPr>
  </w:style>
  <w:style w:type="paragraph" w:customStyle="1" w:styleId="SX-Title">
    <w:name w:val="SX-Title"/>
    <w:basedOn w:val="Normal"/>
    <w:rsid w:val="009A3899"/>
    <w:pPr>
      <w:spacing w:after="240" w:line="500" w:lineRule="exact"/>
    </w:pPr>
    <w:rPr>
      <w:rFonts w:ascii="BlissBold" w:hAnsi="BlissBold"/>
      <w:b/>
      <w:sz w:val="44"/>
    </w:rPr>
  </w:style>
  <w:style w:type="paragraph" w:customStyle="1" w:styleId="Tablecolumnhead">
    <w:name w:val="Table column head"/>
    <w:basedOn w:val="BaseText"/>
    <w:rsid w:val="009A3899"/>
    <w:pPr>
      <w:spacing w:before="0"/>
    </w:pPr>
  </w:style>
  <w:style w:type="paragraph" w:customStyle="1" w:styleId="Tabletext">
    <w:name w:val="Table text"/>
    <w:basedOn w:val="BaseText"/>
    <w:rsid w:val="009A3899"/>
    <w:pPr>
      <w:spacing w:before="0"/>
    </w:pPr>
  </w:style>
  <w:style w:type="paragraph" w:customStyle="1" w:styleId="TableLegend">
    <w:name w:val="TableLegend"/>
    <w:basedOn w:val="BaseText"/>
    <w:rsid w:val="009A3899"/>
    <w:pPr>
      <w:spacing w:before="0"/>
    </w:pPr>
  </w:style>
  <w:style w:type="paragraph" w:customStyle="1" w:styleId="TableTitle">
    <w:name w:val="TableTitle"/>
    <w:basedOn w:val="BaseHeading"/>
    <w:rsid w:val="009A3899"/>
  </w:style>
  <w:style w:type="paragraph" w:customStyle="1" w:styleId="Teaser">
    <w:name w:val="Teaser"/>
    <w:basedOn w:val="BaseText"/>
    <w:rsid w:val="009A3899"/>
  </w:style>
  <w:style w:type="paragraph" w:customStyle="1" w:styleId="TWIS">
    <w:name w:val="TWIS"/>
    <w:basedOn w:val="AbstractSummary"/>
    <w:rsid w:val="009A3899"/>
    <w:pPr>
      <w:autoSpaceDE w:val="0"/>
      <w:autoSpaceDN w:val="0"/>
      <w:adjustRightInd w:val="0"/>
    </w:pPr>
  </w:style>
  <w:style w:type="paragraph" w:customStyle="1" w:styleId="TWISorEC">
    <w:name w:val="TWIS or EC"/>
    <w:basedOn w:val="Normal"/>
    <w:rsid w:val="009A3899"/>
    <w:pPr>
      <w:spacing w:line="210" w:lineRule="exact"/>
    </w:pPr>
    <w:rPr>
      <w:rFonts w:ascii="BlissRegular" w:hAnsi="BlissRegular"/>
      <w:sz w:val="19"/>
    </w:rPr>
  </w:style>
  <w:style w:type="paragraph" w:customStyle="1" w:styleId="work-sector">
    <w:name w:val="work-sector"/>
    <w:basedOn w:val="BaseText"/>
    <w:rsid w:val="009A3899"/>
    <w:pPr>
      <w:jc w:val="right"/>
    </w:pPr>
    <w:rPr>
      <w:color w:val="003300"/>
    </w:rPr>
  </w:style>
  <w:style w:type="paragraph" w:customStyle="1" w:styleId="DOI">
    <w:name w:val="DOI"/>
    <w:basedOn w:val="DateAccepted"/>
    <w:qFormat/>
    <w:rsid w:val="009A7F20"/>
  </w:style>
  <w:style w:type="character" w:styleId="UnresolvedMention">
    <w:name w:val="Unresolved Mention"/>
    <w:basedOn w:val="DefaultParagraphFont"/>
    <w:uiPriority w:val="99"/>
    <w:semiHidden/>
    <w:unhideWhenUsed/>
    <w:rsid w:val="00F26AF7"/>
    <w:rPr>
      <w:color w:val="808080"/>
      <w:shd w:val="clear" w:color="auto" w:fill="E6E6E6"/>
    </w:rPr>
  </w:style>
  <w:style w:type="paragraph" w:customStyle="1" w:styleId="acknowledgement0">
    <w:name w:val="acknowledgement"/>
    <w:basedOn w:val="Normal"/>
    <w:rsid w:val="009A6B8F"/>
    <w:pPr>
      <w:spacing w:before="100" w:beforeAutospacing="1" w:after="100" w:afterAutospacing="1"/>
    </w:pPr>
    <w:rPr>
      <w:sz w:val="24"/>
      <w:szCs w:val="24"/>
    </w:rPr>
  </w:style>
  <w:style w:type="character" w:customStyle="1" w:styleId="apple-converted-space">
    <w:name w:val="apple-converted-space"/>
    <w:basedOn w:val="DefaultParagraphFont"/>
    <w:rsid w:val="009A6B8F"/>
  </w:style>
  <w:style w:type="paragraph" w:styleId="Revision">
    <w:name w:val="Revision"/>
    <w:hidden/>
    <w:uiPriority w:val="71"/>
    <w:rsid w:val="003D791C"/>
  </w:style>
  <w:style w:type="character" w:customStyle="1" w:styleId="normaltextrun">
    <w:name w:val="normaltextrun"/>
    <w:basedOn w:val="DefaultParagraphFont"/>
    <w:rsid w:val="00182023"/>
  </w:style>
  <w:style w:type="paragraph" w:styleId="ListParagraph">
    <w:name w:val="List Paragraph"/>
    <w:basedOn w:val="Normal"/>
    <w:uiPriority w:val="34"/>
    <w:qFormat/>
    <w:rsid w:val="001F13BC"/>
    <w:pPr>
      <w:spacing w:after="160" w:line="278" w:lineRule="auto"/>
      <w:ind w:left="720"/>
      <w:contextualSpacing/>
    </w:pPr>
    <w:rPr>
      <w:rFonts w:asciiTheme="minorHAnsi" w:eastAsiaTheme="minorHAnsi" w:hAnsiTheme="minorHAnsi" w:cstheme="minorBidi"/>
      <w:kern w:val="2"/>
      <w:sz w:val="24"/>
      <w:szCs w:val="24"/>
      <w:lang w:val="en-CA"/>
    </w:rPr>
  </w:style>
  <w:style w:type="paragraph" w:styleId="Bibliography">
    <w:name w:val="Bibliography"/>
    <w:basedOn w:val="Normal"/>
    <w:next w:val="Normal"/>
    <w:uiPriority w:val="70"/>
    <w:rsid w:val="009265E3"/>
    <w:pPr>
      <w:tabs>
        <w:tab w:val="left" w:pos="504"/>
      </w:tabs>
      <w:spacing w:after="240"/>
      <w:ind w:left="504" w:hanging="504"/>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jpg"/><Relationship Id="rId5" Type="http://schemas.openxmlformats.org/officeDocument/2006/relationships/footnotes" Target="footnotes.xml"/><Relationship Id="rId15" Type="http://schemas.openxmlformats.org/officeDocument/2006/relationships/footer" Target="footer1.xml"/><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onH+4VzeiR/31i9sdUBO6qsTQA==">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21</Pages>
  <Words>6349</Words>
  <Characters>36195</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bhanson</dc:creator>
  <cp:lastModifiedBy>Sage Raymond</cp:lastModifiedBy>
  <cp:revision>3</cp:revision>
  <dcterms:created xsi:type="dcterms:W3CDTF">2025-08-28T23:42:00Z</dcterms:created>
  <dcterms:modified xsi:type="dcterms:W3CDTF">2025-09-22T17:32:00Z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0x010100A903C8D61E843E4D9DF578FA60DF1506</vt:lpwstr>
  </property>
  <property fmtid="{D5CDD505-2E9C-101B-9397-08002B2CF9AE}" pid="3" name="ZOTERO_PREF_1">
    <vt:lpwstr>&lt;data data-version="3" zotero-version="6.0.36"&gt;&lt;session id="YmAtcHBN"/&gt;&lt;style id="http://www.zotero.org/styles/science" hasBibliography="1" bibliographyStyleHasBeenSet="1"/&gt;&lt;prefs&gt;&lt;pref name="fieldType" value="Field"/&gt;&lt;/prefs&gt;&lt;/data&gt;</vt:lpwstr>
  </property>
</Properties>
</file>