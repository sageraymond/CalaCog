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61BC5" w14:textId="229F9245" w:rsidR="00D73714" w:rsidRDefault="00883021" w:rsidP="00D73714">
      <w:pPr>
        <w:pStyle w:val="Head"/>
      </w:pPr>
      <w:bookmarkStart w:id="0" w:name="_Hlk209702058"/>
      <w:r w:rsidRPr="00CA0407">
        <w:t xml:space="preserve">Title: </w:t>
      </w:r>
      <w:bookmarkStart w:id="1" w:name="_Hlk209793773"/>
      <w:r w:rsidR="00CA0407" w:rsidRPr="00CA0407">
        <w:t xml:space="preserve">Greater Boldness and </w:t>
      </w:r>
      <w:proofErr w:type="spellStart"/>
      <w:r w:rsidR="0041347F">
        <w:t>Behavioural</w:t>
      </w:r>
      <w:proofErr w:type="spellEnd"/>
      <w:r w:rsidR="0041347F">
        <w:t xml:space="preserve"> Diversity</w:t>
      </w:r>
      <w:r w:rsidR="00CA0407" w:rsidRPr="00CA0407">
        <w:t xml:space="preserve"> in </w:t>
      </w:r>
      <w:r w:rsidR="00330C9F" w:rsidRPr="00CA0407">
        <w:t xml:space="preserve">Urban Coyotes </w:t>
      </w:r>
      <w:r w:rsidR="00CA0407" w:rsidRPr="00CA0407">
        <w:t xml:space="preserve">Facilitates Increased </w:t>
      </w:r>
      <w:r w:rsidR="00282AE5">
        <w:t xml:space="preserve">Innovative </w:t>
      </w:r>
      <w:r w:rsidR="0041347F">
        <w:t>Problem Solving</w:t>
      </w:r>
      <w:r w:rsidR="00CA0407" w:rsidRPr="00CA0407">
        <w:t xml:space="preserve"> Relative to </w:t>
      </w:r>
      <w:r w:rsidR="00330C9F" w:rsidRPr="00CA0407">
        <w:t>Wild Conspecifics</w:t>
      </w:r>
      <w:bookmarkEnd w:id="1"/>
    </w:p>
    <w:bookmarkEnd w:id="0"/>
    <w:p w14:paraId="24D42617" w14:textId="59D6B1F4" w:rsidR="00D73714" w:rsidRDefault="00D73714" w:rsidP="00D73714">
      <w:pPr>
        <w:pStyle w:val="Authors"/>
        <w:rPr>
          <w:vertAlign w:val="superscript"/>
        </w:rPr>
      </w:pPr>
      <w:r w:rsidRPr="00987EE5">
        <w:rPr>
          <w:b/>
        </w:rPr>
        <w:t>Authors:</w:t>
      </w:r>
      <w:r w:rsidR="00A716D9">
        <w:rPr>
          <w:b/>
        </w:rPr>
        <w:t xml:space="preserve"> </w:t>
      </w:r>
      <w:r w:rsidR="00330C9F">
        <w:t>Sage Raymond</w:t>
      </w:r>
      <w:r w:rsidRPr="00A85A74">
        <w:rPr>
          <w:vertAlign w:val="superscript"/>
        </w:rPr>
        <w:t>1</w:t>
      </w:r>
      <w:r>
        <w:t xml:space="preserve">*, </w:t>
      </w:r>
      <w:r w:rsidR="00330C9F">
        <w:t>Sarah Benson-Amram</w:t>
      </w:r>
      <w:r w:rsidR="00330C9F">
        <w:rPr>
          <w:vertAlign w:val="superscript"/>
        </w:rPr>
        <w:t>2</w:t>
      </w:r>
      <w:r w:rsidR="00A644A5" w:rsidRPr="00A644A5">
        <w:t xml:space="preserve">, </w:t>
      </w:r>
      <w:r w:rsidR="00330C9F">
        <w:t>Colleen Cassady St. Clair</w:t>
      </w:r>
      <w:r w:rsidR="00A644A5">
        <w:rPr>
          <w:vertAlign w:val="superscript"/>
        </w:rPr>
        <w:t>1</w:t>
      </w:r>
    </w:p>
    <w:p w14:paraId="79C60BCE" w14:textId="5BBE192F" w:rsidR="00D73714" w:rsidRPr="008E391A" w:rsidRDefault="00D73714" w:rsidP="00017543">
      <w:pPr>
        <w:pStyle w:val="Paragraph"/>
        <w:tabs>
          <w:tab w:val="left" w:pos="8130"/>
        </w:tabs>
        <w:ind w:firstLine="0"/>
        <w:rPr>
          <w:b/>
        </w:rPr>
      </w:pPr>
      <w:r w:rsidRPr="008E391A">
        <w:rPr>
          <w:b/>
        </w:rPr>
        <w:t>Affiliations:</w:t>
      </w:r>
      <w:r w:rsidR="00017543">
        <w:rPr>
          <w:b/>
        </w:rPr>
        <w:tab/>
      </w:r>
    </w:p>
    <w:p w14:paraId="3DBFDAAB" w14:textId="54353D41" w:rsidR="00D73714" w:rsidRDefault="00D73714" w:rsidP="00B9331C">
      <w:pPr>
        <w:pStyle w:val="Paragraph"/>
        <w:ind w:left="360" w:firstLine="0"/>
      </w:pPr>
      <w:r w:rsidRPr="00B43FDE">
        <w:rPr>
          <w:vertAlign w:val="superscript"/>
        </w:rPr>
        <w:t>1</w:t>
      </w:r>
      <w:bookmarkStart w:id="2" w:name="_Hlk62201602"/>
      <w:r w:rsidR="00330C9F">
        <w:t>University of Alberta, Edmonton</w:t>
      </w:r>
      <w:r w:rsidR="00E351C0">
        <w:t>,</w:t>
      </w:r>
      <w:r w:rsidR="00330C9F">
        <w:t xml:space="preserve"> Canada.</w:t>
      </w:r>
      <w:r w:rsidR="00345066">
        <w:t xml:space="preserve"> </w:t>
      </w:r>
      <w:bookmarkEnd w:id="2"/>
    </w:p>
    <w:p w14:paraId="04349D47" w14:textId="79351B6F" w:rsidR="00D73714" w:rsidRDefault="00D73714" w:rsidP="00B9331C">
      <w:pPr>
        <w:pStyle w:val="Paragraph"/>
        <w:ind w:left="360" w:firstLine="0"/>
      </w:pPr>
      <w:r w:rsidRPr="00B43FDE">
        <w:rPr>
          <w:vertAlign w:val="superscript"/>
        </w:rPr>
        <w:t>2</w:t>
      </w:r>
      <w:r w:rsidR="00330C9F">
        <w:t>Univeristy of British Columbia, Vancouver, Canada.</w:t>
      </w:r>
    </w:p>
    <w:p w14:paraId="32C51C74" w14:textId="55F1C871" w:rsidR="00D73714" w:rsidRDefault="00D73714" w:rsidP="00B9331C">
      <w:pPr>
        <w:pStyle w:val="Paragraph"/>
        <w:ind w:left="360" w:firstLine="0"/>
      </w:pPr>
      <w:bookmarkStart w:id="3" w:name="_Hlk62201654"/>
      <w:r>
        <w:t>*Correspond</w:t>
      </w:r>
      <w:r w:rsidR="004D6781">
        <w:t>ing author.</w:t>
      </w:r>
      <w:r>
        <w:t xml:space="preserve"> </w:t>
      </w:r>
      <w:r w:rsidR="004D6781">
        <w:t>Email</w:t>
      </w:r>
      <w:r>
        <w:t xml:space="preserve">: </w:t>
      </w:r>
      <w:r w:rsidR="00330C9F">
        <w:t>rraymon1@ualberta.ca</w:t>
      </w:r>
    </w:p>
    <w:bookmarkEnd w:id="3"/>
    <w:p w14:paraId="5A98BAED" w14:textId="77777777" w:rsidR="00B52557" w:rsidRPr="00B52557" w:rsidRDefault="00B52557" w:rsidP="00B9331C">
      <w:pPr>
        <w:pStyle w:val="Paragraph"/>
        <w:ind w:left="360" w:firstLine="0"/>
      </w:pPr>
    </w:p>
    <w:p w14:paraId="7E178373" w14:textId="18135F1C" w:rsidR="006A3C20" w:rsidRDefault="00D73714" w:rsidP="00D73714">
      <w:pPr>
        <w:pStyle w:val="AbstractSummary"/>
      </w:pPr>
      <w:commentRangeStart w:id="4"/>
      <w:r w:rsidRPr="001B35F9">
        <w:rPr>
          <w:b/>
        </w:rPr>
        <w:t>Abstract</w:t>
      </w:r>
      <w:commentRangeEnd w:id="4"/>
      <w:r w:rsidR="00883021" w:rsidRPr="001B35F9">
        <w:rPr>
          <w:rStyle w:val="CommentReference"/>
        </w:rPr>
        <w:commentReference w:id="4"/>
      </w:r>
      <w:r w:rsidRPr="001B35F9">
        <w:rPr>
          <w:b/>
        </w:rPr>
        <w:t>:</w:t>
      </w:r>
      <w:r w:rsidRPr="001B35F9">
        <w:t xml:space="preserve"> </w:t>
      </w:r>
      <w:r w:rsidR="006A3C20" w:rsidRPr="001B35F9">
        <w:t xml:space="preserve">As global urbanization increases, understanding how wildlife </w:t>
      </w:r>
      <w:proofErr w:type="gramStart"/>
      <w:r w:rsidR="006A3C20" w:rsidRPr="001B35F9">
        <w:t>adapt</w:t>
      </w:r>
      <w:proofErr w:type="gramEnd"/>
      <w:r w:rsidR="006A3C20" w:rsidRPr="001B35F9">
        <w:t xml:space="preserve"> to human-dominated landscapes is increasingly important. The Cognitive Buffer Hypothesis posits that large brains and greater intelligence buffer individuals against environmental challenges via adoption</w:t>
      </w:r>
      <w:r w:rsidR="006A3C20" w:rsidRPr="001B35F9">
        <w:rPr>
          <w:bCs/>
          <w:lang w:val="en"/>
        </w:rPr>
        <w:t xml:space="preserve"> of novel </w:t>
      </w:r>
      <w:proofErr w:type="spellStart"/>
      <w:r w:rsidR="006A3C20" w:rsidRPr="001B35F9">
        <w:rPr>
          <w:bCs/>
          <w:lang w:val="en"/>
        </w:rPr>
        <w:t>behavioural</w:t>
      </w:r>
      <w:proofErr w:type="spellEnd"/>
      <w:r w:rsidR="006A3C20" w:rsidRPr="001B35F9">
        <w:rPr>
          <w:bCs/>
          <w:lang w:val="en"/>
        </w:rPr>
        <w:t xml:space="preserve"> responses. </w:t>
      </w:r>
      <w:r w:rsidR="006A3C20" w:rsidRPr="001B35F9">
        <w:t>We tested this hypothesis in wild coyotes (</w:t>
      </w:r>
      <w:r w:rsidR="006A3C20" w:rsidRPr="001B35F9">
        <w:rPr>
          <w:i/>
          <w:iCs/>
        </w:rPr>
        <w:t>Canis latrans</w:t>
      </w:r>
      <w:r w:rsidR="006A3C20" w:rsidRPr="001B35F9">
        <w:t xml:space="preserve">) across an urban-to-wild gradient using puzzle-solving assays. Coyotes in more urbanized areas exhibited greater </w:t>
      </w:r>
      <w:proofErr w:type="spellStart"/>
      <w:r w:rsidR="006A3C20" w:rsidRPr="001B35F9">
        <w:t>behavioural</w:t>
      </w:r>
      <w:proofErr w:type="spellEnd"/>
      <w:r w:rsidR="006A3C20" w:rsidRPr="001B35F9">
        <w:t xml:space="preserve"> diversity and problem solving, indicating greater innovation. They were also more exploratory and persistent, and less fearful, suggesting greater boldness. </w:t>
      </w:r>
      <w:r w:rsidR="001B35F9" w:rsidRPr="001B35F9">
        <w:t xml:space="preserve">Urbanization remained explanatory, even when considering intrinsic and environmental factors that can influence innovation, boldness, and problem solving. </w:t>
      </w:r>
      <w:r w:rsidR="006A3C20" w:rsidRPr="001B35F9">
        <w:t xml:space="preserve">These cognitive traits may be crucial </w:t>
      </w:r>
      <w:r w:rsidR="001B35F9">
        <w:t>for</w:t>
      </w:r>
      <w:r w:rsidR="006A3C20" w:rsidRPr="001B35F9">
        <w:t xml:space="preserve"> adaptation to novel urban environments,</w:t>
      </w:r>
      <w:r w:rsidR="001B35F9" w:rsidRPr="001B35F9">
        <w:t xml:space="preserve"> but they may also</w:t>
      </w:r>
      <w:r w:rsidR="001B35F9">
        <w:t xml:space="preserve"> facilitate increasing human-wildlife conflict</w:t>
      </w:r>
    </w:p>
    <w:p w14:paraId="6B43805C" w14:textId="77777777" w:rsidR="00357455" w:rsidRDefault="00357455">
      <w:pPr>
        <w:rPr>
          <w:rFonts w:eastAsia="Times New Roman"/>
          <w:b/>
          <w:sz w:val="24"/>
          <w:szCs w:val="24"/>
        </w:rPr>
      </w:pPr>
      <w:r>
        <w:rPr>
          <w:b/>
        </w:rPr>
        <w:br w:type="page"/>
      </w:r>
    </w:p>
    <w:p w14:paraId="20418ADE" w14:textId="2E1A0CA0" w:rsidR="003A7443" w:rsidRDefault="00D73714" w:rsidP="003A7443">
      <w:pPr>
        <w:pStyle w:val="Teaser"/>
        <w:rPr>
          <w:b/>
        </w:rPr>
      </w:pPr>
      <w:r w:rsidRPr="00B13B3D">
        <w:rPr>
          <w:b/>
        </w:rPr>
        <w:lastRenderedPageBreak/>
        <w:t xml:space="preserve">Main Text: </w:t>
      </w:r>
    </w:p>
    <w:p w14:paraId="760CA5E9" w14:textId="5DCB4265" w:rsidR="00CF4158" w:rsidRPr="00CF4158" w:rsidRDefault="00CF4158" w:rsidP="00F37649">
      <w:pPr>
        <w:pStyle w:val="Teaser"/>
        <w:rPr>
          <w:bCs/>
        </w:rPr>
      </w:pPr>
      <w:r w:rsidRPr="00CF4158">
        <w:rPr>
          <w:bCs/>
          <w:lang w:val="en"/>
        </w:rPr>
        <w:t xml:space="preserve">Given </w:t>
      </w:r>
      <w:r w:rsidR="00F37649">
        <w:rPr>
          <w:bCs/>
          <w:lang w:val="en"/>
        </w:rPr>
        <w:t xml:space="preserve">ongoing and accelerating urbanization and landscape change, </w:t>
      </w:r>
      <w:r w:rsidRPr="00CF4158">
        <w:rPr>
          <w:bCs/>
        </w:rPr>
        <w:t xml:space="preserve">studying the effects of anthropogenic disturbance on wildlife is critical. While some species cope remarkably well </w:t>
      </w:r>
      <w:r w:rsidR="00B9572E">
        <w:rPr>
          <w:bCs/>
          <w:highlight w:val="yellow"/>
        </w:rPr>
        <w:fldChar w:fldCharType="begin"/>
      </w:r>
      <w:r w:rsidR="00B9572E">
        <w:rPr>
          <w:bCs/>
          <w:highlight w:val="yellow"/>
        </w:rPr>
        <w:instrText xml:space="preserve"> ADDIN ZOTERO_ITEM CSL_CITATION {"citationID":"al2a2d99","properties":{"formattedCitation":"({\\i{}1})","plainCitation":"(1)","noteIndex":0},"citationItems":[{"id":1257,"uris":["http://zotero.org/users/9696352/items/MC466G2F"],"itemData":{"id":1257,"type":"article-journal","container-title":"Science","ISSN":"0036-8075","issue":"6186","journalAbbreviation":"Science","note":"publisher: American Association for the Advancement of Science","page":"895-898","title":"Mechanisms of reef coral resistance to future climate change","volume":"344","author":[{"family":"Palumbi","given":"Stephen R"},{"family":"Barshis","given":"Daniel J"},{"family":"Traylor-Knowles","given":"Nikki"},{"family":"Bay","given":"Rachael A"}],"issued":{"date-parts":[["2014"]]}}}],"schema":"https://github.com/citation-style-language/schema/raw/master/csl-citation.json"} </w:instrText>
      </w:r>
      <w:r w:rsidR="00B9572E">
        <w:rPr>
          <w:bCs/>
          <w:highlight w:val="yellow"/>
        </w:rPr>
        <w:fldChar w:fldCharType="separate"/>
      </w:r>
      <w:r w:rsidR="00B9572E" w:rsidRPr="00B9572E">
        <w:t>(</w:t>
      </w:r>
      <w:r w:rsidR="00B9572E" w:rsidRPr="00B9572E">
        <w:rPr>
          <w:i/>
          <w:iCs/>
        </w:rPr>
        <w:t>1</w:t>
      </w:r>
      <w:r w:rsidR="00B9572E" w:rsidRPr="00B9572E">
        <w:t>)</w:t>
      </w:r>
      <w:r w:rsidR="00B9572E">
        <w:rPr>
          <w:bCs/>
          <w:highlight w:val="yellow"/>
        </w:rPr>
        <w:fldChar w:fldCharType="end"/>
      </w:r>
      <w:r w:rsidRPr="00CF4158">
        <w:rPr>
          <w:bCs/>
        </w:rPr>
        <w:t xml:space="preserve">, others do not respond successfully to these new pressures </w:t>
      </w:r>
      <w:r w:rsidR="00B9572E">
        <w:rPr>
          <w:bCs/>
          <w:highlight w:val="yellow"/>
        </w:rPr>
        <w:fldChar w:fldCharType="begin"/>
      </w:r>
      <w:r w:rsidR="00B9572E">
        <w:rPr>
          <w:bCs/>
          <w:highlight w:val="yellow"/>
        </w:rPr>
        <w:instrText xml:space="preserve"> ADDIN ZOTERO_ITEM CSL_CITATION {"citationID":"mewvJ7Vx","properties":{"formattedCitation":"({\\i{}2}, {\\i{}3})","plainCitation":"(2, 3)","noteIndex":0},"citationItems":[{"id":1258,"uris":["http://zotero.org/users/9696352/items/HX5YKI65"],"itemData":{"id":1258,"type":"article-journal","container-title":"BioScience","ISSN":"1525-3244","issue":"8","journalAbbreviation":"BioScience","note":"publisher: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J"}],"issued":{"date-parts":[["2011"]]}}}],"schema":"https://github.com/citation-style-language/schema/raw/master/csl-citation.json"} </w:instrText>
      </w:r>
      <w:r w:rsidR="00B9572E">
        <w:rPr>
          <w:bCs/>
          <w:highlight w:val="yellow"/>
        </w:rPr>
        <w:fldChar w:fldCharType="separate"/>
      </w:r>
      <w:r w:rsidR="00B9572E" w:rsidRPr="00B9572E">
        <w:t>(</w:t>
      </w:r>
      <w:r w:rsidR="00B9572E" w:rsidRPr="00B9572E">
        <w:rPr>
          <w:i/>
          <w:iCs/>
        </w:rPr>
        <w:t>2</w:t>
      </w:r>
      <w:r w:rsidR="00B9572E" w:rsidRPr="00B9572E">
        <w:t xml:space="preserve">, </w:t>
      </w:r>
      <w:r w:rsidR="00B9572E" w:rsidRPr="00B9572E">
        <w:rPr>
          <w:i/>
          <w:iCs/>
        </w:rPr>
        <w:t>3</w:t>
      </w:r>
      <w:r w:rsidR="00B9572E" w:rsidRPr="00B9572E">
        <w:t>)</w:t>
      </w:r>
      <w:r w:rsidR="00B9572E">
        <w:rPr>
          <w:bCs/>
          <w:highlight w:val="yellow"/>
        </w:rPr>
        <w:fldChar w:fldCharType="end"/>
      </w:r>
      <w:r w:rsidRPr="00CF4158">
        <w:rPr>
          <w:bCs/>
          <w:lang w:val="en"/>
        </w:rPr>
        <w:t xml:space="preserve">. Many studies investigate how species respond to environmental pressures presented by rapid anthropogenic change, but few consider cognitive mechanisms that underlie successful adaptive responses </w:t>
      </w:r>
      <w:r w:rsidR="00205788">
        <w:rPr>
          <w:bCs/>
          <w:highlight w:val="yellow"/>
          <w:lang w:val="en"/>
        </w:rPr>
        <w:fldChar w:fldCharType="begin"/>
      </w:r>
      <w:r w:rsidR="00B9572E">
        <w:rPr>
          <w:bCs/>
          <w:highlight w:val="yellow"/>
          <w:lang w:val="en"/>
        </w:rPr>
        <w:instrText xml:space="preserve"> ADDIN ZOTERO_ITEM CSL_CITATION {"citationID":"khvMsgle","properties":{"formattedCitation":"({\\i{}4})","plainCitation":"(4)","noteIndex":0},"citationItems":[{"id":1192,"uris":["http://zotero.org/users/9696352/items/EW46SPSD"],"itemData":{"id":1192,"type":"article-journal","container-title":"Trends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S"},{"family":"Phalan","given":"Ben"},{"family":"Thornton","given":"Alex"}],"issued":{"date-parts":[["2014"]]}}}],"schema":"https://github.com/citation-style-language/schema/raw/master/csl-citation.json"} </w:instrText>
      </w:r>
      <w:r w:rsidR="00205788">
        <w:rPr>
          <w:bCs/>
          <w:highlight w:val="yellow"/>
          <w:lang w:val="en"/>
        </w:rPr>
        <w:fldChar w:fldCharType="separate"/>
      </w:r>
      <w:r w:rsidR="00B9572E" w:rsidRPr="00B9572E">
        <w:t>(</w:t>
      </w:r>
      <w:r w:rsidR="00B9572E" w:rsidRPr="00B9572E">
        <w:rPr>
          <w:i/>
          <w:iCs/>
        </w:rPr>
        <w:t>4</w:t>
      </w:r>
      <w:r w:rsidR="00B9572E" w:rsidRPr="00B9572E">
        <w:t>)</w:t>
      </w:r>
      <w:r w:rsidR="00205788">
        <w:rPr>
          <w:bCs/>
          <w:highlight w:val="yellow"/>
          <w:lang w:val="en"/>
        </w:rPr>
        <w:fldChar w:fldCharType="end"/>
      </w:r>
      <w:r w:rsidRPr="00CF4158">
        <w:rPr>
          <w:bCs/>
          <w:lang w:val="en"/>
        </w:rPr>
        <w:t xml:space="preserve">. </w:t>
      </w:r>
      <w:r w:rsidR="00F37649">
        <w:rPr>
          <w:bCs/>
        </w:rPr>
        <w:t>C</w:t>
      </w:r>
      <w:r w:rsidRPr="00CF4158">
        <w:rPr>
          <w:bCs/>
        </w:rPr>
        <w:t xml:space="preserve">ognition may have particularly strong effects on fitness of wildlife in cities, arguably the most extreme and novel environment confronted by contemporary wildlife populations </w:t>
      </w:r>
      <w:r w:rsidR="00205788">
        <w:rPr>
          <w:bCs/>
          <w:highlight w:val="yellow"/>
        </w:rPr>
        <w:fldChar w:fldCharType="begin"/>
      </w:r>
      <w:r w:rsidR="00B9572E">
        <w:rPr>
          <w:bCs/>
          <w:highlight w:val="yellow"/>
        </w:rPr>
        <w:instrText xml:space="preserve"> ADDIN ZOTERO_ITEM CSL_CITATION {"citationID":"X0gYMUFa","properties":{"formattedCitation":"({\\i{}5})","plainCitation":"(5)","noteIndex":0},"citationItems":[{"id":1239,"uris":["http://zotero.org/users/9696352/items/LUKYYFJ7"],"itemData":{"id":1239,"type":"article-journal","container-title":"Animal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205788">
        <w:rPr>
          <w:bCs/>
          <w:highlight w:val="yellow"/>
        </w:rPr>
        <w:fldChar w:fldCharType="separate"/>
      </w:r>
      <w:r w:rsidR="00B9572E" w:rsidRPr="00B9572E">
        <w:t>(</w:t>
      </w:r>
      <w:r w:rsidR="00B9572E" w:rsidRPr="00B9572E">
        <w:rPr>
          <w:i/>
          <w:iCs/>
        </w:rPr>
        <w:t>5</w:t>
      </w:r>
      <w:r w:rsidR="00B9572E" w:rsidRPr="00B9572E">
        <w:t>)</w:t>
      </w:r>
      <w:r w:rsidR="00205788">
        <w:rPr>
          <w:bCs/>
          <w:highlight w:val="yellow"/>
        </w:rPr>
        <w:fldChar w:fldCharType="end"/>
      </w:r>
      <w:r w:rsidRPr="00CF4158">
        <w:rPr>
          <w:bCs/>
        </w:rPr>
        <w:t xml:space="preserve">. Innovation (the production of a novel behavioral response </w:t>
      </w:r>
      <w:r w:rsidR="00205788">
        <w:rPr>
          <w:bCs/>
          <w:highlight w:val="yellow"/>
        </w:rPr>
        <w:fldChar w:fldCharType="begin"/>
      </w:r>
      <w:r w:rsidR="00B9572E">
        <w:rPr>
          <w:bCs/>
          <w:highlight w:val="yellow"/>
        </w:rPr>
        <w:instrText xml:space="preserve"> ADDIN ZOTERO_ITEM CSL_CITATION {"citationID":"61O8bv0f","properties":{"formattedCitation":"({\\i{}6})","plainCitation":"(6)","noteIndex":0},"citationItems":[{"id":774,"uris":["http://zotero.org/users/9696352/items/2P8MG9FH"],"itemData":{"id":774,"type":"article-journal","abstract":"Despite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E."}],"issued":{"date-parts":[["2016",3,1]]}}}],"schema":"https://github.com/citation-style-language/schema/raw/master/csl-citation.json"} </w:instrText>
      </w:r>
      <w:r w:rsidR="00205788">
        <w:rPr>
          <w:bCs/>
          <w:highlight w:val="yellow"/>
        </w:rPr>
        <w:fldChar w:fldCharType="separate"/>
      </w:r>
      <w:r w:rsidR="00B9572E" w:rsidRPr="00B9572E">
        <w:t>(</w:t>
      </w:r>
      <w:r w:rsidR="00B9572E" w:rsidRPr="00B9572E">
        <w:rPr>
          <w:i/>
          <w:iCs/>
        </w:rPr>
        <w:t>6</w:t>
      </w:r>
      <w:r w:rsidR="00B9572E" w:rsidRPr="00B9572E">
        <w:t>)</w:t>
      </w:r>
      <w:r w:rsidR="00205788">
        <w:rPr>
          <w:bCs/>
          <w:highlight w:val="yellow"/>
        </w:rPr>
        <w:fldChar w:fldCharType="end"/>
      </w:r>
      <w:r w:rsidRPr="00CF4158">
        <w:rPr>
          <w:bCs/>
        </w:rPr>
        <w:t xml:space="preserve">), and behavioral flexibility (the ability of an individual to change its behavior when exposed to new conditions </w:t>
      </w:r>
      <w:r w:rsidR="00205788">
        <w:rPr>
          <w:bCs/>
          <w:highlight w:val="yellow"/>
        </w:rPr>
        <w:fldChar w:fldCharType="begin"/>
      </w:r>
      <w:r w:rsidR="00B9572E">
        <w:rPr>
          <w:bCs/>
          <w:highlight w:val="yellow"/>
        </w:rPr>
        <w:instrText xml:space="preserve"> ADDIN ZOTERO_ITEM CSL_CITATION {"citationID":"egYLcPjm","properties":{"formattedCitation":"({\\i{}7})","plainCitation":"(7)","noteIndex":0},"citationItems":[{"id":776,"uris":["http://zotero.org/users/9696352/items/Y55YD7H2"],"itemData":{"id":776,"type":"article-journal","abstract":"Innovative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E."},{"family":"Gilbert","given":"Amy"},{"family":"Benson-Amram","given":"Sarah"}],"issued":{"date-parts":[["2019",5]]}}}],"schema":"https://github.com/citation-style-language/schema/raw/master/csl-citation.json"} </w:instrText>
      </w:r>
      <w:r w:rsidR="00205788">
        <w:rPr>
          <w:bCs/>
          <w:highlight w:val="yellow"/>
        </w:rPr>
        <w:fldChar w:fldCharType="separate"/>
      </w:r>
      <w:r w:rsidR="00B9572E" w:rsidRPr="00B9572E">
        <w:t>(</w:t>
      </w:r>
      <w:r w:rsidR="00B9572E" w:rsidRPr="00B9572E">
        <w:rPr>
          <w:i/>
          <w:iCs/>
        </w:rPr>
        <w:t>7</w:t>
      </w:r>
      <w:r w:rsidR="00B9572E" w:rsidRPr="00B9572E">
        <w:t>)</w:t>
      </w:r>
      <w:r w:rsidR="00205788">
        <w:rPr>
          <w:bCs/>
          <w:highlight w:val="yellow"/>
        </w:rPr>
        <w:fldChar w:fldCharType="end"/>
      </w:r>
      <w:r w:rsidRPr="00CF4158">
        <w:rPr>
          <w:bCs/>
        </w:rPr>
        <w:t xml:space="preserve">) are two cognitive traits that may be critical for survival in a rapidly changing world </w:t>
      </w:r>
      <w:r w:rsidR="00B9572E">
        <w:rPr>
          <w:bCs/>
          <w:highlight w:val="yellow"/>
        </w:rPr>
        <w:fldChar w:fldCharType="begin"/>
      </w:r>
      <w:r w:rsidR="00B9572E">
        <w:rPr>
          <w:bCs/>
          <w:highlight w:val="yellow"/>
        </w:rPr>
        <w:instrText xml:space="preserve"> ADDIN ZOTERO_ITEM CSL_CITATION {"citationID":"JBBMjSEt","properties":{"formattedCitation":"({\\i{}2})","plainCitation":"(2)","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L"},{"family":"Mills","given":"Tony"},{"family":"Leiden","given":"Yale"},{"family":"Poppy","given":"Sean"}],"issued":{"date-parts":[["2000"]]}}}],"schema":"https://github.com/citation-style-language/schema/raw/master/csl-citation.json"} </w:instrText>
      </w:r>
      <w:r w:rsidR="00B9572E">
        <w:rPr>
          <w:bCs/>
          <w:highlight w:val="yellow"/>
        </w:rPr>
        <w:fldChar w:fldCharType="separate"/>
      </w:r>
      <w:r w:rsidR="00B9572E" w:rsidRPr="00B9572E">
        <w:t>(</w:t>
      </w:r>
      <w:r w:rsidR="00B9572E" w:rsidRPr="00B9572E">
        <w:rPr>
          <w:i/>
          <w:iCs/>
        </w:rPr>
        <w:t>2</w:t>
      </w:r>
      <w:r w:rsidR="00B9572E" w:rsidRPr="00B9572E">
        <w:t>)</w:t>
      </w:r>
      <w:r w:rsidR="00B9572E">
        <w:rPr>
          <w:bCs/>
          <w:highlight w:val="yellow"/>
        </w:rPr>
        <w:fldChar w:fldCharType="end"/>
      </w:r>
      <w:r w:rsidRPr="00CF4158">
        <w:rPr>
          <w:bCs/>
        </w:rPr>
        <w:t>. Behavioral flexibility allows individuals to express a greater variety of behaviors and strategies, increasing the likelihood that they will discover previously unused resources (e.g. new food sources, shelters, etc.), while innovation increases the likelihood that animals will be able to access these new resources.</w:t>
      </w:r>
    </w:p>
    <w:p w14:paraId="5E45E4E9" w14:textId="60D9C98E" w:rsidR="00CF4158" w:rsidRPr="00CF4158" w:rsidRDefault="00CF4158" w:rsidP="00402B22">
      <w:pPr>
        <w:pStyle w:val="Teaser"/>
        <w:rPr>
          <w:bCs/>
          <w:lang w:val="en-CA"/>
        </w:rPr>
      </w:pPr>
      <w:r w:rsidRPr="00CF4158">
        <w:rPr>
          <w:bCs/>
          <w:lang w:val="en"/>
        </w:rPr>
        <w:t xml:space="preserve">The </w:t>
      </w:r>
      <w:r w:rsidRPr="00CF4158">
        <w:rPr>
          <w:bCs/>
          <w:i/>
          <w:iCs/>
          <w:lang w:val="en"/>
        </w:rPr>
        <w:t xml:space="preserve">Cognitive Buffer Hypothesis (CBH) </w:t>
      </w:r>
      <w:r w:rsidRPr="00CF4158">
        <w:rPr>
          <w:bCs/>
          <w:lang w:val="en"/>
        </w:rPr>
        <w:t xml:space="preserve">is a leading hypothesis to explain the evolution of intelligence; it posits that the primary adaptive function of an enlarged brain is to buffer individuals against environmental challenges through the construction of novel </w:t>
      </w:r>
      <w:proofErr w:type="spellStart"/>
      <w:r w:rsidRPr="00CF4158">
        <w:rPr>
          <w:bCs/>
          <w:lang w:val="en"/>
        </w:rPr>
        <w:t>behavioural</w:t>
      </w:r>
      <w:proofErr w:type="spellEnd"/>
      <w:r w:rsidRPr="00CF4158">
        <w:rPr>
          <w:bCs/>
          <w:lang w:val="en"/>
        </w:rPr>
        <w:t xml:space="preserve"> responses </w:t>
      </w:r>
      <w:r w:rsidR="00B9572E">
        <w:rPr>
          <w:bCs/>
          <w:highlight w:val="yellow"/>
          <w:lang w:val="en"/>
        </w:rPr>
        <w:fldChar w:fldCharType="begin"/>
      </w:r>
      <w:r w:rsidR="00B9572E">
        <w:rPr>
          <w:bCs/>
          <w:highlight w:val="yellow"/>
          <w:lang w:val="en"/>
        </w:rPr>
        <w:instrText xml:space="preserve"> ADDIN ZOTERO_ITEM CSL_CITATION {"citationID":"1Z8DI9xm","properties":{"formattedCitation":"({\\i{}8})","plainCitation":"(8)","noteIndex":0},"citationItems":[{"id":1260,"uris":["http://zotero.org/users/9696352/items/3ZE4VT53"],"itemData":{"id":1260,"type":"article-journal","container-title":"Cognitive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8</w:t>
      </w:r>
      <w:r w:rsidR="00B9572E" w:rsidRPr="00B9572E">
        <w:t>)</w:t>
      </w:r>
      <w:r w:rsidR="00B9572E">
        <w:rPr>
          <w:bCs/>
          <w:highlight w:val="yellow"/>
          <w:lang w:val="en"/>
        </w:rPr>
        <w:fldChar w:fldCharType="end"/>
      </w:r>
      <w:r w:rsidRPr="00CF4158">
        <w:rPr>
          <w:bCs/>
          <w:lang w:val="en"/>
        </w:rPr>
        <w:t xml:space="preserve">. Specifically, the Cognitive Buffer Hypothesis predicts that species with larger brains will have greater domain-general cognition; exhibit more innovation and </w:t>
      </w:r>
      <w:proofErr w:type="spellStart"/>
      <w:r w:rsidRPr="00CF4158">
        <w:rPr>
          <w:bCs/>
          <w:lang w:val="en"/>
        </w:rPr>
        <w:t>behavioural</w:t>
      </w:r>
      <w:proofErr w:type="spellEnd"/>
      <w:r w:rsidRPr="00CF4158">
        <w:rPr>
          <w:bCs/>
          <w:lang w:val="en"/>
        </w:rPr>
        <w:t xml:space="preserve"> flexibility; and have a higher probability of surviving in novel and complex environments, such as cities (Fig</w:t>
      </w:r>
      <w:r w:rsidR="008F712E">
        <w:rPr>
          <w:bCs/>
          <w:lang w:val="en"/>
        </w:rPr>
        <w:t>ure</w:t>
      </w:r>
      <w:r w:rsidRPr="00CF4158">
        <w:rPr>
          <w:bCs/>
          <w:lang w:val="en"/>
        </w:rPr>
        <w:t xml:space="preserve"> 1). The Cognitive Buffer Hypothesis also predicts that within a species, individuals in urban environments will exhibit higher rates of innovation than individuals in natural environments. Empirical evidence for the Cognitive Buffer Hypothesis is lacking, however, due to challenges associated with assessing cognition in wild animals and with standardizing assessments of cognition both across species and environments. Historically, studies of animal cognition have been conducted in controlled laboratory settings on a limited number of species </w:t>
      </w:r>
      <w:r w:rsidR="00B9572E">
        <w:rPr>
          <w:bCs/>
          <w:highlight w:val="yellow"/>
          <w:lang w:val="en"/>
        </w:rPr>
        <w:fldChar w:fldCharType="begin"/>
      </w:r>
      <w:r w:rsidR="00B9572E">
        <w:rPr>
          <w:bCs/>
          <w:highlight w:val="yellow"/>
          <w:lang w:val="en"/>
        </w:rPr>
        <w:instrText xml:space="preserve"> ADDIN ZOTERO_ITEM CSL_CITATION {"citationID":"6gDpWtIE","properties":{"formattedCitation":"({\\i{}9})","plainCitation":"(9)","noteIndex":0},"citationItems":[{"id":1261,"uris":["http://zotero.org/users/9696352/items/HB27X6AC"],"itemData":{"id":1261,"type":"article-journal","container-title":"Journal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9</w:t>
      </w:r>
      <w:r w:rsidR="00B9572E" w:rsidRPr="00B9572E">
        <w:t>)</w:t>
      </w:r>
      <w:r w:rsidR="00B9572E">
        <w:rPr>
          <w:bCs/>
          <w:highlight w:val="yellow"/>
          <w:lang w:val="en"/>
        </w:rPr>
        <w:fldChar w:fldCharType="end"/>
      </w:r>
      <w:r w:rsidR="00064A43">
        <w:rPr>
          <w:bCs/>
          <w:lang w:val="en"/>
        </w:rPr>
        <w:t xml:space="preserve">, although advancements have been made in recent years to expand the diversity of species represented in animal cognition research </w:t>
      </w:r>
      <w:r w:rsidR="009B3AB6">
        <w:rPr>
          <w:bCs/>
          <w:lang w:val="en"/>
        </w:rPr>
        <w:t>(</w:t>
      </w:r>
      <w:r w:rsidR="00326461">
        <w:rPr>
          <w:bCs/>
          <w:lang w:val="en"/>
        </w:rPr>
        <w:t>e.g.,</w:t>
      </w:r>
      <w:r w:rsidR="00554C50">
        <w:rPr>
          <w:bCs/>
          <w:lang w:val="en"/>
        </w:rPr>
        <w:fldChar w:fldCharType="begin"/>
      </w:r>
      <w:r w:rsidR="009B3AB6">
        <w:rPr>
          <w:bCs/>
          <w:lang w:val="en"/>
        </w:rPr>
        <w:instrText xml:space="preserve"> ADDIN ZOTERO_ITEM CSL_CITATION {"citationID":"LbEIbmqZ","properties":{"formattedCitation":"({\\i{}10}, {\\i{}11})","plainCitation":"(10, 11)","noteIndex":0},"citationItems":[{"id":786,"uris":["http://zotero.org/users/9696352/items/33JBLRVF"],"itemData":{"id":786,"type":"article-journal","abstract":"The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554C50">
        <w:rPr>
          <w:bCs/>
          <w:lang w:val="en"/>
        </w:rPr>
        <w:fldChar w:fldCharType="separate"/>
      </w:r>
      <w:r w:rsidR="009B3AB6" w:rsidRPr="009B3AB6">
        <w:t>(</w:t>
      </w:r>
      <w:r w:rsidR="009B3AB6" w:rsidRPr="009B3AB6">
        <w:rPr>
          <w:i/>
          <w:iCs/>
        </w:rPr>
        <w:t>10</w:t>
      </w:r>
      <w:r w:rsidR="009B3AB6" w:rsidRPr="009B3AB6">
        <w:t xml:space="preserve">, </w:t>
      </w:r>
      <w:r w:rsidR="009B3AB6" w:rsidRPr="009B3AB6">
        <w:rPr>
          <w:i/>
          <w:iCs/>
        </w:rPr>
        <w:t>11</w:t>
      </w:r>
      <w:r w:rsidR="009B3AB6" w:rsidRPr="009B3AB6">
        <w:t>)</w:t>
      </w:r>
      <w:r w:rsidR="00554C50">
        <w:rPr>
          <w:bCs/>
          <w:lang w:val="en"/>
        </w:rPr>
        <w:fldChar w:fldCharType="end"/>
      </w:r>
      <w:r w:rsidRPr="00CF4158">
        <w:rPr>
          <w:bCs/>
          <w:lang w:val="en"/>
        </w:rPr>
        <w:t xml:space="preserve">. Scientists have also used historical records of </w:t>
      </w:r>
      <w:proofErr w:type="spellStart"/>
      <w:r w:rsidRPr="00CF4158">
        <w:rPr>
          <w:bCs/>
          <w:lang w:val="en"/>
        </w:rPr>
        <w:t>behavioural</w:t>
      </w:r>
      <w:proofErr w:type="spellEnd"/>
      <w:r w:rsidRPr="00CF4158">
        <w:rPr>
          <w:bCs/>
          <w:lang w:val="en"/>
        </w:rPr>
        <w:t xml:space="preserve"> innovations from the published literature, or data on invasion success in introduced species, to test the CBH </w:t>
      </w:r>
      <w:r w:rsidR="00B9572E">
        <w:rPr>
          <w:bCs/>
          <w:highlight w:val="yellow"/>
          <w:lang w:val="en"/>
        </w:rPr>
        <w:fldChar w:fldCharType="begin"/>
      </w:r>
      <w:r w:rsidR="009B3AB6">
        <w:rPr>
          <w:bCs/>
          <w:highlight w:val="yellow"/>
          <w:lang w:val="en"/>
        </w:rPr>
        <w:instrText xml:space="preserve"> ADDIN ZOTERO_ITEM CSL_CITATION {"citationID":"JrCtkeUm","properties":{"formattedCitation":"({\\i{}12}\\uc0\\u8211{}{\\i{}15})","plainCitation":"(12–15)","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M"},{"family":"Sol","given":"Daniel"}],"issued":{"date-parts":[["2004"]]}}},{"id":1263,"uris":["http://zotero.org/users/9696352/items/SZHAIY7I"],"itemData":{"id":1263,"type":"article-journal","ISSN":"0198526210","note":"publisher: Oxford University Press","title":"Environmental variability and primate behavioural flexibility.","author":[{"family":"Reader","given":"Simon M"},{"family":"MacDonald","given":"Katharine"}],"issued":{"date-parts":[["2003"]]}}},{"id":1264,"uris":["http://zotero.org/users/9696352/items/J8DZU6JI"],"itemData":{"id":1264,"type":"article-journal","container-title":"Proceedings of the National Academy of Sciences","ISSN":"0027-8424","issue":"15","journalAbbreviation":"Proceedings of the National Academy of Sciences","note":"publisher: National Academy of Sciences","page":"5460-5465","title":"Big brains, enhanced cognition, and response of birds to novel environments","volume":"102","author":[{"family":"Sol","given":"Daniel"},{"family":"Duncan","given":"Richard P"},{"family":"Blackburn","given":"Tim M"},{"family":"Cassey","given":"Phillip"},{"family":"Lefebvre","given":"Louis"}],"issued":{"date-parts":[["2005"]]}}},{"id":1265,"uris":["http://zotero.org/users/9696352/items/HWKG9KTJ"],"itemData":{"id":1265,"type":"article-journal","container-title":"Animal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birds","volume":"63","author":[{"family":"Sol","given":"Daniel"},{"family":"Timmermans","given":"Sarah"},{"family":"Lefebvre","given":"Louis"}],"issued":{"date-parts":[["2002"]]}}}],"schema":"https://github.com/citation-style-language/schema/raw/master/csl-citation.json"} </w:instrText>
      </w:r>
      <w:r w:rsidR="00B9572E">
        <w:rPr>
          <w:bCs/>
          <w:highlight w:val="yellow"/>
          <w:lang w:val="en"/>
        </w:rPr>
        <w:fldChar w:fldCharType="separate"/>
      </w:r>
      <w:r w:rsidR="009B3AB6" w:rsidRPr="009B3AB6">
        <w:t>(</w:t>
      </w:r>
      <w:r w:rsidR="009B3AB6" w:rsidRPr="009B3AB6">
        <w:rPr>
          <w:i/>
          <w:iCs/>
        </w:rPr>
        <w:t>12</w:t>
      </w:r>
      <w:r w:rsidR="009B3AB6" w:rsidRPr="009B3AB6">
        <w:t>–</w:t>
      </w:r>
      <w:r w:rsidR="009B3AB6" w:rsidRPr="009B3AB6">
        <w:rPr>
          <w:i/>
          <w:iCs/>
        </w:rPr>
        <w:t>15</w:t>
      </w:r>
      <w:r w:rsidR="009B3AB6" w:rsidRPr="009B3AB6">
        <w:t>)</w:t>
      </w:r>
      <w:r w:rsidR="00B9572E">
        <w:rPr>
          <w:bCs/>
          <w:highlight w:val="yellow"/>
          <w:lang w:val="en"/>
        </w:rPr>
        <w:fldChar w:fldCharType="end"/>
      </w:r>
      <w:r w:rsidRPr="00CF4158">
        <w:rPr>
          <w:bCs/>
          <w:lang w:val="en"/>
        </w:rPr>
        <w:t>. Neither of these approaches</w:t>
      </w:r>
      <w:r w:rsidR="00402B22">
        <w:rPr>
          <w:bCs/>
          <w:lang w:val="en"/>
        </w:rPr>
        <w:t xml:space="preserve"> </w:t>
      </w:r>
      <w:proofErr w:type="gramStart"/>
      <w:r w:rsidR="00402B22">
        <w:rPr>
          <w:bCs/>
          <w:lang w:val="en"/>
        </w:rPr>
        <w:t>permits</w:t>
      </w:r>
      <w:proofErr w:type="gramEnd"/>
      <w:r w:rsidRPr="00CF4158">
        <w:rPr>
          <w:bCs/>
          <w:lang w:val="en"/>
        </w:rPr>
        <w:t xml:space="preserve"> an in-depth </w:t>
      </w:r>
      <w:r w:rsidR="00402B22">
        <w:rPr>
          <w:bCs/>
          <w:lang w:val="en"/>
        </w:rPr>
        <w:t xml:space="preserve">examination of the </w:t>
      </w:r>
      <w:r w:rsidRPr="00CF4158">
        <w:rPr>
          <w:bCs/>
          <w:lang w:val="en"/>
        </w:rPr>
        <w:t>cognitive abilities of species that successfully live in human-disturbed environments, nor</w:t>
      </w:r>
      <w:r w:rsidR="00402B22">
        <w:rPr>
          <w:bCs/>
          <w:lang w:val="en"/>
        </w:rPr>
        <w:t xml:space="preserve"> is </w:t>
      </w:r>
      <w:r w:rsidR="00F37649">
        <w:rPr>
          <w:bCs/>
          <w:lang w:val="en"/>
        </w:rPr>
        <w:t xml:space="preserve">it </w:t>
      </w:r>
      <w:r w:rsidR="00402B22">
        <w:rPr>
          <w:bCs/>
          <w:lang w:val="en"/>
        </w:rPr>
        <w:t>possible</w:t>
      </w:r>
      <w:r w:rsidRPr="00CF4158">
        <w:rPr>
          <w:bCs/>
          <w:lang w:val="en"/>
        </w:rPr>
        <w:t xml:space="preserve"> to evaluate how individuals from these species use their cognitive abilities to solve problems within these environments. Additionally, although </w:t>
      </w:r>
      <w:r w:rsidR="00135FE5">
        <w:rPr>
          <w:bCs/>
          <w:lang w:val="en"/>
        </w:rPr>
        <w:t>there is e</w:t>
      </w:r>
      <w:r w:rsidRPr="00CF4158">
        <w:rPr>
          <w:bCs/>
          <w:lang w:val="en"/>
        </w:rPr>
        <w:t xml:space="preserve">vidence of high rates of innovation in some successful urban species </w:t>
      </w:r>
      <w:r w:rsidR="00B9572E">
        <w:rPr>
          <w:bCs/>
          <w:highlight w:val="yellow"/>
          <w:lang w:val="en-CA"/>
        </w:rPr>
        <w:fldChar w:fldCharType="begin"/>
      </w:r>
      <w:r w:rsidR="00B9572E">
        <w:rPr>
          <w:bCs/>
          <w:highlight w:val="yellow"/>
          <w:lang w:val="en-CA"/>
        </w:rPr>
        <w:instrText xml:space="preserve"> ADDIN ZOTERO_ITEM CSL_CITATION {"citationID":"eW0Wv0t2","properties":{"formattedCitation":"({\\i{}2}\\uc0\\u8211{}{\\i{}4}, {\\i{}8}, {\\i{}9})","plainCitation":"(2–4, 8, 9)","noteIndex":0},"citationItems":[{"id":1258,"uris":["http://zotero.org/users/9696352/items/HX5YKI65"],"itemData":{"id":1258,"type":"article-journal","container-title":"BioScience","ISSN":"1525-3244","issue":"8","journalAbbreviation":"BioScience","note":"publisher: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J"}],"issued":{"date-parts":[["2011"]]}}},{"id":1192,"uris":["http://zotero.org/users/9696352/items/EW46SPSD"],"itemData":{"id":1192,"type":"article-journal","container-title":"Trends in Ecology &amp; Evolution","ISSN":"0169-5347","issue":"9","journalAbbreviation":"Trends in Ecology &amp; Evolution","note":"publisher: Elsevier","page":"489-495","title":"Comparative cognition for conservationists","volume":"29","author":[{"family":"Greggor","given":"Alison L"},{"family":"Clayton","given":"Nicola S"},{"family":"Phalan","given":"Ben"},{"family":"Thornton","given":"Alex"}],"issued":{"date-parts":[["2014"]]}}},{"id":1261,"uris":["http://zotero.org/users/9696352/items/HB27X6AC"],"itemData":{"id":1261,"type":"article-journal","container-title":"Journal of the Experimental Analysis of Behavior","ISSN":"0022-5002","issue":"1","journalAbbreviation":"Journal of the Experimental Analysis of Behavior","note":"publisher: Wiley Online Library","page":"41-55","title":"Why study cognition in the wild (and how to test it)?","volume":"105","author":[{"family":"Pritchard","given":"David J"},{"family":"Hurly","given":"T Andrew"},{"family":"Tello‐Ramos","given":"Maria C"},{"family":"Healy","given":"Susan D"}],"issued":{"date-parts":[["2016"]]}}},{"id":1260,"uris":["http://zotero.org/users/9696352/items/3ZE4VT53"],"itemData":{"id":1260,"type":"article-journal","container-title":"Cognitive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B9572E">
        <w:rPr>
          <w:bCs/>
          <w:highlight w:val="yellow"/>
          <w:lang w:val="en-CA"/>
        </w:rPr>
        <w:fldChar w:fldCharType="separate"/>
      </w:r>
      <w:r w:rsidR="00B9572E" w:rsidRPr="00B9572E">
        <w:t>(</w:t>
      </w:r>
      <w:r w:rsidR="00B9572E" w:rsidRPr="00B9572E">
        <w:rPr>
          <w:i/>
          <w:iCs/>
        </w:rPr>
        <w:t>2</w:t>
      </w:r>
      <w:r w:rsidR="00B9572E" w:rsidRPr="00B9572E">
        <w:t>–</w:t>
      </w:r>
      <w:r w:rsidR="00B9572E" w:rsidRPr="00B9572E">
        <w:rPr>
          <w:i/>
          <w:iCs/>
        </w:rPr>
        <w:t>4</w:t>
      </w:r>
      <w:r w:rsidR="00B9572E" w:rsidRPr="00B9572E">
        <w:t xml:space="preserve">, </w:t>
      </w:r>
      <w:r w:rsidR="00B9572E" w:rsidRPr="00B9572E">
        <w:rPr>
          <w:i/>
          <w:iCs/>
        </w:rPr>
        <w:t>8</w:t>
      </w:r>
      <w:r w:rsidR="00B9572E" w:rsidRPr="00B9572E">
        <w:t xml:space="preserve">, </w:t>
      </w:r>
      <w:r w:rsidR="00B9572E" w:rsidRPr="00B9572E">
        <w:rPr>
          <w:i/>
          <w:iCs/>
        </w:rPr>
        <w:t>9</w:t>
      </w:r>
      <w:r w:rsidR="00B9572E" w:rsidRPr="00B9572E">
        <w:t>)</w:t>
      </w:r>
      <w:r w:rsidR="00B9572E">
        <w:rPr>
          <w:bCs/>
          <w:highlight w:val="yellow"/>
          <w:lang w:val="en-CA"/>
        </w:rPr>
        <w:fldChar w:fldCharType="end"/>
      </w:r>
      <w:r w:rsidRPr="00CF4158">
        <w:rPr>
          <w:bCs/>
          <w:lang w:val="en-CA"/>
        </w:rPr>
        <w:t xml:space="preserve">; but see </w:t>
      </w:r>
      <w:r w:rsidR="00B9572E">
        <w:rPr>
          <w:bCs/>
          <w:highlight w:val="yellow"/>
          <w:lang w:val="en-CA"/>
        </w:rPr>
        <w:fldChar w:fldCharType="begin"/>
      </w:r>
      <w:r w:rsidR="009B3AB6">
        <w:rPr>
          <w:bCs/>
          <w:highlight w:val="yellow"/>
          <w:lang w:val="en-CA"/>
        </w:rPr>
        <w:instrText xml:space="preserve"> ADDIN ZOTERO_ITEM CSL_CITATION {"citationID":"WctEwRIX","properties":{"formattedCitation":"({\\i{}12})","plainCitation":"(12)","noteIndex":0},"citationItems":[{"id":1262,"uris":["http://zotero.org/users/9696352/items/BYTPT6VC"],"itemData":{"id":1262,"type":"article-journal","container-title":"Brain Behavior and Evolution","ISSN":"0006-8977","issue":"4","journalAbbreviation":"Brain Behavior and Evolution","note":"publisher: S. Karger AG","page":"233-246","title":"Brains, innovations and evolution in birds and primates","volume":"63","author":[{"family":"Lefebvre","given":"Louis"},{"family":"Reader","given":"Simon M"},{"family":"Sol","given":"Daniel"}],"issued":{"date-parts":[["2004"]]}}}],"schema":"https://github.com/citation-style-language/schema/raw/master/csl-citation.json"} </w:instrText>
      </w:r>
      <w:r w:rsidR="00B9572E">
        <w:rPr>
          <w:bCs/>
          <w:highlight w:val="yellow"/>
          <w:lang w:val="en-CA"/>
        </w:rPr>
        <w:fldChar w:fldCharType="separate"/>
      </w:r>
      <w:r w:rsidR="009B3AB6" w:rsidRPr="009B3AB6">
        <w:t>(</w:t>
      </w:r>
      <w:r w:rsidR="009B3AB6" w:rsidRPr="009B3AB6">
        <w:rPr>
          <w:i/>
          <w:iCs/>
        </w:rPr>
        <w:t>12</w:t>
      </w:r>
      <w:r w:rsidR="009B3AB6" w:rsidRPr="009B3AB6">
        <w:t>)</w:t>
      </w:r>
      <w:r w:rsidR="00B9572E">
        <w:rPr>
          <w:bCs/>
          <w:highlight w:val="yellow"/>
          <w:lang w:val="en-CA"/>
        </w:rPr>
        <w:fldChar w:fldCharType="end"/>
      </w:r>
      <w:r w:rsidRPr="00CF4158">
        <w:rPr>
          <w:bCs/>
          <w:lang w:val="en-CA"/>
        </w:rPr>
        <w:t>, there is little empirical data demonstrating a difference in innovation between individuals within a species across an urban-rural gradient</w:t>
      </w:r>
      <w:r w:rsidR="005C105F">
        <w:rPr>
          <w:bCs/>
          <w:lang w:val="en-CA"/>
        </w:rPr>
        <w:t xml:space="preserve"> </w:t>
      </w:r>
      <w:r w:rsidR="001B34F2">
        <w:rPr>
          <w:bCs/>
          <w:lang w:val="en-CA"/>
        </w:rPr>
        <w:t>(</w:t>
      </w:r>
      <w:r w:rsidR="005C105F">
        <w:rPr>
          <w:bCs/>
          <w:lang w:val="en-CA"/>
        </w:rPr>
        <w:fldChar w:fldCharType="begin"/>
      </w:r>
      <w:r w:rsidR="005C105F">
        <w:rPr>
          <w:bCs/>
          <w:lang w:val="en-CA"/>
        </w:rPr>
        <w:instrText xml:space="preserve"> ADDIN ZOTERO_ITEM CSL_CITATION {"citationID":"5ztTCj74","properties":{"formattedCitation":"({\\i{}16}, {\\i{}17})","plainCitation":"(16, 17)","noteIndex":0},"citationItems":[{"id":1310,"uris":["http://zotero.org/users/9696352/items/GJE8Z6VB"],"itemData":{"id":1310,"type":"article-journal","container-title":"Frontiers in Ecology and Evolution","ISSN":"2296-701X","journalAbbreviation":"Frontiers in Ecology and Evolution","note":"publisher: Frontiers Media SA","page":"834436","title":"Urbanization’s effects on problem solving abilities: A meta-analysis","volume":"10","author":[{"family":"Vincze","given":"Ernő"},{"family":"Kovács","given":"Bálint"}],"issued":{"date-parts":[["2022"]]}}},{"id":1309,"uris":["http://zotero.org/users/9696352/items/MGB2PE22"],"itemData":{"id":1309,"type":"article-journal","container-title":"Current Opinion in Behavioral Sciences","ISSN":"2352-1546","journalAbbreviation":"Current Opinion in Behavioral Sciences","note":"publisher: Elsevier","page":"15-22","title":"Neophilia, innovation and learning in an urbanized world: a critical evaluation of mixed findings","volume":"16","author":[{"family":"Griffin","given":"Andrea S"},{"family":"Netto","given":"Keilah"},{"family":"Peneaux","given":"Chloe"}],"issued":{"date-parts":[["2017"]]}}}],"schema":"https://github.com/citation-style-language/schema/raw/master/csl-citation.json"} </w:instrText>
      </w:r>
      <w:r w:rsidR="005C105F">
        <w:rPr>
          <w:bCs/>
          <w:lang w:val="en-CA"/>
        </w:rPr>
        <w:fldChar w:fldCharType="separate"/>
      </w:r>
      <w:r w:rsidR="005C105F" w:rsidRPr="005C105F">
        <w:t>(</w:t>
      </w:r>
      <w:r w:rsidR="005C105F" w:rsidRPr="005C105F">
        <w:rPr>
          <w:i/>
          <w:iCs/>
        </w:rPr>
        <w:t>16</w:t>
      </w:r>
      <w:r w:rsidR="005C105F" w:rsidRPr="005C105F">
        <w:t xml:space="preserve">, </w:t>
      </w:r>
      <w:r w:rsidR="005C105F" w:rsidRPr="005C105F">
        <w:rPr>
          <w:i/>
          <w:iCs/>
        </w:rPr>
        <w:t>17</w:t>
      </w:r>
      <w:r w:rsidR="005C105F" w:rsidRPr="005C105F">
        <w:t>)</w:t>
      </w:r>
      <w:r w:rsidR="005C105F">
        <w:rPr>
          <w:bCs/>
          <w:lang w:val="en-CA"/>
        </w:rPr>
        <w:fldChar w:fldCharType="end"/>
      </w:r>
      <w:r w:rsidR="001B34F2">
        <w:rPr>
          <w:bCs/>
          <w:lang w:val="en-CA"/>
        </w:rPr>
        <w:t xml:space="preserve">, but see </w:t>
      </w:r>
      <w:r w:rsidR="001B34F2">
        <w:rPr>
          <w:bCs/>
          <w:lang w:val="en-CA"/>
        </w:rPr>
        <w:fldChar w:fldCharType="begin"/>
      </w:r>
      <w:r w:rsidR="001B34F2">
        <w:rPr>
          <w:bCs/>
          <w:lang w:val="en-CA"/>
        </w:rPr>
        <w:instrText xml:space="preserve"> ADDIN ZOTERO_ITEM CSL_CITATION {"citationID":"tPUW945f","properties":{"formattedCitation":"({\\i{}18}\\uc0\\u8211{}{\\i{}20})","plainCitation":"(18–20)","noteIndex":0},"citationItems":[{"id":1268,"uris":["http://zotero.org/users/9696352/items/8TYG2YDK"],"itemData":{"id":1268,"type":"article-journal","container-title":"Animal Cognition","ISSN":"1435-9448","issue":"5","journalAbbreviation":"Animal Cognition","note":"publisher: Springer","page":"1027-1038","title":"The effect of urbanization on innovation in spotted hyenas","volume":"24","author":[{"family":"Johnson-Ulrich","given":"Lily"},{"family":"Yirga","given":"Gidey"},{"family":"Strong","given":"Robyn L"},{"family":"Holekamp","given":"Kay E"}],"issued":{"date-parts":[["2021"]]}}},{"id":1267,"uris":["http://zotero.org/users/9696352/items/CLRZABBZ"],"itemData":{"id":1267,"type":"article-journal","container-title":"Animal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id":1270,"uris":["http://zotero.org/users/9696352/items/ZXZII7RA"],"itemData":{"id":1270,"type":"article-journal","container-title":"Behavioral ecology and sociobiology","ISSN":"0340-5443","issue":"3","journalAbbreviation":"Behavioral ecology and sociobiology","note":"publisher: Springer","page":"471-480","title":"A comparison of problem-solving success between urban and rural house sparrows","volume":"69","author":[{"family":"Papp","given":"Sándor"},{"family":"Vincze","given":"Ernő"},{"family":"Preiszner","given":"Bálint"},{"family":"Liker","given":"András"},{"family":"Bókony","given":"Veronika"}],"issued":{"date-parts":[["2015"]]}}}],"schema":"https://github.com/citation-style-language/schema/raw/master/csl-citation.json"} </w:instrText>
      </w:r>
      <w:r w:rsidR="001B34F2">
        <w:rPr>
          <w:bCs/>
          <w:lang w:val="en-CA"/>
        </w:rPr>
        <w:fldChar w:fldCharType="separate"/>
      </w:r>
      <w:r w:rsidR="001B34F2" w:rsidRPr="001B34F2">
        <w:t>(</w:t>
      </w:r>
      <w:r w:rsidR="001B34F2" w:rsidRPr="001B34F2">
        <w:rPr>
          <w:i/>
          <w:iCs/>
        </w:rPr>
        <w:t>18</w:t>
      </w:r>
      <w:r w:rsidR="001B34F2" w:rsidRPr="001B34F2">
        <w:t>–</w:t>
      </w:r>
      <w:r w:rsidR="001B34F2" w:rsidRPr="001B34F2">
        <w:rPr>
          <w:i/>
          <w:iCs/>
        </w:rPr>
        <w:t>20</w:t>
      </w:r>
      <w:r w:rsidR="001B34F2" w:rsidRPr="001B34F2">
        <w:t>)</w:t>
      </w:r>
      <w:r w:rsidR="001B34F2">
        <w:rPr>
          <w:bCs/>
          <w:lang w:val="en-CA"/>
        </w:rPr>
        <w:fldChar w:fldCharType="end"/>
      </w:r>
      <w:r w:rsidR="001B34F2">
        <w:rPr>
          <w:bCs/>
          <w:lang w:val="en-CA"/>
        </w:rPr>
        <w:t>)</w:t>
      </w:r>
      <w:r w:rsidRPr="00CF4158">
        <w:rPr>
          <w:bCs/>
          <w:lang w:val="en-CA"/>
        </w:rPr>
        <w:t xml:space="preserve">.  </w:t>
      </w:r>
    </w:p>
    <w:p w14:paraId="3A6BB5DB" w14:textId="256E488F" w:rsidR="00CF4158" w:rsidRPr="00CF4158" w:rsidRDefault="00CF4158" w:rsidP="00402B22">
      <w:pPr>
        <w:pStyle w:val="Teaser"/>
        <w:rPr>
          <w:bCs/>
        </w:rPr>
      </w:pPr>
      <w:r w:rsidRPr="00CF4158">
        <w:rPr>
          <w:bCs/>
          <w:lang w:val="en"/>
        </w:rPr>
        <w:t>Innovation can be assessed empirically by testing the problem-solving abilities of animals</w:t>
      </w:r>
      <w:r w:rsidR="00B9572E">
        <w:rPr>
          <w:bCs/>
          <w:lang w:val="en"/>
        </w:rPr>
        <w:t xml:space="preserve"> </w:t>
      </w:r>
      <w:r w:rsidR="00B9572E">
        <w:rPr>
          <w:bCs/>
          <w:lang w:val="en"/>
        </w:rPr>
        <w:fldChar w:fldCharType="begin"/>
      </w:r>
      <w:r w:rsidR="001B34F2">
        <w:rPr>
          <w:bCs/>
          <w:lang w:val="en"/>
        </w:rPr>
        <w:instrText xml:space="preserve"> ADDIN ZOTERO_ITEM CSL_CITATION {"citationID":"IfdgTzgf","properties":{"formattedCitation":"({\\i{}15}, {\\i{}21})","plainCitation":"(15, 21)","noteIndex":0},"citationItems":[{"id":1265,"uris":["http://zotero.org/users/9696352/items/HWKG9KTJ"],"itemData":{"id":1265,"type":"article-journal","container-title":"Animal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flexibility?","volume":"28","author":[{"family":"Audet","given":"Jean-Nicolas"},{"family":"Lefebvre","given":"Louis"}],"issued":{"date-parts":[["2017",8]]}}}],"schema":"https://github.com/citation-style-language/schema/raw/master/csl-citation.json"} </w:instrText>
      </w:r>
      <w:r w:rsidR="00B9572E">
        <w:rPr>
          <w:bCs/>
          <w:lang w:val="en"/>
        </w:rPr>
        <w:fldChar w:fldCharType="separate"/>
      </w:r>
      <w:r w:rsidR="001B34F2" w:rsidRPr="001B34F2">
        <w:t>(</w:t>
      </w:r>
      <w:r w:rsidR="001B34F2" w:rsidRPr="001B34F2">
        <w:rPr>
          <w:i/>
          <w:iCs/>
        </w:rPr>
        <w:t>15</w:t>
      </w:r>
      <w:r w:rsidR="001B34F2" w:rsidRPr="001B34F2">
        <w:t xml:space="preserve">, </w:t>
      </w:r>
      <w:r w:rsidR="001B34F2" w:rsidRPr="001B34F2">
        <w:rPr>
          <w:i/>
          <w:iCs/>
        </w:rPr>
        <w:t>21</w:t>
      </w:r>
      <w:r w:rsidR="001B34F2" w:rsidRPr="001B34F2">
        <w:t>)</w:t>
      </w:r>
      <w:r w:rsidR="00B9572E">
        <w:rPr>
          <w:bCs/>
          <w:lang w:val="en"/>
        </w:rPr>
        <w:fldChar w:fldCharType="end"/>
      </w:r>
      <w:r w:rsidRPr="00CF4158">
        <w:rPr>
          <w:bCs/>
          <w:lang w:val="en"/>
        </w:rPr>
        <w:t>. Animals are presented with a novel problem, often in the form of a puzzle box, and innovative animals are those that successfully solve the problem. Solving puzzles typically requires persistence, where animals that continue in their effort despite failure to complete a task are eventually more successful</w:t>
      </w:r>
      <w:r w:rsidR="00B467B8">
        <w:rPr>
          <w:bCs/>
          <w:lang w:val="en"/>
        </w:rPr>
        <w:t xml:space="preserve"> </w:t>
      </w:r>
      <w:r w:rsidR="00B467B8">
        <w:rPr>
          <w:bCs/>
          <w:lang w:val="en"/>
        </w:rPr>
        <w:fldChar w:fldCharType="begin"/>
      </w:r>
      <w:r w:rsidR="001B34F2">
        <w:rPr>
          <w:bCs/>
          <w:lang w:val="en"/>
        </w:rPr>
        <w:instrText xml:space="preserve"> ADDIN ZOTERO_ITEM CSL_CITATION {"citationID":"9RTHXvU0","properties":{"formattedCitation":"({\\i{}22})","plainCitation":"(22)","noteIndex":0},"citationItems":[{"id":772,"uris":["http://zotero.org/users/9696352/items/MUMKMVFU"],"itemData":{"id":772,"type":"article-journal","abstract":"Social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B467B8">
        <w:rPr>
          <w:bCs/>
          <w:lang w:val="en"/>
        </w:rPr>
        <w:fldChar w:fldCharType="separate"/>
      </w:r>
      <w:r w:rsidR="001B34F2" w:rsidRPr="001B34F2">
        <w:t>(</w:t>
      </w:r>
      <w:r w:rsidR="001B34F2" w:rsidRPr="001B34F2">
        <w:rPr>
          <w:i/>
          <w:iCs/>
        </w:rPr>
        <w:t>22</w:t>
      </w:r>
      <w:r w:rsidR="001B34F2" w:rsidRPr="001B34F2">
        <w:t>)</w:t>
      </w:r>
      <w:r w:rsidR="00B467B8">
        <w:rPr>
          <w:bCs/>
          <w:lang w:val="en"/>
        </w:rPr>
        <w:fldChar w:fldCharType="end"/>
      </w:r>
      <w:r w:rsidRPr="00CF4158">
        <w:rPr>
          <w:bCs/>
          <w:lang w:val="en"/>
        </w:rPr>
        <w:t xml:space="preserve">, and </w:t>
      </w:r>
      <w:proofErr w:type="spellStart"/>
      <w:r w:rsidR="005749BF">
        <w:rPr>
          <w:bCs/>
          <w:lang w:val="en"/>
        </w:rPr>
        <w:t>behavioural</w:t>
      </w:r>
      <w:proofErr w:type="spellEnd"/>
      <w:r w:rsidRPr="00CF4158">
        <w:rPr>
          <w:bCs/>
          <w:lang w:val="en"/>
        </w:rPr>
        <w:t xml:space="preserve"> diversity, where animals exhibiting a higher range of exploratory behaviors directed at the novel task are more successful at solving the problem</w:t>
      </w:r>
      <w:r w:rsidR="000E3730">
        <w:rPr>
          <w:bCs/>
          <w:lang w:val="en"/>
        </w:rPr>
        <w:t xml:space="preserve"> </w:t>
      </w:r>
      <w:r w:rsidR="003237F0">
        <w:rPr>
          <w:bCs/>
          <w:lang w:val="en"/>
        </w:rPr>
        <w:fldChar w:fldCharType="begin"/>
      </w:r>
      <w:r w:rsidR="001B34F2">
        <w:rPr>
          <w:bCs/>
          <w:lang w:val="en"/>
        </w:rPr>
        <w:instrText xml:space="preserve"> ADDIN ZOTERO_ITEM CSL_CITATION {"citationID":"5wEgJpOp","properties":{"formattedCitation":"({\\i{}23})","plainCitation":"(23)","noteIndex":0},"citationItems":[{"id":1205,"uris":["http://zotero.org/users/9696352/items/I8Z8DWSE"],"itemData":{"id":1205,"type":"article-journal","container-title":"Proceedings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3237F0">
        <w:rPr>
          <w:bCs/>
          <w:lang w:val="en"/>
        </w:rPr>
        <w:fldChar w:fldCharType="separate"/>
      </w:r>
      <w:r w:rsidR="001B34F2" w:rsidRPr="001B34F2">
        <w:t>(</w:t>
      </w:r>
      <w:r w:rsidR="001B34F2" w:rsidRPr="001B34F2">
        <w:rPr>
          <w:i/>
          <w:iCs/>
        </w:rPr>
        <w:t>23</w:t>
      </w:r>
      <w:r w:rsidR="001B34F2" w:rsidRPr="001B34F2">
        <w:t>)</w:t>
      </w:r>
      <w:r w:rsidR="003237F0">
        <w:rPr>
          <w:bCs/>
          <w:lang w:val="en"/>
        </w:rPr>
        <w:fldChar w:fldCharType="end"/>
      </w:r>
      <w:r w:rsidRPr="00CF4158">
        <w:rPr>
          <w:bCs/>
          <w:lang w:val="en"/>
        </w:rPr>
        <w:t>. Puzzles also require interaction with a novel human object, invoking boldness, which is defined as exploration of unfamiliar situations and objects</w:t>
      </w:r>
      <w:r w:rsidR="00B467B8">
        <w:rPr>
          <w:bCs/>
          <w:lang w:val="en"/>
        </w:rPr>
        <w:t xml:space="preserve"> </w:t>
      </w:r>
      <w:r w:rsidR="00B467B8">
        <w:rPr>
          <w:bCs/>
          <w:lang w:val="en"/>
        </w:rPr>
        <w:fldChar w:fldCharType="begin"/>
      </w:r>
      <w:r w:rsidR="001B34F2">
        <w:rPr>
          <w:bCs/>
          <w:lang w:val="en"/>
        </w:rPr>
        <w:instrText xml:space="preserve"> ADDIN ZOTERO_ITEM CSL_CITATION {"citationID":"5uvjcqgA","properties":{"formattedCitation":"({\\i{}24}, {\\i{}25})","plainCitation":"(24, 25)","noteIndex":0},"citationItems":[{"id":779,"uris":["http://zotero.org/users/9696352/items/SVZMV5VK"],"itemData":{"id":779,"type":"article-journal","abstract":"Innovative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sidR="00B467B8">
        <w:rPr>
          <w:bCs/>
          <w:lang w:val="en"/>
        </w:rPr>
        <w:fldChar w:fldCharType="separate"/>
      </w:r>
      <w:r w:rsidR="001B34F2" w:rsidRPr="001B34F2">
        <w:t>(</w:t>
      </w:r>
      <w:r w:rsidR="001B34F2" w:rsidRPr="001B34F2">
        <w:rPr>
          <w:i/>
          <w:iCs/>
        </w:rPr>
        <w:t>24</w:t>
      </w:r>
      <w:r w:rsidR="001B34F2" w:rsidRPr="001B34F2">
        <w:t xml:space="preserve">, </w:t>
      </w:r>
      <w:r w:rsidR="001B34F2" w:rsidRPr="001B34F2">
        <w:rPr>
          <w:i/>
          <w:iCs/>
        </w:rPr>
        <w:t>25</w:t>
      </w:r>
      <w:r w:rsidR="001B34F2" w:rsidRPr="001B34F2">
        <w:t>)</w:t>
      </w:r>
      <w:r w:rsidR="00B467B8">
        <w:rPr>
          <w:bCs/>
          <w:lang w:val="en"/>
        </w:rPr>
        <w:fldChar w:fldCharType="end"/>
      </w:r>
      <w:r w:rsidRPr="00CF4158">
        <w:rPr>
          <w:bCs/>
          <w:lang w:val="en"/>
        </w:rPr>
        <w:t>. Greater boldness in urban animals relative to wild-dwelling conspecifics has been observed in canids</w:t>
      </w:r>
      <w:r w:rsidR="00B467B8">
        <w:rPr>
          <w:bCs/>
          <w:lang w:val="en"/>
        </w:rPr>
        <w:t xml:space="preserve"> </w:t>
      </w:r>
      <w:r w:rsidR="00B467B8">
        <w:rPr>
          <w:bCs/>
          <w:lang w:val="en"/>
        </w:rPr>
        <w:fldChar w:fldCharType="begin"/>
      </w:r>
      <w:r w:rsidR="001B34F2">
        <w:rPr>
          <w:bCs/>
          <w:lang w:val="en"/>
        </w:rPr>
        <w:instrText xml:space="preserve"> ADDIN ZOTERO_ITEM CSL_CITATION {"citationID":"bVdQYLGz","properties":{"formattedCitation":"({\\i{}25}, {\\i{}26})","plainCitation":"(25, 26)","noteIndex":0},"citationItems":[{"id":172,"uris":["http://zotero.org/users/9696352/items/JUSBFSQZ"],"itemData":{"id":172,"type":"article-journal","abstract":"Coyotes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B467B8">
        <w:rPr>
          <w:bCs/>
          <w:lang w:val="en"/>
        </w:rPr>
        <w:fldChar w:fldCharType="separate"/>
      </w:r>
      <w:r w:rsidR="001B34F2" w:rsidRPr="001B34F2">
        <w:t>(</w:t>
      </w:r>
      <w:r w:rsidR="001B34F2" w:rsidRPr="001B34F2">
        <w:rPr>
          <w:i/>
          <w:iCs/>
        </w:rPr>
        <w:t>25</w:t>
      </w:r>
      <w:r w:rsidR="001B34F2" w:rsidRPr="001B34F2">
        <w:t xml:space="preserve">, </w:t>
      </w:r>
      <w:r w:rsidR="001B34F2" w:rsidRPr="001B34F2">
        <w:rPr>
          <w:i/>
          <w:iCs/>
        </w:rPr>
        <w:t>26</w:t>
      </w:r>
      <w:r w:rsidR="001B34F2" w:rsidRPr="001B34F2">
        <w:t>)</w:t>
      </w:r>
      <w:r w:rsidR="00B467B8">
        <w:rPr>
          <w:bCs/>
          <w:lang w:val="en"/>
        </w:rPr>
        <w:fldChar w:fldCharType="end"/>
      </w:r>
      <w:r w:rsidRPr="00CF4158">
        <w:rPr>
          <w:bCs/>
          <w:lang w:val="en"/>
        </w:rPr>
        <w:t>, birds</w:t>
      </w:r>
      <w:r w:rsidR="00B467B8">
        <w:rPr>
          <w:bCs/>
          <w:lang w:val="en"/>
        </w:rPr>
        <w:t xml:space="preserve"> </w:t>
      </w:r>
      <w:r w:rsidR="00B467B8">
        <w:rPr>
          <w:bCs/>
          <w:lang w:val="en"/>
        </w:rPr>
        <w:fldChar w:fldCharType="begin"/>
      </w:r>
      <w:r w:rsidR="001B34F2">
        <w:rPr>
          <w:bCs/>
          <w:lang w:val="en"/>
        </w:rPr>
        <w:instrText xml:space="preserve"> ADDIN ZOTERO_ITEM CSL_CITATION {"citationID":"8iTlcdrQ","properties":{"formattedCitation":"({\\i{}27}, {\\i{}28})","plainCitation":"(27, 28)","noteIndex":0},"citationItems":[{"id":1054,"uris":["http://zotero.org/users/9696352/items/KVADNVCJ"],"itemData":{"id":1054,"type":"article-journal","abstract":"Novel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sparrows","volume":"116","author":[{"family":"Evans","given":"Jackson"},{"family":"Boudreau","given":"Kyle"},{"family":"Hyman","given":"Jeremy"}],"issued":{"date-parts":[["2010"]]}}}],"schema":"https://github.com/citation-style-language/schema/raw/master/csl-citation.json"} </w:instrText>
      </w:r>
      <w:r w:rsidR="00B467B8">
        <w:rPr>
          <w:bCs/>
          <w:lang w:val="en"/>
        </w:rPr>
        <w:fldChar w:fldCharType="separate"/>
      </w:r>
      <w:r w:rsidR="001B34F2" w:rsidRPr="001B34F2">
        <w:t>(</w:t>
      </w:r>
      <w:r w:rsidR="001B34F2" w:rsidRPr="001B34F2">
        <w:rPr>
          <w:i/>
          <w:iCs/>
        </w:rPr>
        <w:t>27</w:t>
      </w:r>
      <w:r w:rsidR="001B34F2" w:rsidRPr="001B34F2">
        <w:t xml:space="preserve">, </w:t>
      </w:r>
      <w:r w:rsidR="001B34F2" w:rsidRPr="001B34F2">
        <w:rPr>
          <w:i/>
          <w:iCs/>
        </w:rPr>
        <w:t>28</w:t>
      </w:r>
      <w:r w:rsidR="001B34F2" w:rsidRPr="001B34F2">
        <w:t>)</w:t>
      </w:r>
      <w:r w:rsidR="00B467B8">
        <w:rPr>
          <w:bCs/>
          <w:lang w:val="en"/>
        </w:rPr>
        <w:fldChar w:fldCharType="end"/>
      </w:r>
      <w:r w:rsidRPr="00CF4158">
        <w:rPr>
          <w:bCs/>
          <w:lang w:val="en"/>
        </w:rPr>
        <w:t>, small mammals</w:t>
      </w:r>
      <w:r w:rsidR="00B467B8">
        <w:rPr>
          <w:bCs/>
          <w:lang w:val="en"/>
        </w:rPr>
        <w:t xml:space="preserve"> </w:t>
      </w:r>
      <w:r w:rsidR="00B467B8">
        <w:rPr>
          <w:bCs/>
          <w:lang w:val="en"/>
        </w:rPr>
        <w:fldChar w:fldCharType="begin"/>
      </w:r>
      <w:r w:rsidR="001B34F2">
        <w:rPr>
          <w:bCs/>
          <w:lang w:val="en"/>
        </w:rPr>
        <w:instrText xml:space="preserve"> ADDIN ZOTERO_ITEM CSL_CITATION {"citationID":"3SA1NZtl","properties":{"formattedCitation":"({\\i{}29}, {\\i{}30})","plainCitation":"(29, 30)","noteIndex":0},"citationItems":[{"id":1056,"uris":["http://zotero.org/users/9696352/items/4XYJTIQM"],"itemData":{"id":1056,"type":"article-journal","abstract":"Abstract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sidR="00B467B8">
        <w:rPr>
          <w:bCs/>
          <w:lang w:val="en"/>
        </w:rPr>
        <w:fldChar w:fldCharType="separate"/>
      </w:r>
      <w:r w:rsidR="001B34F2" w:rsidRPr="001B34F2">
        <w:t>(</w:t>
      </w:r>
      <w:r w:rsidR="001B34F2" w:rsidRPr="001B34F2">
        <w:rPr>
          <w:i/>
          <w:iCs/>
        </w:rPr>
        <w:t>29</w:t>
      </w:r>
      <w:r w:rsidR="001B34F2" w:rsidRPr="001B34F2">
        <w:t xml:space="preserve">, </w:t>
      </w:r>
      <w:r w:rsidR="001B34F2" w:rsidRPr="001B34F2">
        <w:rPr>
          <w:i/>
          <w:iCs/>
        </w:rPr>
        <w:t>30</w:t>
      </w:r>
      <w:r w:rsidR="001B34F2" w:rsidRPr="001B34F2">
        <w:t>)</w:t>
      </w:r>
      <w:r w:rsidR="00B467B8">
        <w:rPr>
          <w:bCs/>
          <w:lang w:val="en"/>
        </w:rPr>
        <w:fldChar w:fldCharType="end"/>
      </w:r>
      <w:r w:rsidRPr="00CF4158">
        <w:rPr>
          <w:bCs/>
          <w:lang w:val="en"/>
        </w:rPr>
        <w:t>, and reptiles</w:t>
      </w:r>
      <w:r w:rsidR="00B467B8">
        <w:rPr>
          <w:bCs/>
          <w:lang w:val="en"/>
        </w:rPr>
        <w:t xml:space="preserve"> </w:t>
      </w:r>
      <w:r w:rsidR="00B467B8">
        <w:rPr>
          <w:bCs/>
          <w:lang w:val="en"/>
        </w:rPr>
        <w:fldChar w:fldCharType="begin"/>
      </w:r>
      <w:r w:rsidR="001B34F2">
        <w:rPr>
          <w:bCs/>
          <w:lang w:val="en"/>
        </w:rPr>
        <w:instrText xml:space="preserve"> ADDIN ZOTERO_ITEM CSL_CITATION {"citationID":"WQ7eTXLT","properties":{"formattedCitation":"({\\i{}11}, {\\i{}31}, {\\i{}32})","plainCitation":"(11, 31, 32)","noteIndex":0},"citationItems":[{"id":1052,"uris":["http://zotero.org/users/9696352/items/2G5Y9TQZ"],"itemData":{"id":1052,"type":"article-journal","abstract":"Abstract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sidR="00B467B8">
        <w:rPr>
          <w:bCs/>
          <w:lang w:val="en"/>
        </w:rPr>
        <w:fldChar w:fldCharType="separate"/>
      </w:r>
      <w:r w:rsidR="001B34F2" w:rsidRPr="001B34F2">
        <w:t>(</w:t>
      </w:r>
      <w:r w:rsidR="001B34F2" w:rsidRPr="001B34F2">
        <w:rPr>
          <w:i/>
          <w:iCs/>
        </w:rPr>
        <w:t>11</w:t>
      </w:r>
      <w:r w:rsidR="001B34F2" w:rsidRPr="001B34F2">
        <w:t xml:space="preserve">, </w:t>
      </w:r>
      <w:r w:rsidR="001B34F2" w:rsidRPr="001B34F2">
        <w:rPr>
          <w:i/>
          <w:iCs/>
        </w:rPr>
        <w:t>31</w:t>
      </w:r>
      <w:r w:rsidR="001B34F2" w:rsidRPr="001B34F2">
        <w:t xml:space="preserve">, </w:t>
      </w:r>
      <w:r w:rsidR="001B34F2" w:rsidRPr="001B34F2">
        <w:rPr>
          <w:i/>
          <w:iCs/>
        </w:rPr>
        <w:t>32</w:t>
      </w:r>
      <w:r w:rsidR="001B34F2" w:rsidRPr="001B34F2">
        <w:t>)</w:t>
      </w:r>
      <w:r w:rsidR="00B467B8">
        <w:rPr>
          <w:bCs/>
          <w:lang w:val="en"/>
        </w:rPr>
        <w:fldChar w:fldCharType="end"/>
      </w:r>
      <w:r w:rsidR="00402B22">
        <w:rPr>
          <w:bCs/>
          <w:lang w:val="en"/>
        </w:rPr>
        <w:t>,</w:t>
      </w:r>
      <w:r w:rsidRPr="00CF4158">
        <w:rPr>
          <w:bCs/>
          <w:lang w:val="en"/>
        </w:rPr>
        <w:t xml:space="preserve"> and boldness is linked to innovative </w:t>
      </w:r>
      <w:r w:rsidRPr="00CF4158">
        <w:rPr>
          <w:bCs/>
          <w:lang w:val="en"/>
        </w:rPr>
        <w:lastRenderedPageBreak/>
        <w:t>problem-solving success</w:t>
      </w:r>
      <w:r w:rsidR="00455305">
        <w:rPr>
          <w:bCs/>
          <w:lang w:val="en"/>
        </w:rPr>
        <w:t xml:space="preserve"> (7, 16, 60)</w:t>
      </w:r>
      <w:r w:rsidRPr="00CF4158">
        <w:rPr>
          <w:bCs/>
          <w:lang w:val="en"/>
        </w:rPr>
        <w:t>. Boldness and innovation, while being advantageous for accessing resources in an urban environment, can also bring animals into conflict with people</w:t>
      </w:r>
      <w:r w:rsidR="00B467B8">
        <w:rPr>
          <w:bCs/>
          <w:lang w:val="en"/>
        </w:rPr>
        <w:t xml:space="preserve"> </w:t>
      </w:r>
      <w:r w:rsidR="00B467B8">
        <w:rPr>
          <w:bCs/>
          <w:lang w:val="en"/>
        </w:rPr>
        <w:fldChar w:fldCharType="begin"/>
      </w:r>
      <w:r w:rsidR="001B34F2">
        <w:rPr>
          <w:bCs/>
          <w:lang w:val="en"/>
        </w:rPr>
        <w:instrText xml:space="preserve"> ADDIN ZOTERO_ITEM CSL_CITATION {"citationID":"bTL3aA7v","properties":{"formattedCitation":"({\\i{}33})","plainCitation":"(33)","noteIndex":0},"citationItems":[{"id":777,"uris":["http://zotero.org/users/9696352/items/KFDAL426"],"itemData":{"id":777,"type":"article-journal","abstract":"Recent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467B8">
        <w:rPr>
          <w:bCs/>
          <w:lang w:val="en"/>
        </w:rPr>
        <w:fldChar w:fldCharType="separate"/>
      </w:r>
      <w:r w:rsidR="001B34F2" w:rsidRPr="001B34F2">
        <w:t>(</w:t>
      </w:r>
      <w:r w:rsidR="001B34F2" w:rsidRPr="001B34F2">
        <w:rPr>
          <w:i/>
          <w:iCs/>
        </w:rPr>
        <w:t>33</w:t>
      </w:r>
      <w:r w:rsidR="001B34F2" w:rsidRPr="001B34F2">
        <w:t>)</w:t>
      </w:r>
      <w:r w:rsidR="00B467B8">
        <w:rPr>
          <w:bCs/>
          <w:lang w:val="en"/>
        </w:rPr>
        <w:fldChar w:fldCharType="end"/>
      </w:r>
      <w:r w:rsidRPr="00CF4158">
        <w:rPr>
          <w:bCs/>
          <w:lang w:val="en"/>
        </w:rPr>
        <w:t>. For example, bolder animals are more likely to approach people</w:t>
      </w:r>
      <w:r w:rsidR="005749BF">
        <w:rPr>
          <w:bCs/>
          <w:lang w:val="en"/>
        </w:rPr>
        <w:t>,</w:t>
      </w:r>
      <w:r w:rsidRPr="00CF4158">
        <w:rPr>
          <w:bCs/>
          <w:lang w:val="en"/>
        </w:rPr>
        <w:t xml:space="preserve"> and more innovative animals are more likely to open trash cans or unlock chicken coops, thus leading to higher human-wildlife conflict rates</w:t>
      </w:r>
      <w:r w:rsidR="00DF2C43">
        <w:rPr>
          <w:bCs/>
          <w:lang w:val="en"/>
        </w:rPr>
        <w:t xml:space="preserve"> </w:t>
      </w:r>
      <w:r w:rsidR="00DF2C43">
        <w:rPr>
          <w:bCs/>
          <w:lang w:val="en"/>
        </w:rPr>
        <w:fldChar w:fldCharType="begin"/>
      </w:r>
      <w:r w:rsidR="001B34F2">
        <w:rPr>
          <w:bCs/>
          <w:lang w:val="en"/>
        </w:rPr>
        <w:instrText xml:space="preserve"> ADDIN ZOTERO_ITEM CSL_CITATION {"citationID":"VfNZD1rm","properties":{"formattedCitation":"({\\i{}33})","plainCitation":"(33)","noteIndex":0},"citationItems":[{"id":777,"uris":["http://zotero.org/users/9696352/items/KFDAL426"],"itemData":{"id":777,"type":"article-journal","abstract":"Recent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DF2C43">
        <w:rPr>
          <w:bCs/>
          <w:lang w:val="en"/>
        </w:rPr>
        <w:fldChar w:fldCharType="separate"/>
      </w:r>
      <w:r w:rsidR="001B34F2" w:rsidRPr="001B34F2">
        <w:t>(</w:t>
      </w:r>
      <w:r w:rsidR="001B34F2" w:rsidRPr="001B34F2">
        <w:rPr>
          <w:i/>
          <w:iCs/>
        </w:rPr>
        <w:t>33</w:t>
      </w:r>
      <w:r w:rsidR="001B34F2" w:rsidRPr="001B34F2">
        <w:t>)</w:t>
      </w:r>
      <w:r w:rsidR="00DF2C43">
        <w:rPr>
          <w:bCs/>
          <w:lang w:val="en"/>
        </w:rPr>
        <w:fldChar w:fldCharType="end"/>
      </w:r>
      <w:r w:rsidRPr="00CF4158">
        <w:rPr>
          <w:bCs/>
          <w:lang w:val="en"/>
        </w:rPr>
        <w:t xml:space="preserve">. </w:t>
      </w:r>
      <w:r w:rsidRPr="00CF4158">
        <w:rPr>
          <w:bCs/>
        </w:rPr>
        <w:t>Human-wildlife conflict includes property damage, zoonotic disease transmission, and injury or death to humans, wildlife, or pets and is one of the greatest threats to survival for species living in human-dominated landscapes</w:t>
      </w:r>
      <w:r w:rsidR="00402B22">
        <w:rPr>
          <w:bCs/>
        </w:rPr>
        <w:t xml:space="preserve"> </w:t>
      </w:r>
      <w:r w:rsidR="00DF2C43">
        <w:rPr>
          <w:bCs/>
          <w:highlight w:val="yellow"/>
        </w:rPr>
        <w:fldChar w:fldCharType="begin"/>
      </w:r>
      <w:r w:rsidR="001B34F2">
        <w:rPr>
          <w:bCs/>
          <w:highlight w:val="yellow"/>
        </w:rPr>
        <w:instrText xml:space="preserve"> ADDIN ZOTERO_ITEM CSL_CITATION {"citationID":"l4DnJYXH","properties":{"formattedCitation":"({\\i{}34})","plainCitation":"(34)","noteIndex":0},"citationItems":[{"id":990,"uris":["http://zotero.org/users/9696352/items/KU25IPFT"],"itemData":{"id":990,"type":"article-journal","container-title":"IUCN SSC HWCTF","title":"What is human-wildlife conflict? Briefing Paper by the IUCN SSC Human-Wildlife Conflict Task Force","URL":"www.hwctf.org","author":[{"family":"IUCN","given":""}],"issued":{"date-parts":[["2020"]]}}}],"schema":"https://github.com/citation-style-language/schema/raw/master/csl-citation.json"} </w:instrText>
      </w:r>
      <w:r w:rsidR="00DF2C43">
        <w:rPr>
          <w:bCs/>
          <w:highlight w:val="yellow"/>
        </w:rPr>
        <w:fldChar w:fldCharType="separate"/>
      </w:r>
      <w:r w:rsidR="001B34F2" w:rsidRPr="001B34F2">
        <w:t>(</w:t>
      </w:r>
      <w:r w:rsidR="001B34F2" w:rsidRPr="001B34F2">
        <w:rPr>
          <w:i/>
          <w:iCs/>
        </w:rPr>
        <w:t>34</w:t>
      </w:r>
      <w:r w:rsidR="001B34F2" w:rsidRPr="001B34F2">
        <w:t>)</w:t>
      </w:r>
      <w:r w:rsidR="00DF2C43">
        <w:rPr>
          <w:bCs/>
          <w:highlight w:val="yellow"/>
        </w:rPr>
        <w:fldChar w:fldCharType="end"/>
      </w:r>
      <w:r w:rsidRPr="00CF4158">
        <w:rPr>
          <w:bCs/>
        </w:rPr>
        <w:t>. Carnivores are more likely to be killed following human-wildlife conflict</w:t>
      </w:r>
      <w:r w:rsidR="00402B22">
        <w:rPr>
          <w:bCs/>
        </w:rPr>
        <w:t xml:space="preserve"> </w:t>
      </w:r>
      <w:r w:rsidR="00DF2C43">
        <w:rPr>
          <w:bCs/>
          <w:highlight w:val="yellow"/>
        </w:rPr>
        <w:fldChar w:fldCharType="begin"/>
      </w:r>
      <w:r w:rsidR="001B34F2">
        <w:rPr>
          <w:bCs/>
          <w:highlight w:val="yellow"/>
        </w:rPr>
        <w:instrText xml:space="preserve"> ADDIN ZOTERO_ITEM CSL_CITATION {"citationID":"uXOtpne3","properties":{"formattedCitation":"({\\i{}35})","plainCitation":"(35)","noteIndex":0},"citationItems":[{"id":158,"uris":["http://zotero.org/users/9696352/items/L2XVUWLM"],"itemData":{"id":158,"type":"article-journal","abstract":"Carnivore conservation depends on the sociopolitical landscape as much as the biological landscape. Changing political attitudes and views of nature have shifted the goals of carnivore management from those based on fear and narrow economic interests to those based on a better understanding of ecosystem function and adaptive management. In parallel, aesthetic and scientific arguments against lethal control techniques are encouraging the development of nonlethal approaches to carnivore management. We anticipate greater success in modifying the manner and frequency with which the activities of humans and domestic animals intersect with those of carnivores. Success should permit carnivore populations to persist for decades despite human population growth and modification of habitat.","container-title":"Conservation Biology","DOI":"10.1111/j.1523-1739.2003.00059.x","ISSN":"0888-8892","issue":"6","journalAbbreviation":"Conserv. Biol.","language":"English","note":"publisher-place: Hoboken\npublisher: Wiley\nWOS:000186869700009","page":"1491-1499","title":"Human-carnivore conflict and perspectives on carnivore management worldwide","volume":"17","author":[{"family":"Treves","given":"A."},{"family":"Karanth","given":"K. U."}],"issued":{"date-parts":[["2003",12]]}}}],"schema":"https://github.com/citation-style-language/schema/raw/master/csl-citation.json"} </w:instrText>
      </w:r>
      <w:r w:rsidR="00DF2C43">
        <w:rPr>
          <w:bCs/>
          <w:highlight w:val="yellow"/>
        </w:rPr>
        <w:fldChar w:fldCharType="separate"/>
      </w:r>
      <w:r w:rsidR="001B34F2" w:rsidRPr="001B34F2">
        <w:t>(</w:t>
      </w:r>
      <w:r w:rsidR="001B34F2" w:rsidRPr="001B34F2">
        <w:rPr>
          <w:i/>
          <w:iCs/>
        </w:rPr>
        <w:t>35</w:t>
      </w:r>
      <w:r w:rsidR="001B34F2" w:rsidRPr="001B34F2">
        <w:t>)</w:t>
      </w:r>
      <w:r w:rsidR="00DF2C43">
        <w:rPr>
          <w:bCs/>
          <w:highlight w:val="yellow"/>
        </w:rPr>
        <w:fldChar w:fldCharType="end"/>
      </w:r>
      <w:r w:rsidRPr="00CF4158">
        <w:rPr>
          <w:bCs/>
        </w:rPr>
        <w:t>, and the loss of predators negatively impacts ecosystem function, balance, resilience, and health</w:t>
      </w:r>
      <w:r w:rsidR="00402B22">
        <w:rPr>
          <w:bCs/>
        </w:rPr>
        <w:t xml:space="preserve"> </w:t>
      </w:r>
      <w:r w:rsidR="00DF2C43">
        <w:rPr>
          <w:bCs/>
        </w:rPr>
        <w:fldChar w:fldCharType="begin"/>
      </w:r>
      <w:r w:rsidR="001B34F2">
        <w:rPr>
          <w:bCs/>
        </w:rPr>
        <w:instrText xml:space="preserve"> ADDIN ZOTERO_ITEM CSL_CITATION {"citationID":"tS0KgkDI","properties":{"formattedCitation":"({\\i{}36})","plainCitation":"(36)","noteIndex":0},"citationItems":[{"id":1266,"uris":["http://zotero.org/users/9696352/items/UTIHQNH3"],"itemData":{"id":1266,"type":"article-journal","container-title":"Science","ISSN":"0036-8075","issue":"6167","journalAbbreviation":"Science","note":"publisher: American Association for the Advancement of Science","page":"1241484","title":"Status and ecological effects of the world’s largest carnivores","volume":"343","author":[{"family":"Ripple","given":"William J"},{"family":"Estes","given":"James A"},{"family":"Beschta","given":"Robert L"},{"family":"Wilmers","given":"Christopher C"},{"family":"Ritchie","given":"Euan G"},{"family":"Hebblewhite","given":"Mark"},{"family":"Berger","given":"Joel"},{"family":"Elmhagen","given":"Bodil"},{"family":"Letnic","given":"Mike"},{"family":"Nelson","given":"Michael P"}],"issued":{"date-parts":[["2014"]]}}}],"schema":"https://github.com/citation-style-language/schema/raw/master/csl-citation.json"} </w:instrText>
      </w:r>
      <w:r w:rsidR="00DF2C43">
        <w:rPr>
          <w:bCs/>
        </w:rPr>
        <w:fldChar w:fldCharType="separate"/>
      </w:r>
      <w:r w:rsidR="001B34F2" w:rsidRPr="001B34F2">
        <w:t>(</w:t>
      </w:r>
      <w:r w:rsidR="001B34F2" w:rsidRPr="001B34F2">
        <w:rPr>
          <w:i/>
          <w:iCs/>
        </w:rPr>
        <w:t>36</w:t>
      </w:r>
      <w:r w:rsidR="001B34F2" w:rsidRPr="001B34F2">
        <w:t>)</w:t>
      </w:r>
      <w:r w:rsidR="00DF2C43">
        <w:rPr>
          <w:bCs/>
        </w:rPr>
        <w:fldChar w:fldCharType="end"/>
      </w:r>
      <w:r w:rsidRPr="00CF4158">
        <w:rPr>
          <w:bCs/>
        </w:rPr>
        <w:t>. However, cognitive s</w:t>
      </w:r>
      <w:proofErr w:type="spellStart"/>
      <w:r w:rsidRPr="00CF4158">
        <w:rPr>
          <w:bCs/>
          <w:lang w:val="en"/>
        </w:rPr>
        <w:t>tudies</w:t>
      </w:r>
      <w:proofErr w:type="spellEnd"/>
      <w:r w:rsidRPr="00CF4158">
        <w:rPr>
          <w:bCs/>
          <w:lang w:val="en"/>
        </w:rPr>
        <w:t xml:space="preserve"> are lacking for medium and large urban-adapted carnivores, for whom </w:t>
      </w:r>
      <w:proofErr w:type="spellStart"/>
      <w:r w:rsidRPr="00CF4158">
        <w:rPr>
          <w:bCs/>
          <w:lang w:val="en"/>
        </w:rPr>
        <w:t>behavioural</w:t>
      </w:r>
      <w:proofErr w:type="spellEnd"/>
      <w:r w:rsidRPr="00CF4158">
        <w:rPr>
          <w:bCs/>
          <w:lang w:val="en"/>
        </w:rPr>
        <w:t xml:space="preserve"> responses to novelty may play a critical role in shaping outcomes of human–wildlife coexistence </w:t>
      </w:r>
      <w:r w:rsidR="00B9572E">
        <w:rPr>
          <w:bCs/>
          <w:highlight w:val="yellow"/>
          <w:lang w:val="en"/>
        </w:rPr>
        <w:fldChar w:fldCharType="begin"/>
      </w:r>
      <w:r w:rsidR="001B34F2">
        <w:rPr>
          <w:bCs/>
          <w:highlight w:val="yellow"/>
          <w:lang w:val="en"/>
        </w:rPr>
        <w:instrText xml:space="preserve"> ADDIN ZOTERO_ITEM CSL_CITATION {"citationID":"iMTWv275","properties":{"formattedCitation":"({\\i{}2}, {\\i{}10}, {\\i{}33})","plainCitation":"(2, 10, 33)","noteIndex":0},"citationItems":[{"id":1258,"uris":["http://zotero.org/users/9696352/items/HX5YKI65"],"itemData":{"id":1258,"type":"article-journal","container-title":"BioScience","ISSN":"1525-3244","issue":"8","journalAbbreviation":"BioScience","note":"publisher: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L"},{"family":"Mills","given":"Tony"},{"family":"Leiden","given":"Yale"},{"family":"Poppy","given":"Sean"}],"issued":{"date-parts":[["2000"]]}}},{"id":786,"uris":["http://zotero.org/users/9696352/items/33JBLRVF"],"itemData":{"id":786,"type":"article-journal","abstract":"The field of animal cognition has advanced rapidly in the last 25 years. Through careful and creative studies of animals in captivity and in the wild, we have gained critical insights into the evolution of intelligence, the cognitive capacities of a diverse array of taxa, and the importance of ecological and social environments, as well as individual variation, in the expression of cognitive abilities. The field of animal cognition, however, is still being influenced by some historical tendencies. For example, primates and birds are still the majority of study species in the field of animal cognition. Studies of diverse taxa improve the generalizability of our results, are critical for testing evolutionary hypotheses, and open new paths for understanding cognition in species with vastly different morphologies. In this paper, we review the current state of knowledge of cognition in mammalian carnivores. We discuss the advantages of studying cognition in Carnivorans and the immense progress that has been made across many cognitive domains in both lab and field studies of carnivores. We also discuss the current constraints that are associated with studying carnivores. Finally, we explore new directions for future research in studies of carnivore cognition.","container-title":"Animal Cognition","DOI":"10.1007/s10071-022-01709-2","ISSN":"1435-9448","issue":"1","note":"WOS:000878935800001","page":"37-58","title":"The current state of carnivore cognition","volume":"26","author":[{"family":"Benson-Amram","given":"Sarah"},{"family":"Griebling","given":"Hannah J."},{"family":"Sluka","given":"Christina M."}],"issued":{"date-parts":[["2023",1]]}}},{"id":777,"uris":["http://zotero.org/users/9696352/items/KFDAL426"],"itemData":{"id":777,"type":"article-journal","abstract":"Recent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B9572E">
        <w:rPr>
          <w:bCs/>
          <w:highlight w:val="yellow"/>
          <w:lang w:val="en"/>
        </w:rPr>
        <w:fldChar w:fldCharType="separate"/>
      </w:r>
      <w:r w:rsidR="001B34F2" w:rsidRPr="001B34F2">
        <w:t>(</w:t>
      </w:r>
      <w:r w:rsidR="001B34F2" w:rsidRPr="001B34F2">
        <w:rPr>
          <w:i/>
          <w:iCs/>
        </w:rPr>
        <w:t>2</w:t>
      </w:r>
      <w:r w:rsidR="001B34F2" w:rsidRPr="001B34F2">
        <w:t xml:space="preserve">, </w:t>
      </w:r>
      <w:r w:rsidR="001B34F2" w:rsidRPr="001B34F2">
        <w:rPr>
          <w:i/>
          <w:iCs/>
        </w:rPr>
        <w:t>10</w:t>
      </w:r>
      <w:r w:rsidR="001B34F2" w:rsidRPr="001B34F2">
        <w:t xml:space="preserve">, </w:t>
      </w:r>
      <w:r w:rsidR="001B34F2" w:rsidRPr="001B34F2">
        <w:rPr>
          <w:i/>
          <w:iCs/>
        </w:rPr>
        <w:t>33</w:t>
      </w:r>
      <w:r w:rsidR="001B34F2" w:rsidRPr="001B34F2">
        <w:t>)</w:t>
      </w:r>
      <w:r w:rsidR="00B9572E">
        <w:rPr>
          <w:bCs/>
          <w:highlight w:val="yellow"/>
          <w:lang w:val="en"/>
        </w:rPr>
        <w:fldChar w:fldCharType="end"/>
      </w:r>
      <w:r w:rsidRPr="00CF4158">
        <w:rPr>
          <w:bCs/>
          <w:lang w:val="en"/>
        </w:rPr>
        <w:t>.</w:t>
      </w:r>
    </w:p>
    <w:p w14:paraId="0A659DE3" w14:textId="11718A84" w:rsidR="0004425F" w:rsidRPr="00F030C5" w:rsidRDefault="00CF4158" w:rsidP="005C6C33">
      <w:pPr>
        <w:pStyle w:val="Teaser"/>
        <w:rPr>
          <w:bCs/>
          <w:lang w:val="en-CA"/>
        </w:rPr>
      </w:pPr>
      <w:r>
        <w:rPr>
          <w:bCs/>
          <w:lang w:val="en"/>
        </w:rPr>
        <w:t>W</w:t>
      </w:r>
      <w:r w:rsidRPr="00CF4158">
        <w:rPr>
          <w:bCs/>
          <w:lang w:val="en"/>
        </w:rPr>
        <w:t xml:space="preserve">e tested the Cognitive Buffer Hypothesis by experimentally assessing innovation </w:t>
      </w:r>
      <w:r w:rsidR="005749BF">
        <w:rPr>
          <w:bCs/>
          <w:lang w:val="en"/>
        </w:rPr>
        <w:t xml:space="preserve">and boldness </w:t>
      </w:r>
      <w:r w:rsidRPr="00CF4158">
        <w:rPr>
          <w:bCs/>
          <w:lang w:val="en"/>
        </w:rPr>
        <w:t>in wild-living coyotes (</w:t>
      </w:r>
      <w:r w:rsidRPr="00CF4158">
        <w:rPr>
          <w:bCs/>
          <w:i/>
          <w:lang w:val="en"/>
        </w:rPr>
        <w:t>Canis latrans</w:t>
      </w:r>
      <w:r w:rsidRPr="00CF4158">
        <w:rPr>
          <w:bCs/>
          <w:lang w:val="en"/>
        </w:rPr>
        <w:t xml:space="preserve">) </w:t>
      </w:r>
      <w:r>
        <w:rPr>
          <w:bCs/>
          <w:lang w:val="en"/>
        </w:rPr>
        <w:t xml:space="preserve">at varying levels of urbanization. </w:t>
      </w:r>
      <w:r w:rsidRPr="00CF4158">
        <w:rPr>
          <w:bCs/>
          <w:lang w:val="en"/>
        </w:rPr>
        <w:t xml:space="preserve">Coyotes are a ubiquitous and highly successful urban-adapted </w:t>
      </w:r>
      <w:proofErr w:type="spellStart"/>
      <w:r w:rsidRPr="00CF4158">
        <w:rPr>
          <w:bCs/>
          <w:lang w:val="en"/>
        </w:rPr>
        <w:t>mesocarnivore</w:t>
      </w:r>
      <w:proofErr w:type="spellEnd"/>
      <w:r w:rsidRPr="00CF4158">
        <w:rPr>
          <w:bCs/>
          <w:lang w:val="en"/>
        </w:rPr>
        <w:t xml:space="preserve"> that is increasingly prevalent and prone to conflict with people in cities across North America </w:t>
      </w:r>
      <w:r w:rsidR="00B9572E">
        <w:rPr>
          <w:b/>
        </w:rPr>
        <w:fldChar w:fldCharType="begin"/>
      </w:r>
      <w:r w:rsidR="001B34F2">
        <w:rPr>
          <w:b/>
        </w:rPr>
        <w:instrText xml:space="preserve"> ADDIN ZOTERO_ITEM CSL_CITATION {"citationID":"4pBo7BL4","properties":{"formattedCitation":"({\\i{}37}\\uc0\\u8211{}{\\i{}39})","plainCitation":"(37–39)","noteIndex":0},"citationItems":[{"id":1021,"uris":["http://zotero.org/users/9696352/items/F6G2WMSA"],"itemData":{"id":1021,"type":"article-journal","abstract":"I examined the distribution and abundance of bird species across an urban gradient, and concomitant changes in community structure, by censusing summer resident bird populations at six sites in Santa Clara County, California (all former oak woodlands). These sires represented a gradient of urban land use that ranged from relatively undisturbed to highly developed, and included a biological preserve, recreational area, golf course, residential neighborhood, office park, and business district. The composition of the bird community shifted from predominantly native species in the undisturbed area to invasive and exotic species in the business district. Species richness, Shannon diversity, and bird biomass peaked at moderately disturbed sites. One or more species reached maximal densities in each of the sites, and some species were restricted to a given site. The predevelopment bird species (assumed to be those found at the most undisturbed site) dropped out gradually as the sites became more urban. These patterns were significantly related to shifts in habitat structure that occurred along the gradient, as determined by canonical correspondence analysis (CCA) using the environmental variables of percent land covered by pavement, buildings, lawn, grasslands, and trees or shrubs. I compared each formal site to four additional sites with similar levels of development within a two-county area to verify that the bird communities at the formal study sites were representative of their land use category.","container-title":"ECOLOGICAL APPLICATIONS","DOI":"10.2307/2269387","ISSN":"1051-0761, 1939-5582","issue":"2","note":"Web of Science ID: WOS:A1996UH48500020","page":"506-519","source":"Clarivate Analytics Web of Science","title":"Land use and avian species diversity along an urban gradient","volume":"6","author":[{"family":"Blair","given":"R. B."}],"issued":{"date-parts":[["1996",5]]}}},{"id":1062,"uris":["http://zotero.org/users/9696352/items/UTNYQVDW"],"itemData":{"id":1062,"type":"article-journal","container-title":"Cities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B9572E">
        <w:rPr>
          <w:b/>
        </w:rPr>
        <w:fldChar w:fldCharType="separate"/>
      </w:r>
      <w:r w:rsidR="001B34F2" w:rsidRPr="001B34F2">
        <w:t>(</w:t>
      </w:r>
      <w:r w:rsidR="001B34F2" w:rsidRPr="001B34F2">
        <w:rPr>
          <w:i/>
          <w:iCs/>
        </w:rPr>
        <w:t>37</w:t>
      </w:r>
      <w:r w:rsidR="001B34F2" w:rsidRPr="001B34F2">
        <w:t>–</w:t>
      </w:r>
      <w:r w:rsidR="001B34F2" w:rsidRPr="001B34F2">
        <w:rPr>
          <w:i/>
          <w:iCs/>
        </w:rPr>
        <w:t>39</w:t>
      </w:r>
      <w:r w:rsidR="001B34F2" w:rsidRPr="001B34F2">
        <w:t>)</w:t>
      </w:r>
      <w:r w:rsidR="00B9572E">
        <w:rPr>
          <w:b/>
        </w:rPr>
        <w:fldChar w:fldCharType="end"/>
      </w:r>
      <w:r w:rsidRPr="00CF4158">
        <w:rPr>
          <w:bCs/>
          <w:lang w:val="en"/>
        </w:rPr>
        <w:t xml:space="preserve">. We deployed </w:t>
      </w:r>
      <w:r>
        <w:rPr>
          <w:bCs/>
          <w:lang w:val="en"/>
        </w:rPr>
        <w:t>two</w:t>
      </w:r>
      <w:r w:rsidRPr="00CF4158">
        <w:rPr>
          <w:bCs/>
          <w:lang w:val="en"/>
        </w:rPr>
        <w:t xml:space="preserve"> sets of puzzles, one made of more natural materials </w:t>
      </w:r>
      <w:r>
        <w:rPr>
          <w:bCs/>
          <w:lang w:val="en"/>
        </w:rPr>
        <w:t xml:space="preserve">(i.e., </w:t>
      </w:r>
      <w:proofErr w:type="gramStart"/>
      <w:r>
        <w:rPr>
          <w:bCs/>
          <w:lang w:val="en"/>
        </w:rPr>
        <w:t>locally-harvest</w:t>
      </w:r>
      <w:r w:rsidR="002D5DF2">
        <w:rPr>
          <w:bCs/>
          <w:lang w:val="en"/>
        </w:rPr>
        <w:t>ed</w:t>
      </w:r>
      <w:proofErr w:type="gramEnd"/>
      <w:r>
        <w:rPr>
          <w:bCs/>
          <w:lang w:val="en"/>
        </w:rPr>
        <w:t xml:space="preserve"> </w:t>
      </w:r>
      <w:r w:rsidRPr="00CF4158">
        <w:rPr>
          <w:bCs/>
          <w:lang w:val="en"/>
        </w:rPr>
        <w:t>wood</w:t>
      </w:r>
      <w:r>
        <w:rPr>
          <w:bCs/>
          <w:lang w:val="en"/>
        </w:rPr>
        <w:t>)</w:t>
      </w:r>
      <w:r w:rsidRPr="00CF4158">
        <w:rPr>
          <w:bCs/>
          <w:lang w:val="en"/>
        </w:rPr>
        <w:t xml:space="preserve"> and the other made of artificial material</w:t>
      </w:r>
      <w:r>
        <w:rPr>
          <w:bCs/>
          <w:lang w:val="en"/>
        </w:rPr>
        <w:t xml:space="preserve"> with strong anthropogenic cues (i.e., </w:t>
      </w:r>
      <w:r w:rsidRPr="00CF4158">
        <w:rPr>
          <w:bCs/>
          <w:lang w:val="en"/>
        </w:rPr>
        <w:t>plastic</w:t>
      </w:r>
      <w:r>
        <w:rPr>
          <w:bCs/>
          <w:lang w:val="en"/>
        </w:rPr>
        <w:t>)</w:t>
      </w:r>
      <w:r w:rsidRPr="00CF4158">
        <w:rPr>
          <w:bCs/>
          <w:lang w:val="en"/>
        </w:rPr>
        <w:t>, to wild</w:t>
      </w:r>
      <w:r w:rsidR="00072F27">
        <w:rPr>
          <w:bCs/>
          <w:lang w:val="en"/>
        </w:rPr>
        <w:t>-living</w:t>
      </w:r>
      <w:r w:rsidRPr="00CF4158">
        <w:rPr>
          <w:bCs/>
          <w:lang w:val="en"/>
        </w:rPr>
        <w:t xml:space="preserve"> coyotes in both urban and natural areas. We extracted </w:t>
      </w:r>
      <w:proofErr w:type="spellStart"/>
      <w:r w:rsidRPr="00CF4158">
        <w:rPr>
          <w:bCs/>
          <w:lang w:val="en"/>
        </w:rPr>
        <w:t>behavioural</w:t>
      </w:r>
      <w:proofErr w:type="spellEnd"/>
      <w:r w:rsidRPr="00CF4158">
        <w:rPr>
          <w:bCs/>
          <w:lang w:val="en"/>
        </w:rPr>
        <w:t xml:space="preserve"> metrics for persistence, exploration, boldness, and </w:t>
      </w:r>
      <w:proofErr w:type="spellStart"/>
      <w:r w:rsidRPr="00CF4158">
        <w:rPr>
          <w:bCs/>
          <w:lang w:val="en"/>
        </w:rPr>
        <w:t>behavioural</w:t>
      </w:r>
      <w:proofErr w:type="spellEnd"/>
      <w:r w:rsidRPr="00CF4158">
        <w:rPr>
          <w:bCs/>
          <w:lang w:val="en"/>
        </w:rPr>
        <w:t xml:space="preserve"> </w:t>
      </w:r>
      <w:r w:rsidR="005749BF">
        <w:rPr>
          <w:bCs/>
          <w:lang w:val="en"/>
        </w:rPr>
        <w:t>diversity</w:t>
      </w:r>
      <w:r w:rsidRPr="00CF4158">
        <w:rPr>
          <w:bCs/>
          <w:lang w:val="en"/>
        </w:rPr>
        <w:t xml:space="preserve"> from resulting videos. We related these </w:t>
      </w:r>
      <w:proofErr w:type="spellStart"/>
      <w:r w:rsidRPr="00CF4158">
        <w:rPr>
          <w:bCs/>
          <w:lang w:val="en"/>
        </w:rPr>
        <w:t>behaviours</w:t>
      </w:r>
      <w:proofErr w:type="spellEnd"/>
      <w:r w:rsidRPr="00CF4158">
        <w:rPr>
          <w:bCs/>
          <w:lang w:val="en"/>
        </w:rPr>
        <w:t xml:space="preserve"> </w:t>
      </w:r>
      <w:r w:rsidR="005749BF">
        <w:rPr>
          <w:bCs/>
          <w:lang w:val="en"/>
        </w:rPr>
        <w:t xml:space="preserve">and frequency of solutions </w:t>
      </w:r>
      <w:r w:rsidRPr="00CF4158">
        <w:rPr>
          <w:bCs/>
          <w:lang w:val="en"/>
        </w:rPr>
        <w:t xml:space="preserve">to urbanization and a suite of environmental and intrinsic characteristics. We completed these analyses at two scales of urban development by comparing </w:t>
      </w:r>
      <w:proofErr w:type="spellStart"/>
      <w:r w:rsidRPr="00CF4158">
        <w:rPr>
          <w:bCs/>
          <w:lang w:val="en"/>
        </w:rPr>
        <w:t>behaviours</w:t>
      </w:r>
      <w:proofErr w:type="spellEnd"/>
      <w:r w:rsidRPr="00CF4158">
        <w:rPr>
          <w:bCs/>
          <w:lang w:val="en"/>
        </w:rPr>
        <w:t xml:space="preserve"> </w:t>
      </w:r>
      <w:r w:rsidR="00B9572E">
        <w:rPr>
          <w:bCs/>
          <w:highlight w:val="yellow"/>
          <w:lang w:val="en"/>
        </w:rPr>
        <w:fldChar w:fldCharType="begin"/>
      </w:r>
      <w:r w:rsidR="00B9572E">
        <w:rPr>
          <w:bCs/>
          <w:highlight w:val="yellow"/>
          <w:lang w:val="en"/>
        </w:rPr>
        <w:instrText xml:space="preserve"> ADDIN ZOTERO_ITEM CSL_CITATION {"citationID":"QxgLI110","properties":{"formattedCitation":"({\\i{}1})","plainCitation":"(1)","noteIndex":0},"citationItems":[{"id":1257,"uris":["http://zotero.org/users/9696352/items/MC466G2F"],"itemData":{"id":1257,"type":"article-journal","container-title":"Science","ISSN":"0036-8075","issue":"6186","journalAbbreviation":"Science","note":"publisher: American Association for the Advancement of Science","page":"895-898","title":"Mechanisms of reef coral resistance to future climate change","volume":"344","author":[{"family":"Palumbi","given":"Stephen R"},{"family":"Barshis","given":"Daniel J"},{"family":"Traylor-Knowles","given":"Nikki"},{"family":"Bay","given":"Rachael A"}],"issued":{"date-parts":[["2014"]]}}}],"schema":"https://github.com/citation-style-language/schema/raw/master/csl-citation.json"}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1</w:t>
      </w:r>
      <w:r w:rsidR="00B9572E" w:rsidRPr="00B9572E">
        <w:t>)</w:t>
      </w:r>
      <w:r w:rsidR="00B9572E">
        <w:rPr>
          <w:bCs/>
          <w:highlight w:val="yellow"/>
          <w:lang w:val="en"/>
        </w:rPr>
        <w:fldChar w:fldCharType="end"/>
      </w:r>
      <w:r w:rsidRPr="00CF4158">
        <w:rPr>
          <w:bCs/>
          <w:lang w:val="en"/>
        </w:rPr>
        <w:t xml:space="preserve"> between an urban environment and a nearby protected, natural area and </w:t>
      </w:r>
      <w:r w:rsidR="00B9572E">
        <w:rPr>
          <w:bCs/>
          <w:highlight w:val="yellow"/>
          <w:lang w:val="en"/>
        </w:rPr>
        <w:fldChar w:fldCharType="begin"/>
      </w:r>
      <w:r w:rsidR="00B9572E">
        <w:rPr>
          <w:bCs/>
          <w:highlight w:val="yellow"/>
          <w:lang w:val="en"/>
        </w:rPr>
        <w:instrText xml:space="preserve"> ADDIN ZOTERO_ITEM CSL_CITATION {"citationID":"Pdx45Xt2","properties":{"formattedCitation":"({\\i{}2})","plainCitation":"(2)","noteIndex":0},"citationItems":[{"id":1258,"uris":["http://zotero.org/users/9696352/items/HX5YKI65"],"itemData":{"id":1258,"type":"article-journal","container-title":"BioScience","ISSN":"1525-3244","issue":"8","journalAbbreviation":"BioScience","note":"publisher: American Institute of Biological Sciences","page":"653-666","title":"The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change","volume":"50","author":[{"family":"Gibbons","given":"J Whitfield"},{"family":"Scott","given":"David E"},{"family":"Ryan","given":"Travis J"},{"family":"Buhlmann","given":"Kurt A"},{"family":"Tuberville","given":"Tracey D"},{"family":"Metts","given":"Brian S"},{"family":"Greene","given":"Judith L"},{"family":"Mills","given":"Tony"},{"family":"Leiden","given":"Yale"},{"family":"Poppy","given":"Sean"}],"issued":{"date-parts":[["2000"]]}}}],"schema":"https://github.com/citation-style-language/schema/raw/master/csl-citation.json"} </w:instrText>
      </w:r>
      <w:r w:rsidR="00B9572E">
        <w:rPr>
          <w:bCs/>
          <w:highlight w:val="yellow"/>
          <w:lang w:val="en"/>
        </w:rPr>
        <w:fldChar w:fldCharType="separate"/>
      </w:r>
      <w:r w:rsidR="00B9572E" w:rsidRPr="00B9572E">
        <w:t>(</w:t>
      </w:r>
      <w:r w:rsidR="00B9572E" w:rsidRPr="00B9572E">
        <w:rPr>
          <w:i/>
          <w:iCs/>
        </w:rPr>
        <w:t>2</w:t>
      </w:r>
      <w:r w:rsidR="00B9572E" w:rsidRPr="00B9572E">
        <w:t>)</w:t>
      </w:r>
      <w:r w:rsidR="00B9572E">
        <w:rPr>
          <w:bCs/>
          <w:highlight w:val="yellow"/>
          <w:lang w:val="en"/>
        </w:rPr>
        <w:fldChar w:fldCharType="end"/>
      </w:r>
      <w:r w:rsidRPr="00CF4158">
        <w:rPr>
          <w:bCs/>
          <w:lang w:val="en"/>
        </w:rPr>
        <w:t xml:space="preserve"> along a continuous gradient of urbanization within the city</w:t>
      </w:r>
      <w:r w:rsidR="002D5DF2">
        <w:rPr>
          <w:bCs/>
          <w:lang w:val="en"/>
        </w:rPr>
        <w:t xml:space="preserve"> (Figure 1)</w:t>
      </w:r>
      <w:r w:rsidRPr="00CF4158">
        <w:rPr>
          <w:bCs/>
          <w:lang w:val="en"/>
        </w:rPr>
        <w:t xml:space="preserve">. If the Cognitive Buffer Hypothesis is correct, then we predict that coyotes at more urban sites will exhibit higher innovation, demonstrated by greater </w:t>
      </w:r>
      <w:proofErr w:type="spellStart"/>
      <w:r w:rsidRPr="00CF4158">
        <w:rPr>
          <w:bCs/>
          <w:i/>
          <w:iCs/>
          <w:lang w:val="en"/>
        </w:rPr>
        <w:t>behavioural</w:t>
      </w:r>
      <w:proofErr w:type="spellEnd"/>
      <w:r w:rsidRPr="00CF4158">
        <w:rPr>
          <w:bCs/>
          <w:i/>
          <w:iCs/>
          <w:lang w:val="en"/>
        </w:rPr>
        <w:t xml:space="preserve"> diversity</w:t>
      </w:r>
      <w:r w:rsidRPr="00CF4158">
        <w:rPr>
          <w:bCs/>
          <w:lang w:val="en"/>
        </w:rPr>
        <w:t xml:space="preserve"> and more frequent </w:t>
      </w:r>
      <w:r w:rsidRPr="00CF4158">
        <w:rPr>
          <w:bCs/>
          <w:i/>
          <w:iCs/>
          <w:lang w:val="en"/>
        </w:rPr>
        <w:t>solutions</w:t>
      </w:r>
      <w:r w:rsidRPr="00CF4158">
        <w:rPr>
          <w:bCs/>
          <w:lang w:val="en"/>
        </w:rPr>
        <w:t xml:space="preserve"> to the puzzles than coyotes living at less urban sites. Additionally, if urban coyotes encounter more anthropogenic resources that reward boldness in urban areas, we predict greater </w:t>
      </w:r>
      <w:r w:rsidRPr="00CF4158">
        <w:rPr>
          <w:bCs/>
          <w:i/>
          <w:iCs/>
          <w:lang w:val="en"/>
        </w:rPr>
        <w:t>exploration</w:t>
      </w:r>
      <w:r w:rsidRPr="00CF4158">
        <w:rPr>
          <w:bCs/>
          <w:lang w:val="en"/>
        </w:rPr>
        <w:t xml:space="preserve"> and </w:t>
      </w:r>
      <w:r w:rsidRPr="00CF4158">
        <w:rPr>
          <w:bCs/>
          <w:i/>
          <w:iCs/>
          <w:lang w:val="en"/>
        </w:rPr>
        <w:t>persistence</w:t>
      </w:r>
      <w:r w:rsidRPr="00CF4158">
        <w:rPr>
          <w:bCs/>
          <w:lang w:val="en"/>
        </w:rPr>
        <w:t xml:space="preserve"> and </w:t>
      </w:r>
      <w:r w:rsidR="001F0B48">
        <w:rPr>
          <w:bCs/>
          <w:lang w:val="en"/>
        </w:rPr>
        <w:t>less</w:t>
      </w:r>
      <w:r w:rsidRPr="00CF4158">
        <w:rPr>
          <w:bCs/>
          <w:lang w:val="en"/>
        </w:rPr>
        <w:t xml:space="preserve"> </w:t>
      </w:r>
      <w:r w:rsidR="001F0B48">
        <w:rPr>
          <w:bCs/>
          <w:i/>
          <w:iCs/>
          <w:lang w:val="en"/>
        </w:rPr>
        <w:t>fearfulness</w:t>
      </w:r>
      <w:r w:rsidRPr="00CF4158">
        <w:rPr>
          <w:bCs/>
          <w:lang w:val="en"/>
        </w:rPr>
        <w:t xml:space="preserve"> compared to wild </w:t>
      </w:r>
      <w:proofErr w:type="gramStart"/>
      <w:r w:rsidRPr="00CF4158">
        <w:rPr>
          <w:bCs/>
          <w:lang w:val="en"/>
        </w:rPr>
        <w:t>conspecifics</w:t>
      </w:r>
      <w:proofErr w:type="gramEnd"/>
      <w:r w:rsidR="001F0B48">
        <w:rPr>
          <w:bCs/>
          <w:lang w:val="en"/>
        </w:rPr>
        <w:t xml:space="preserve">. </w:t>
      </w:r>
    </w:p>
    <w:p w14:paraId="0341991A" w14:textId="581239BC" w:rsidR="008E471F" w:rsidRPr="002D7D3A" w:rsidRDefault="002D7D3A" w:rsidP="003A7443">
      <w:pPr>
        <w:pStyle w:val="Teaser"/>
        <w:rPr>
          <w:i/>
          <w:iCs/>
          <w:lang w:val="en-CA"/>
        </w:rPr>
      </w:pPr>
      <w:r w:rsidRPr="002D7D3A">
        <w:rPr>
          <w:i/>
          <w:iCs/>
          <w:lang w:val="en-CA"/>
        </w:rPr>
        <w:t xml:space="preserve">Results </w:t>
      </w:r>
    </w:p>
    <w:p w14:paraId="3E092A6A" w14:textId="104E2D4B"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Between January and April in 2024 and 2025, we recorded a total of 1761 events of coyotes at puzzle assays, most of which occurred in the city (n = 1499, 85.1%; Movies 1-5). In 1156 events, the animal was oriented to the </w:t>
      </w:r>
      <w:proofErr w:type="gramStart"/>
      <w:r>
        <w:rPr>
          <w:color w:val="000000"/>
          <w:sz w:val="24"/>
          <w:szCs w:val="24"/>
        </w:rPr>
        <w:t>puzzle</w:t>
      </w:r>
      <w:proofErr w:type="gramEnd"/>
      <w:r>
        <w:rPr>
          <w:color w:val="000000"/>
          <w:sz w:val="24"/>
          <w:szCs w:val="24"/>
        </w:rPr>
        <w:t xml:space="preserve"> so the event was retained for subsequent </w:t>
      </w:r>
      <w:proofErr w:type="spellStart"/>
      <w:r>
        <w:rPr>
          <w:color w:val="000000"/>
          <w:sz w:val="24"/>
          <w:szCs w:val="24"/>
        </w:rPr>
        <w:t>behavioural</w:t>
      </w:r>
      <w:proofErr w:type="spellEnd"/>
      <w:r>
        <w:rPr>
          <w:color w:val="000000"/>
          <w:sz w:val="24"/>
          <w:szCs w:val="24"/>
        </w:rPr>
        <w:t xml:space="preserve"> analysis. Coyotes </w:t>
      </w:r>
      <w:r w:rsidR="005749BF">
        <w:rPr>
          <w:color w:val="000000"/>
          <w:sz w:val="24"/>
          <w:szCs w:val="24"/>
        </w:rPr>
        <w:t>explored</w:t>
      </w:r>
      <w:r>
        <w:rPr>
          <w:color w:val="000000"/>
          <w:sz w:val="24"/>
          <w:szCs w:val="24"/>
        </w:rPr>
        <w:t xml:space="preserve"> puzzles in 486 events (42.0%), 458 of which occurred in the city (94.2%), and </w:t>
      </w:r>
      <w:r w:rsidR="005749BF">
        <w:rPr>
          <w:color w:val="000000"/>
          <w:sz w:val="24"/>
          <w:szCs w:val="24"/>
        </w:rPr>
        <w:t>explorations</w:t>
      </w:r>
      <w:r>
        <w:rPr>
          <w:color w:val="000000"/>
          <w:sz w:val="24"/>
          <w:szCs w:val="24"/>
        </w:rPr>
        <w:t xml:space="preserve"> lasted </w:t>
      </w:r>
      <w:proofErr w:type="gramStart"/>
      <w:r>
        <w:rPr>
          <w:color w:val="000000"/>
          <w:sz w:val="24"/>
          <w:szCs w:val="24"/>
        </w:rPr>
        <w:t>for</w:t>
      </w:r>
      <w:proofErr w:type="gramEnd"/>
      <w:r>
        <w:rPr>
          <w:color w:val="000000"/>
          <w:sz w:val="24"/>
          <w:szCs w:val="24"/>
        </w:rPr>
        <w:t xml:space="preserve"> 0.25 to 248.03 seconds. Coyotes contacted puzzles in 231 events (20.0%), </w:t>
      </w:r>
      <w:proofErr w:type="gramStart"/>
      <w:r>
        <w:rPr>
          <w:color w:val="000000"/>
          <w:sz w:val="24"/>
          <w:szCs w:val="24"/>
        </w:rPr>
        <w:t>220 of which</w:t>
      </w:r>
      <w:proofErr w:type="gramEnd"/>
      <w:r>
        <w:rPr>
          <w:color w:val="000000"/>
          <w:sz w:val="24"/>
          <w:szCs w:val="24"/>
        </w:rPr>
        <w:t xml:space="preserve"> occurred in the city (95.2%) and </w:t>
      </w:r>
      <w:r w:rsidR="005749BF">
        <w:rPr>
          <w:color w:val="000000"/>
          <w:sz w:val="24"/>
          <w:szCs w:val="24"/>
        </w:rPr>
        <w:t xml:space="preserve">persistence ranged from </w:t>
      </w:r>
      <w:r>
        <w:rPr>
          <w:color w:val="000000"/>
          <w:sz w:val="24"/>
          <w:szCs w:val="24"/>
        </w:rPr>
        <w:t xml:space="preserve">0.07 to 144.57 seconds. Among events in which contact occurred, the number of </w:t>
      </w:r>
      <w:proofErr w:type="spellStart"/>
      <w:r>
        <w:rPr>
          <w:color w:val="000000"/>
          <w:sz w:val="24"/>
          <w:szCs w:val="24"/>
        </w:rPr>
        <w:t>behaviours</w:t>
      </w:r>
      <w:proofErr w:type="spellEnd"/>
      <w:r>
        <w:rPr>
          <w:color w:val="000000"/>
          <w:sz w:val="24"/>
          <w:szCs w:val="24"/>
        </w:rPr>
        <w:t xml:space="preserve"> exhibited ranged from 1 to 5 (x = 2.06, SD = 1.19). Coyotes exhibited fearfulness by fleeing with an escape gait 146 times (12.6% of events; 33.1% of events in wild). In total, coyotes </w:t>
      </w:r>
      <w:r w:rsidR="005749BF">
        <w:rPr>
          <w:color w:val="000000"/>
          <w:sz w:val="24"/>
          <w:szCs w:val="24"/>
        </w:rPr>
        <w:t xml:space="preserve">solved </w:t>
      </w:r>
      <w:r>
        <w:rPr>
          <w:color w:val="000000"/>
          <w:sz w:val="24"/>
          <w:szCs w:val="24"/>
        </w:rPr>
        <w:t xml:space="preserve">puzzles in 48 events (4.2%), all of which occurred in the city. </w:t>
      </w:r>
      <w:commentRangeStart w:id="5"/>
      <w:r w:rsidR="00A82576">
        <w:rPr>
          <w:color w:val="000000"/>
          <w:sz w:val="24"/>
          <w:szCs w:val="24"/>
        </w:rPr>
        <w:t>We could identify individual</w:t>
      </w:r>
      <w:r w:rsidR="003B41B4">
        <w:rPr>
          <w:color w:val="000000"/>
          <w:sz w:val="24"/>
          <w:szCs w:val="24"/>
        </w:rPr>
        <w:t xml:space="preserve"> animals</w:t>
      </w:r>
      <w:r w:rsidR="00A82576">
        <w:rPr>
          <w:color w:val="000000"/>
          <w:sz w:val="24"/>
          <w:szCs w:val="24"/>
        </w:rPr>
        <w:t xml:space="preserve"> based on </w:t>
      </w:r>
      <w:r w:rsidR="004C2A86">
        <w:rPr>
          <w:color w:val="000000"/>
          <w:sz w:val="24"/>
          <w:szCs w:val="24"/>
        </w:rPr>
        <w:t xml:space="preserve">unique scars, coat </w:t>
      </w:r>
      <w:proofErr w:type="spellStart"/>
      <w:r w:rsidR="004C2A86">
        <w:rPr>
          <w:color w:val="000000"/>
          <w:sz w:val="24"/>
          <w:szCs w:val="24"/>
        </w:rPr>
        <w:t>colouration</w:t>
      </w:r>
      <w:proofErr w:type="spellEnd"/>
      <w:r w:rsidR="004C2A86">
        <w:rPr>
          <w:color w:val="000000"/>
          <w:sz w:val="24"/>
          <w:szCs w:val="24"/>
        </w:rPr>
        <w:t>, and patterns of mange in 1092 events</w:t>
      </w:r>
      <w:r w:rsidR="003B41B4">
        <w:rPr>
          <w:color w:val="000000"/>
          <w:sz w:val="24"/>
          <w:szCs w:val="24"/>
        </w:rPr>
        <w:t xml:space="preserve"> (94.5%)</w:t>
      </w:r>
      <w:r w:rsidR="004C2A86">
        <w:rPr>
          <w:color w:val="000000"/>
          <w:sz w:val="24"/>
          <w:szCs w:val="24"/>
        </w:rPr>
        <w:t xml:space="preserve">. </w:t>
      </w:r>
      <w:commentRangeEnd w:id="5"/>
      <w:r w:rsidR="004C2A86">
        <w:rPr>
          <w:rStyle w:val="CommentReference"/>
          <w:rFonts w:eastAsia="Times New Roman"/>
        </w:rPr>
        <w:commentReference w:id="5"/>
      </w:r>
      <w:r>
        <w:rPr>
          <w:color w:val="000000"/>
          <w:sz w:val="24"/>
          <w:szCs w:val="24"/>
        </w:rPr>
        <w:t>Sex was apparent in 1028 events (88.9%), and animals were visibly diseased in 376 events (32.5%). Most events occurred in darkness (n = 793, 68.6%). Events with a single focal animal were most common (n = 922, 79.8%), but group size ranged between 1 and 4. Mean daily temperature was -4.7°C (SD = 8.5) and ranged between -26.8°C and 9.9°C. Events involved wooden puzzles (n = 592; 51.2%) and plastic puzzles (n = 564; 48.8%) at similar rates</w:t>
      </w:r>
      <w:r w:rsidR="00AD48B9">
        <w:rPr>
          <w:color w:val="000000"/>
          <w:sz w:val="24"/>
          <w:szCs w:val="24"/>
        </w:rPr>
        <w:t xml:space="preserve"> </w:t>
      </w:r>
    </w:p>
    <w:p w14:paraId="00ACF210" w14:textId="15104591" w:rsidR="00414E5A" w:rsidRDefault="00414E5A" w:rsidP="00414E5A">
      <w:pPr>
        <w:pBdr>
          <w:top w:val="nil"/>
          <w:left w:val="nil"/>
          <w:bottom w:val="nil"/>
          <w:right w:val="nil"/>
          <w:between w:val="nil"/>
        </w:pBdr>
        <w:spacing w:before="120"/>
        <w:rPr>
          <w:color w:val="000000"/>
          <w:sz w:val="24"/>
          <w:szCs w:val="24"/>
        </w:rPr>
      </w:pPr>
      <w:r>
        <w:rPr>
          <w:color w:val="000000"/>
          <w:sz w:val="24"/>
          <w:szCs w:val="24"/>
        </w:rPr>
        <w:lastRenderedPageBreak/>
        <w:t xml:space="preserve">Urbanization strongly influenced problem-solving and related </w:t>
      </w:r>
      <w:proofErr w:type="spellStart"/>
      <w:r>
        <w:rPr>
          <w:color w:val="000000"/>
          <w:sz w:val="24"/>
          <w:szCs w:val="24"/>
        </w:rPr>
        <w:t>behaviours</w:t>
      </w:r>
      <w:proofErr w:type="spellEnd"/>
      <w:r>
        <w:rPr>
          <w:color w:val="000000"/>
          <w:sz w:val="24"/>
          <w:szCs w:val="24"/>
        </w:rPr>
        <w:t xml:space="preserve"> (Fig. 2). Univariate models revealed that, relative to events occurring at wild sites, events in the city were </w:t>
      </w:r>
      <w:proofErr w:type="spellStart"/>
      <w:r>
        <w:rPr>
          <w:color w:val="000000"/>
          <w:sz w:val="24"/>
          <w:szCs w:val="24"/>
        </w:rPr>
        <w:t>characterised</w:t>
      </w:r>
      <w:proofErr w:type="spellEnd"/>
      <w:r>
        <w:rPr>
          <w:color w:val="000000"/>
          <w:sz w:val="24"/>
          <w:szCs w:val="24"/>
        </w:rPr>
        <w:t xml:space="preserve"> by four times greater odds of both </w:t>
      </w:r>
      <w:r w:rsidR="005749BF">
        <w:rPr>
          <w:color w:val="000000"/>
          <w:sz w:val="24"/>
          <w:szCs w:val="24"/>
        </w:rPr>
        <w:t>exploration</w:t>
      </w:r>
      <w:r>
        <w:rPr>
          <w:color w:val="000000"/>
          <w:sz w:val="24"/>
          <w:szCs w:val="24"/>
        </w:rPr>
        <w:t xml:space="preserve"> and contact, a 9.4% longer </w:t>
      </w:r>
      <w:r w:rsidR="005749BF">
        <w:rPr>
          <w:color w:val="000000"/>
          <w:sz w:val="24"/>
          <w:szCs w:val="24"/>
        </w:rPr>
        <w:t>exploration</w:t>
      </w:r>
      <w:r>
        <w:rPr>
          <w:color w:val="000000"/>
          <w:sz w:val="24"/>
          <w:szCs w:val="24"/>
        </w:rPr>
        <w:t xml:space="preserve"> duration, and </w:t>
      </w:r>
      <w:r w:rsidR="005749BF">
        <w:rPr>
          <w:color w:val="000000"/>
          <w:sz w:val="24"/>
          <w:szCs w:val="24"/>
        </w:rPr>
        <w:t xml:space="preserve">persisted for </w:t>
      </w:r>
      <w:r>
        <w:rPr>
          <w:color w:val="000000"/>
          <w:sz w:val="24"/>
          <w:szCs w:val="24"/>
        </w:rPr>
        <w:t xml:space="preserve">25% </w:t>
      </w:r>
      <w:r w:rsidR="005749BF">
        <w:rPr>
          <w:color w:val="000000"/>
          <w:sz w:val="24"/>
          <w:szCs w:val="24"/>
        </w:rPr>
        <w:t xml:space="preserve">longer </w:t>
      </w:r>
      <w:r>
        <w:rPr>
          <w:color w:val="000000"/>
          <w:sz w:val="24"/>
          <w:szCs w:val="24"/>
        </w:rPr>
        <w:t>(</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 xml:space="preserve">1). City coyotes used 7.6% more </w:t>
      </w:r>
      <w:proofErr w:type="spellStart"/>
      <w:r>
        <w:rPr>
          <w:color w:val="000000"/>
          <w:sz w:val="24"/>
          <w:szCs w:val="24"/>
        </w:rPr>
        <w:t>behaviours</w:t>
      </w:r>
      <w:proofErr w:type="spellEnd"/>
      <w:r>
        <w:rPr>
          <w:color w:val="000000"/>
          <w:sz w:val="24"/>
          <w:szCs w:val="24"/>
        </w:rPr>
        <w:t xml:space="preserve"> and were 82% less likely to demonstrate an escape gait indicative of fear</w:t>
      </w:r>
      <w:r w:rsidR="005749BF">
        <w:rPr>
          <w:color w:val="000000"/>
          <w:sz w:val="24"/>
          <w:szCs w:val="24"/>
        </w:rPr>
        <w:t>fulness</w:t>
      </w:r>
      <w:r>
        <w:rPr>
          <w:color w:val="000000"/>
          <w:sz w:val="24"/>
          <w:szCs w:val="24"/>
        </w:rPr>
        <w:t xml:space="preserve">. Models containing the </w:t>
      </w:r>
      <w:proofErr w:type="spellStart"/>
      <w:r>
        <w:rPr>
          <w:color w:val="000000"/>
          <w:sz w:val="24"/>
          <w:szCs w:val="24"/>
        </w:rPr>
        <w:t>behavioural</w:t>
      </w:r>
      <w:proofErr w:type="spellEnd"/>
      <w:r>
        <w:rPr>
          <w:color w:val="000000"/>
          <w:sz w:val="24"/>
          <w:szCs w:val="24"/>
        </w:rPr>
        <w:t xml:space="preserve"> metrics of exploration, persistence, fearfulness, and </w:t>
      </w:r>
      <w:r w:rsidR="005749BF">
        <w:rPr>
          <w:color w:val="000000"/>
          <w:sz w:val="24"/>
          <w:szCs w:val="24"/>
        </w:rPr>
        <w:t>solutions</w:t>
      </w:r>
      <w:r>
        <w:rPr>
          <w:color w:val="000000"/>
          <w:sz w:val="24"/>
          <w:szCs w:val="24"/>
        </w:rPr>
        <w:t xml:space="preserve">, but not </w:t>
      </w:r>
      <w:proofErr w:type="spellStart"/>
      <w:r>
        <w:rPr>
          <w:color w:val="000000"/>
          <w:sz w:val="24"/>
          <w:szCs w:val="24"/>
        </w:rPr>
        <w:t>behavioural</w:t>
      </w:r>
      <w:proofErr w:type="spellEnd"/>
      <w:r>
        <w:rPr>
          <w:color w:val="000000"/>
          <w:sz w:val="24"/>
          <w:szCs w:val="24"/>
        </w:rPr>
        <w:t xml:space="preserve"> </w:t>
      </w:r>
      <w:r w:rsidR="005749BF">
        <w:rPr>
          <w:color w:val="000000"/>
          <w:sz w:val="24"/>
          <w:szCs w:val="24"/>
        </w:rPr>
        <w:t>diversity,</w:t>
      </w:r>
      <w:r>
        <w:rPr>
          <w:color w:val="000000"/>
          <w:sz w:val="24"/>
          <w:szCs w:val="24"/>
        </w:rPr>
        <w:t xml:space="preserve"> </w:t>
      </w:r>
      <w:r w:rsidR="005749BF">
        <w:rPr>
          <w:color w:val="000000"/>
          <w:sz w:val="24"/>
          <w:szCs w:val="24"/>
        </w:rPr>
        <w:t>improved</w:t>
      </w:r>
      <w:r>
        <w:rPr>
          <w:color w:val="000000"/>
          <w:sz w:val="24"/>
          <w:szCs w:val="24"/>
        </w:rPr>
        <w:t xml:space="preserve"> model performance relative to a null model. R</w:t>
      </w:r>
      <w:r>
        <w:rPr>
          <w:color w:val="000000"/>
          <w:sz w:val="24"/>
          <w:szCs w:val="24"/>
          <w:vertAlign w:val="superscript"/>
        </w:rPr>
        <w:t>2</w:t>
      </w:r>
      <w:r>
        <w:rPr>
          <w:color w:val="000000"/>
          <w:sz w:val="24"/>
          <w:szCs w:val="24"/>
        </w:rPr>
        <w:t xml:space="preserve"> values revealed that, for all models, much of the explanatory power could be attributed to urbanization rather than site ID. </w:t>
      </w:r>
    </w:p>
    <w:p w14:paraId="05CF0338" w14:textId="2F26227A"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Similar patterns occurred within the city along a continuous urbanization gradient; for a 10% increase in urbanization, odds of </w:t>
      </w:r>
      <w:r w:rsidR="005749BF">
        <w:rPr>
          <w:color w:val="000000"/>
          <w:sz w:val="24"/>
          <w:szCs w:val="24"/>
        </w:rPr>
        <w:t>exploration</w:t>
      </w:r>
      <w:r>
        <w:rPr>
          <w:color w:val="000000"/>
          <w:sz w:val="24"/>
          <w:szCs w:val="24"/>
        </w:rPr>
        <w:t xml:space="preserve"> and contact increased by 11.7% and 3.1% respectively, and </w:t>
      </w:r>
      <w:r w:rsidR="005749BF">
        <w:rPr>
          <w:color w:val="000000"/>
          <w:sz w:val="24"/>
          <w:szCs w:val="24"/>
        </w:rPr>
        <w:t>exploration</w:t>
      </w:r>
      <w:r>
        <w:rPr>
          <w:color w:val="000000"/>
          <w:sz w:val="24"/>
          <w:szCs w:val="24"/>
        </w:rPr>
        <w:t xml:space="preserve"> and </w:t>
      </w:r>
      <w:r w:rsidR="005749BF">
        <w:rPr>
          <w:color w:val="000000"/>
          <w:sz w:val="24"/>
          <w:szCs w:val="24"/>
        </w:rPr>
        <w:t>persistence</w:t>
      </w:r>
      <w:r>
        <w:rPr>
          <w:color w:val="000000"/>
          <w:sz w:val="24"/>
          <w:szCs w:val="24"/>
        </w:rPr>
        <w:t xml:space="preserve"> increased by 1% and 4% respectively. A 10% increase in urbanization increased </w:t>
      </w:r>
      <w:proofErr w:type="spellStart"/>
      <w:r w:rsidR="009B3030">
        <w:rPr>
          <w:color w:val="000000"/>
          <w:sz w:val="24"/>
          <w:szCs w:val="24"/>
        </w:rPr>
        <w:t>behavioural</w:t>
      </w:r>
      <w:proofErr w:type="spellEnd"/>
      <w:r w:rsidR="009B3030">
        <w:rPr>
          <w:color w:val="000000"/>
          <w:sz w:val="24"/>
          <w:szCs w:val="24"/>
        </w:rPr>
        <w:t xml:space="preserve"> diversity</w:t>
      </w:r>
      <w:r>
        <w:rPr>
          <w:color w:val="000000"/>
          <w:sz w:val="24"/>
          <w:szCs w:val="24"/>
        </w:rPr>
        <w:t xml:space="preserve"> by 4%. Unlike the categorical comparison between city and wild sites, odds of an escape gait</w:t>
      </w:r>
      <w:r w:rsidR="009B3030">
        <w:rPr>
          <w:color w:val="000000"/>
          <w:sz w:val="24"/>
          <w:szCs w:val="24"/>
        </w:rPr>
        <w:t xml:space="preserve"> indicative of fearfulness</w:t>
      </w:r>
      <w:r>
        <w:rPr>
          <w:color w:val="000000"/>
          <w:sz w:val="24"/>
          <w:szCs w:val="24"/>
        </w:rPr>
        <w:t xml:space="preserve"> increased by 6% per 10% increase in urbanization. Finally, a 10% increase in urbanization was associated with 25% greater odds of a</w:t>
      </w:r>
      <w:r w:rsidR="009B3030">
        <w:rPr>
          <w:color w:val="000000"/>
          <w:sz w:val="24"/>
          <w:szCs w:val="24"/>
        </w:rPr>
        <w:t xml:space="preserve"> solution</w:t>
      </w:r>
      <w:r>
        <w:rPr>
          <w:color w:val="000000"/>
          <w:sz w:val="24"/>
          <w:szCs w:val="24"/>
        </w:rPr>
        <w:t xml:space="preserve">. Among these, only models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and </w:t>
      </w:r>
      <w:r w:rsidR="009B3030">
        <w:rPr>
          <w:color w:val="000000"/>
          <w:sz w:val="24"/>
          <w:szCs w:val="24"/>
        </w:rPr>
        <w:t>solutions</w:t>
      </w:r>
      <w:r>
        <w:rPr>
          <w:color w:val="000000"/>
          <w:sz w:val="24"/>
          <w:szCs w:val="24"/>
        </w:rPr>
        <w:t xml:space="preserve"> improved model performance relative to a null model. Model explanatory power was low for </w:t>
      </w:r>
      <w:r w:rsidR="009B3030">
        <w:rPr>
          <w:color w:val="000000"/>
          <w:sz w:val="24"/>
          <w:szCs w:val="24"/>
        </w:rPr>
        <w:t>exploration</w:t>
      </w:r>
      <w:r>
        <w:rPr>
          <w:color w:val="000000"/>
          <w:sz w:val="24"/>
          <w:szCs w:val="24"/>
        </w:rPr>
        <w:t xml:space="preserve">, </w:t>
      </w:r>
      <w:r w:rsidR="009B3030">
        <w:rPr>
          <w:color w:val="000000"/>
          <w:sz w:val="24"/>
          <w:szCs w:val="24"/>
        </w:rPr>
        <w:t>persistence</w:t>
      </w:r>
      <w:r>
        <w:rPr>
          <w:color w:val="000000"/>
          <w:sz w:val="24"/>
          <w:szCs w:val="24"/>
        </w:rPr>
        <w:t xml:space="preserve">, and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xml:space="preserve">. For </w:t>
      </w:r>
      <w:r w:rsidR="009B3030">
        <w:rPr>
          <w:color w:val="000000"/>
          <w:sz w:val="24"/>
          <w:szCs w:val="24"/>
        </w:rPr>
        <w:t>fearfulness</w:t>
      </w:r>
      <w:r>
        <w:rPr>
          <w:color w:val="000000"/>
          <w:sz w:val="24"/>
          <w:szCs w:val="24"/>
        </w:rPr>
        <w:t xml:space="preserve"> and sol</w:t>
      </w:r>
      <w:r w:rsidR="009B3030">
        <w:rPr>
          <w:color w:val="000000"/>
          <w:sz w:val="24"/>
          <w:szCs w:val="24"/>
        </w:rPr>
        <w:t>utions</w:t>
      </w:r>
      <w:r>
        <w:rPr>
          <w:color w:val="000000"/>
          <w:sz w:val="24"/>
          <w:szCs w:val="24"/>
        </w:rPr>
        <w:t>, much of the explanatory power could be attributed to site ID (</w:t>
      </w:r>
      <w:r w:rsidR="00902CB9">
        <w:rPr>
          <w:color w:val="000000"/>
          <w:sz w:val="24"/>
          <w:szCs w:val="24"/>
        </w:rPr>
        <w:t>t</w:t>
      </w:r>
      <w:r>
        <w:rPr>
          <w:color w:val="000000"/>
          <w:sz w:val="24"/>
          <w:szCs w:val="24"/>
        </w:rPr>
        <w:t xml:space="preserve">able </w:t>
      </w:r>
      <w:r w:rsidR="00902CB9">
        <w:rPr>
          <w:color w:val="000000"/>
          <w:sz w:val="24"/>
          <w:szCs w:val="24"/>
        </w:rPr>
        <w:t>S</w:t>
      </w:r>
      <w:r>
        <w:rPr>
          <w:color w:val="000000"/>
          <w:sz w:val="24"/>
          <w:szCs w:val="24"/>
        </w:rPr>
        <w:t>1). We observed the same pattern at the site scale (table S</w:t>
      </w:r>
      <w:r w:rsidR="00902CB9">
        <w:rPr>
          <w:color w:val="000000"/>
          <w:sz w:val="24"/>
          <w:szCs w:val="24"/>
        </w:rPr>
        <w:t>2</w:t>
      </w:r>
      <w:r>
        <w:rPr>
          <w:color w:val="000000"/>
          <w:sz w:val="24"/>
          <w:szCs w:val="24"/>
        </w:rPr>
        <w:t>; figure S1).</w:t>
      </w:r>
    </w:p>
    <w:p w14:paraId="71BB1FAF" w14:textId="5172B870" w:rsidR="00414E5A" w:rsidRDefault="00414E5A" w:rsidP="00414E5A">
      <w:pPr>
        <w:pBdr>
          <w:top w:val="nil"/>
          <w:left w:val="nil"/>
          <w:bottom w:val="nil"/>
          <w:right w:val="nil"/>
          <w:between w:val="nil"/>
        </w:pBdr>
        <w:spacing w:before="120"/>
        <w:rPr>
          <w:color w:val="000000"/>
          <w:sz w:val="24"/>
          <w:szCs w:val="24"/>
        </w:rPr>
      </w:pPr>
      <w:r>
        <w:rPr>
          <w:color w:val="000000"/>
          <w:sz w:val="24"/>
          <w:szCs w:val="24"/>
        </w:rPr>
        <w:t xml:space="preserve">Intrinsic variables of sex and health and environmental event attributes of </w:t>
      </w:r>
      <w:r w:rsidR="002C3CC6">
        <w:rPr>
          <w:color w:val="000000"/>
          <w:sz w:val="24"/>
          <w:szCs w:val="24"/>
        </w:rPr>
        <w:t xml:space="preserve">group size, </w:t>
      </w:r>
      <w:r>
        <w:rPr>
          <w:color w:val="000000"/>
          <w:sz w:val="24"/>
          <w:szCs w:val="24"/>
        </w:rPr>
        <w:t>temperature, puzzle type, daylight,</w:t>
      </w:r>
      <w:r w:rsidR="002C3CC6">
        <w:rPr>
          <w:color w:val="000000"/>
          <w:sz w:val="24"/>
          <w:szCs w:val="24"/>
        </w:rPr>
        <w:t xml:space="preserve"> year,</w:t>
      </w:r>
      <w:r>
        <w:rPr>
          <w:color w:val="000000"/>
          <w:sz w:val="24"/>
          <w:szCs w:val="24"/>
        </w:rPr>
        <w:t xml:space="preserve"> and </w:t>
      </w:r>
      <w:r w:rsidR="002C3CC6">
        <w:rPr>
          <w:color w:val="000000"/>
          <w:sz w:val="24"/>
          <w:szCs w:val="24"/>
        </w:rPr>
        <w:t xml:space="preserve">event sequence </w:t>
      </w:r>
      <w:r>
        <w:rPr>
          <w:color w:val="000000"/>
          <w:sz w:val="24"/>
          <w:szCs w:val="24"/>
        </w:rPr>
        <w:t>frequently failed to explain variation in outcome variables related to problem solving, though some patterns emerged (</w:t>
      </w:r>
      <w:r w:rsidR="00902CB9">
        <w:rPr>
          <w:color w:val="000000"/>
          <w:sz w:val="24"/>
          <w:szCs w:val="24"/>
        </w:rPr>
        <w:t>t</w:t>
      </w:r>
      <w:r>
        <w:rPr>
          <w:color w:val="000000"/>
          <w:sz w:val="24"/>
          <w:szCs w:val="24"/>
        </w:rPr>
        <w:t xml:space="preserve">able </w:t>
      </w:r>
      <w:r w:rsidR="00332B1D">
        <w:rPr>
          <w:color w:val="000000"/>
          <w:sz w:val="24"/>
          <w:szCs w:val="24"/>
        </w:rPr>
        <w:t>S3-S4</w:t>
      </w:r>
      <w:r>
        <w:rPr>
          <w:color w:val="000000"/>
          <w:sz w:val="24"/>
          <w:szCs w:val="24"/>
        </w:rPr>
        <w:t xml:space="preserve">; figure S2). Odds of </w:t>
      </w:r>
      <w:r w:rsidR="009B3030">
        <w:rPr>
          <w:color w:val="000000"/>
          <w:sz w:val="24"/>
          <w:szCs w:val="24"/>
        </w:rPr>
        <w:t>exploration</w:t>
      </w:r>
      <w:r>
        <w:rPr>
          <w:color w:val="000000"/>
          <w:sz w:val="24"/>
          <w:szCs w:val="24"/>
        </w:rPr>
        <w:t xml:space="preserve"> increased when the puzzle was wooden (51%) and when the focal animal was male (9.4%), but predictors of duration had confidence intervals that considerably overlapped 0. Contact occurred more frequently when animals were diseased (99%), during the second year of study (68%), at wood puzzles (95%), and during the day (32%); </w:t>
      </w:r>
      <w:r w:rsidR="009B3030">
        <w:rPr>
          <w:color w:val="000000"/>
          <w:sz w:val="24"/>
          <w:szCs w:val="24"/>
        </w:rPr>
        <w:t>persistence</w:t>
      </w:r>
      <w:r>
        <w:rPr>
          <w:color w:val="000000"/>
          <w:sz w:val="24"/>
          <w:szCs w:val="24"/>
        </w:rPr>
        <w:t xml:space="preserve"> was 25% longer during the day. For </w:t>
      </w:r>
      <w:proofErr w:type="spellStart"/>
      <w:r>
        <w:rPr>
          <w:color w:val="000000"/>
          <w:sz w:val="24"/>
          <w:szCs w:val="24"/>
        </w:rPr>
        <w:t>behavioural</w:t>
      </w:r>
      <w:proofErr w:type="spellEnd"/>
      <w:r>
        <w:rPr>
          <w:color w:val="000000"/>
          <w:sz w:val="24"/>
          <w:szCs w:val="24"/>
        </w:rPr>
        <w:t xml:space="preserve"> </w:t>
      </w:r>
      <w:r w:rsidR="009B3030">
        <w:rPr>
          <w:color w:val="000000"/>
          <w:sz w:val="24"/>
          <w:szCs w:val="24"/>
        </w:rPr>
        <w:t>diversity</w:t>
      </w:r>
      <w:r>
        <w:rPr>
          <w:color w:val="000000"/>
          <w:sz w:val="24"/>
          <w:szCs w:val="24"/>
        </w:rPr>
        <w:t>, no predictors improved model performance sufficiently for retention. Odds of</w:t>
      </w:r>
      <w:r w:rsidR="009B3030">
        <w:rPr>
          <w:color w:val="000000"/>
          <w:sz w:val="24"/>
          <w:szCs w:val="24"/>
        </w:rPr>
        <w:t xml:space="preserve"> an escape gait </w:t>
      </w:r>
      <w:r w:rsidR="00114111">
        <w:rPr>
          <w:color w:val="000000"/>
          <w:sz w:val="24"/>
          <w:szCs w:val="24"/>
        </w:rPr>
        <w:t>indicating</w:t>
      </w:r>
      <w:r w:rsidR="009B3030">
        <w:rPr>
          <w:color w:val="000000"/>
          <w:sz w:val="24"/>
          <w:szCs w:val="24"/>
        </w:rPr>
        <w:t xml:space="preserve"> fearfulness </w:t>
      </w:r>
      <w:r>
        <w:rPr>
          <w:color w:val="000000"/>
          <w:sz w:val="24"/>
          <w:szCs w:val="24"/>
        </w:rPr>
        <w:t xml:space="preserve">decreased by 22% for each additional animal in the group. Odds of a </w:t>
      </w:r>
      <w:r w:rsidR="009B3030">
        <w:rPr>
          <w:color w:val="000000"/>
          <w:sz w:val="24"/>
          <w:szCs w:val="24"/>
        </w:rPr>
        <w:t>solution</w:t>
      </w:r>
      <w:r>
        <w:rPr>
          <w:color w:val="000000"/>
          <w:sz w:val="24"/>
          <w:szCs w:val="24"/>
        </w:rPr>
        <w:t xml:space="preserve"> increased by 12% when the focal coyote was female, though confidence intervals extensively overlapped zero. For these models of intrinsic and environmental variables, only the </w:t>
      </w:r>
      <w:r w:rsidR="009B3030">
        <w:rPr>
          <w:color w:val="000000"/>
          <w:sz w:val="24"/>
          <w:szCs w:val="24"/>
        </w:rPr>
        <w:t>persistence</w:t>
      </w:r>
      <w:r>
        <w:rPr>
          <w:color w:val="000000"/>
          <w:sz w:val="24"/>
          <w:szCs w:val="24"/>
        </w:rPr>
        <w:t xml:space="preserve"> model improved performance relative to a null model. For </w:t>
      </w:r>
      <w:r w:rsidR="009B3030">
        <w:rPr>
          <w:color w:val="000000"/>
          <w:sz w:val="24"/>
          <w:szCs w:val="24"/>
        </w:rPr>
        <w:t>fearfulness</w:t>
      </w:r>
      <w:r>
        <w:rPr>
          <w:color w:val="000000"/>
          <w:sz w:val="24"/>
          <w:szCs w:val="24"/>
        </w:rPr>
        <w:t xml:space="preserve"> and sol</w:t>
      </w:r>
      <w:r w:rsidR="009B3030">
        <w:rPr>
          <w:color w:val="000000"/>
          <w:sz w:val="24"/>
          <w:szCs w:val="24"/>
        </w:rPr>
        <w:t>ution</w:t>
      </w:r>
      <w:r>
        <w:rPr>
          <w:color w:val="000000"/>
          <w:sz w:val="24"/>
          <w:szCs w:val="24"/>
        </w:rPr>
        <w:t xml:space="preserve"> models, site ID explained much of the variation (</w:t>
      </w:r>
      <w:r w:rsidR="00902CB9">
        <w:rPr>
          <w:color w:val="000000"/>
          <w:sz w:val="24"/>
          <w:szCs w:val="24"/>
        </w:rPr>
        <w:t>t</w:t>
      </w:r>
      <w:r>
        <w:rPr>
          <w:color w:val="000000"/>
          <w:sz w:val="24"/>
          <w:szCs w:val="24"/>
        </w:rPr>
        <w:t xml:space="preserve">able </w:t>
      </w:r>
      <w:r w:rsidR="00902CB9">
        <w:rPr>
          <w:color w:val="000000"/>
          <w:sz w:val="24"/>
          <w:szCs w:val="24"/>
        </w:rPr>
        <w:t>S</w:t>
      </w:r>
      <w:r w:rsidR="00332B1D">
        <w:rPr>
          <w:color w:val="000000"/>
          <w:sz w:val="24"/>
          <w:szCs w:val="24"/>
        </w:rPr>
        <w:t>4</w:t>
      </w:r>
      <w:r>
        <w:rPr>
          <w:color w:val="000000"/>
          <w:sz w:val="24"/>
          <w:szCs w:val="24"/>
        </w:rPr>
        <w:t xml:space="preserve">). </w:t>
      </w:r>
    </w:p>
    <w:p w14:paraId="32BB6595" w14:textId="352207BC" w:rsidR="00414E5A" w:rsidRDefault="00414E5A" w:rsidP="00414E5A">
      <w:pPr>
        <w:pBdr>
          <w:top w:val="nil"/>
          <w:left w:val="nil"/>
          <w:bottom w:val="nil"/>
          <w:right w:val="nil"/>
          <w:between w:val="nil"/>
        </w:pBdr>
        <w:spacing w:before="120"/>
        <w:rPr>
          <w:color w:val="000000"/>
          <w:sz w:val="24"/>
          <w:szCs w:val="24"/>
        </w:rPr>
      </w:pPr>
      <w:r>
        <w:rPr>
          <w:color w:val="000000"/>
          <w:sz w:val="24"/>
          <w:szCs w:val="24"/>
        </w:rPr>
        <w:t>When we included both urbanization metrics and the top predictors related to intrinsic and environmental event characteristics in a set of candidate models, urbanization occurred in the top model for all outcome variables (</w:t>
      </w:r>
      <w:r w:rsidR="00902CB9">
        <w:rPr>
          <w:color w:val="000000"/>
          <w:sz w:val="24"/>
          <w:szCs w:val="24"/>
        </w:rPr>
        <w:t>t</w:t>
      </w:r>
      <w:r>
        <w:rPr>
          <w:color w:val="000000"/>
          <w:sz w:val="24"/>
          <w:szCs w:val="24"/>
        </w:rPr>
        <w:t xml:space="preserve">able </w:t>
      </w:r>
      <w:r w:rsidR="00902CB9">
        <w:rPr>
          <w:color w:val="000000"/>
          <w:sz w:val="24"/>
          <w:szCs w:val="24"/>
        </w:rPr>
        <w:t>S5-S6</w:t>
      </w:r>
      <w:r>
        <w:rPr>
          <w:color w:val="000000"/>
          <w:sz w:val="24"/>
          <w:szCs w:val="24"/>
        </w:rPr>
        <w:t xml:space="preserve">; Fig. 3). The inclusion of interaction terms and dispersion formulas failed to improve model performance for any variable. </w:t>
      </w:r>
      <w:commentRangeStart w:id="6"/>
      <w:commentRangeStart w:id="7"/>
      <w:commentRangeStart w:id="8"/>
      <w:commentRangeStart w:id="9"/>
      <w:commentRangeStart w:id="10"/>
      <w:r>
        <w:rPr>
          <w:color w:val="000000"/>
          <w:sz w:val="24"/>
          <w:szCs w:val="24"/>
        </w:rPr>
        <w:t>When we included individual ID as a second random effect in all models, we attained results that were categorically the same, but with weaker statistical power and some convergence problems given added model complexity (Tables S</w:t>
      </w:r>
      <w:r w:rsidR="00902CB9">
        <w:rPr>
          <w:sz w:val="24"/>
          <w:szCs w:val="24"/>
        </w:rPr>
        <w:t>7</w:t>
      </w:r>
      <w:r>
        <w:rPr>
          <w:color w:val="000000"/>
          <w:sz w:val="24"/>
          <w:szCs w:val="24"/>
        </w:rPr>
        <w:t xml:space="preserve"> – S</w:t>
      </w:r>
      <w:r w:rsidR="00902CB9">
        <w:rPr>
          <w:sz w:val="24"/>
          <w:szCs w:val="24"/>
        </w:rPr>
        <w:t>9</w:t>
      </w:r>
      <w:r>
        <w:rPr>
          <w:color w:val="000000"/>
          <w:sz w:val="24"/>
          <w:szCs w:val="24"/>
        </w:rPr>
        <w:t xml:space="preserve">). </w:t>
      </w:r>
      <w:commentRangeEnd w:id="6"/>
      <w:r>
        <w:rPr>
          <w:rStyle w:val="CommentReference"/>
        </w:rPr>
        <w:commentReference w:id="6"/>
      </w:r>
      <w:commentRangeEnd w:id="7"/>
      <w:r>
        <w:rPr>
          <w:rStyle w:val="CommentReference"/>
        </w:rPr>
        <w:commentReference w:id="7"/>
      </w:r>
      <w:commentRangeEnd w:id="8"/>
      <w:r w:rsidR="001D7333">
        <w:rPr>
          <w:rStyle w:val="CommentReference"/>
          <w:rFonts w:eastAsia="Times New Roman"/>
        </w:rPr>
        <w:commentReference w:id="8"/>
      </w:r>
      <w:commentRangeEnd w:id="9"/>
      <w:r w:rsidR="001D7333">
        <w:rPr>
          <w:rStyle w:val="CommentReference"/>
          <w:rFonts w:eastAsia="Times New Roman"/>
        </w:rPr>
        <w:commentReference w:id="9"/>
      </w:r>
      <w:commentRangeEnd w:id="10"/>
      <w:r w:rsidR="00F53239">
        <w:rPr>
          <w:rStyle w:val="CommentReference"/>
          <w:rFonts w:eastAsia="Times New Roman"/>
        </w:rPr>
        <w:commentReference w:id="10"/>
      </w:r>
    </w:p>
    <w:p w14:paraId="40E9918E" w14:textId="009FDF1E" w:rsidR="002D7D3A" w:rsidRDefault="006F15D5" w:rsidP="002D7D3A">
      <w:pPr>
        <w:pStyle w:val="Teaser"/>
        <w:rPr>
          <w:i/>
          <w:iCs/>
          <w:lang w:val="en-CA"/>
        </w:rPr>
      </w:pPr>
      <w:r>
        <w:rPr>
          <w:i/>
          <w:iCs/>
          <w:lang w:val="en-CA"/>
        </w:rPr>
        <w:t>Discussion</w:t>
      </w:r>
      <w:r w:rsidR="002D7D3A" w:rsidRPr="002D7D3A">
        <w:rPr>
          <w:i/>
          <w:iCs/>
          <w:lang w:val="en-CA"/>
        </w:rPr>
        <w:t xml:space="preserve"> </w:t>
      </w:r>
    </w:p>
    <w:p w14:paraId="38962916" w14:textId="0812AB94" w:rsidR="00D177C5" w:rsidRDefault="00414E5A" w:rsidP="002443FD">
      <w:pPr>
        <w:spacing w:before="120"/>
        <w:rPr>
          <w:color w:val="000000"/>
          <w:sz w:val="24"/>
          <w:szCs w:val="24"/>
        </w:rPr>
      </w:pPr>
      <w:r>
        <w:rPr>
          <w:color w:val="000000"/>
          <w:sz w:val="24"/>
          <w:szCs w:val="24"/>
        </w:rPr>
        <w:t xml:space="preserve">Accelerating urbanization is rapidly transforming landscapes, creating novel and complex ecosystems to which some </w:t>
      </w:r>
      <w:r w:rsidR="002443FD">
        <w:rPr>
          <w:color w:val="000000"/>
          <w:sz w:val="24"/>
          <w:szCs w:val="24"/>
        </w:rPr>
        <w:t xml:space="preserve">wildlife </w:t>
      </w:r>
      <w:r>
        <w:rPr>
          <w:color w:val="000000"/>
          <w:sz w:val="24"/>
          <w:szCs w:val="24"/>
        </w:rPr>
        <w:t xml:space="preserve">species successfully adapt while others do not </w:t>
      </w:r>
      <w:r w:rsidR="00700C6D">
        <w:rPr>
          <w:color w:val="000000"/>
          <w:sz w:val="24"/>
          <w:szCs w:val="24"/>
        </w:rPr>
        <w:fldChar w:fldCharType="begin"/>
      </w:r>
      <w:r w:rsidR="001B34F2">
        <w:rPr>
          <w:color w:val="000000"/>
          <w:sz w:val="24"/>
          <w:szCs w:val="24"/>
        </w:rPr>
        <w:instrText xml:space="preserve"> ADDIN ZOTERO_ITEM CSL_CITATION {"citationID":"HaqDDwZI","properties":{"formattedCitation":"({\\i{}40}, {\\i{}41})","plainCitation":"(40, 41)","noteIndex":0},"citationItems":[{"id":339,"uris":["http://zotero.org/users/9696352/items/2MSQD3D6"],"itemData":{"id":339,"type":"article-journal","abstract":"Increased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Reviews","DOI":"10.1111/brv.12012","ISSN":"1464-7931","issue":"3","note":"WOS:000328952600002","page":"537-549","title":"Behavioural responses of wildlife to urban environments","volume":"88","author":[{"family":"Lowry","given":"Helene"},{"family":"Lill","given":"Alan"},{"family":"Wong","given":"Bob B. M."}],"issued":{"date-parts":[["2013",8]]}}},{"id":761,"uris":["http://zotero.org/users/9696352/items/89AMHF6V"],"itemData":{"id":761,"type":"article-journal","abstract":"Aim As urban landscapes expand, shifts in biodiversity are occurring. This is leading biogeographers and ecologists to consider human-dominated landscapes in their current work. One question that arises is: what characterizes those species that are widespread in the most highly urban environments compared with those restricted to less urbanized areas in the city? Here, we aim to identify the traits that enable species to become urban exploiters, i.e. to dominate highly urbanized surroundings. Identifying these traits may help us better predict and possibly mitigate the biotic homogenization occurring in these areas. Location Israel in general, with special focus on the city of Jerusalem. Methods Combining literature and field-based data for birds in Israel we compared phenotypic, behavioural and life-history traits between urban exploiters and urban adapters. The latter occur in urban landscapes, but are characteristic of the less urbanized parts of the city. We then examined the trends along a finer field-sampled gradient of increasing urbanization from sub-natural to downtown areas within the city of Jerusalem. Results Urban exploiters and adapters differed primarily in social structure and migratory status: exploiters were significantly more social and sedentary than urban adapters. Clear trends were also seen for dietary preferences along a gradient of increasing urbanization in Jerusalem, such that, with increasing urbanization, the proportion of granivorous species increased whereas the proportion of species feeding on invertebrates declined. In contrast, neither relative brain size nor behavioural flexibility, as measured by feeding innovations, differed significantly among urban exploiters and adapters in Israel or along the urbanization gradient in Jerusalem specifically. Main conclusions The results of our study suggest that being successful in more vs. less urbanized environments in the city is not necessarily a factor of brain size nor of how flexible and behaviourally innovative the species is; rather, it depends on a combination of traits, including diet, degree of sociality, sedentariness and preferred nesting sites.","container-title":"Journal of Biogeography","DOI":"10.1111/j.1365-2699.2006.01638.x","ISSN":"0305-0270","issue":"4","note":"WOS:000245253000007","page":"638-651","title":"Living in the city: can anyone become an 'urban exploiter'?","volume":"34","author":[{"family":"Kark","given":"Salit"},{"family":"Iwaniuk","given":"Andrew"},{"family":"Schalimtzek","given":"Adam"},{"family":"Banker","given":"Eran"}],"issued":{"date-parts":[["2007",4]]}}}],"schema":"https://github.com/citation-style-language/schema/raw/master/csl-citation.json"} </w:instrText>
      </w:r>
      <w:r w:rsidR="00700C6D">
        <w:rPr>
          <w:color w:val="000000"/>
          <w:sz w:val="24"/>
          <w:szCs w:val="24"/>
        </w:rPr>
        <w:fldChar w:fldCharType="separate"/>
      </w:r>
      <w:r w:rsidR="001B34F2" w:rsidRPr="001B34F2">
        <w:rPr>
          <w:sz w:val="24"/>
        </w:rPr>
        <w:t>(</w:t>
      </w:r>
      <w:r w:rsidR="001B34F2" w:rsidRPr="001B34F2">
        <w:rPr>
          <w:i/>
          <w:iCs/>
          <w:sz w:val="24"/>
        </w:rPr>
        <w:t>40</w:t>
      </w:r>
      <w:r w:rsidR="001B34F2" w:rsidRPr="001B34F2">
        <w:rPr>
          <w:sz w:val="24"/>
        </w:rPr>
        <w:t xml:space="preserve">, </w:t>
      </w:r>
      <w:r w:rsidR="001B34F2" w:rsidRPr="001B34F2">
        <w:rPr>
          <w:i/>
          <w:iCs/>
          <w:sz w:val="24"/>
        </w:rPr>
        <w:t>41</w:t>
      </w:r>
      <w:r w:rsidR="001B34F2" w:rsidRPr="001B34F2">
        <w:rPr>
          <w:sz w:val="24"/>
        </w:rPr>
        <w:t>)</w:t>
      </w:r>
      <w:r w:rsidR="00700C6D">
        <w:rPr>
          <w:color w:val="000000"/>
          <w:sz w:val="24"/>
          <w:szCs w:val="24"/>
        </w:rPr>
        <w:fldChar w:fldCharType="end"/>
      </w:r>
      <w:r>
        <w:rPr>
          <w:color w:val="000000"/>
          <w:sz w:val="24"/>
          <w:szCs w:val="24"/>
        </w:rPr>
        <w:t xml:space="preserve">. </w:t>
      </w:r>
      <w:r w:rsidR="003A66A0" w:rsidRPr="00285545">
        <w:rPr>
          <w:color w:val="000000" w:themeColor="text1"/>
          <w:sz w:val="24"/>
          <w:szCs w:val="24"/>
        </w:rPr>
        <w:t xml:space="preserve">Species can show rapid evolutionary change to urbanization </w:t>
      </w:r>
      <w:r w:rsidR="003A66A0">
        <w:rPr>
          <w:color w:val="000000" w:themeColor="text1"/>
          <w:sz w:val="24"/>
          <w:szCs w:val="24"/>
        </w:rPr>
        <w:fldChar w:fldCharType="begin"/>
      </w:r>
      <w:r w:rsidR="001B34F2">
        <w:rPr>
          <w:color w:val="000000" w:themeColor="text1"/>
          <w:sz w:val="24"/>
          <w:szCs w:val="24"/>
        </w:rPr>
        <w:instrText xml:space="preserve"> ADDIN ZOTERO_ITEM CSL_CITATION {"citationID":"m883GtVv","properties":{"formattedCitation":"({\\i{}42})","plainCitation":"(42)","noteIndex":0},"citationItems":[{"id":1023,"uris":["http://zotero.org/users/9696352/items/BDHZP4ED"],"itemData":{"id":1023,"type":"article-journal","abstract":"In this study, I examine the influence of urban canopy cover on gene flow between 15 white-footed mouse (Peromyscus leucopus) populations in New York City parklands. Parks in the urban core are often highly fragmented, leading to rapid genetic differentiation of relatively nonvagile species. However, a diverse array of green spaces may provide dispersal corridors through grey urban infrastructure. I identify urban landscape features that promote genetic connectivity in an urban environment and compare the success of two different landscape connectivity approaches at explaining gene flow. Gene flow was associated with effective distances between populations that were calculated based on per cent tree canopy cover using two different approaches: (i) isolation by effective distance (IED) that calculates the single best pathway to minimize passage through high-resistance (i.e. low canopy cover) areas, and (ii) isolation by resistance (IBR), an implementation of circuit theory that identifies all low-resistance paths through the landscape. IBR, but not IED, models were significantly associated with three measures of gene flow (Nm from FST, BayesAss+ and Migrate-n) after factoring out the influence of isolation by distance using partial Mantel tests. Predicted corridors for gene flow between city parks were largely narrow, linear parklands or vegetated spaces that are not managed for wildlife, such as cemeteries and roadway medians. These results have implications for understanding the impacts of urbanization trends on native wildlife, as well as for urban reforestation efforts that aim to improve urban ecosystem processes.","container-title":"MOLECULAR ECOLOGY","DOI":"10.1111/j.1365-294X.2012.05476.x","ISSN":"0962-1083, 1365-294X","issue":"6","note":"Web of Science ID: WOS:000301116000006","page":"1360-1378","source":"Clarivate Analytics Web of Science","title":"Urban landscape genetics: canopy cover predicts gene flow between white-footed mouse (Peromyscus leucopus) populations in New York City","volume":"21","author":[{"family":"Munshi-South","given":"Jason"}],"issued":{"date-parts":[["2012",3]]}}}],"schema":"https://github.com/citation-style-language/schema/raw/master/csl-citation.json"} </w:instrText>
      </w:r>
      <w:r w:rsidR="003A66A0">
        <w:rPr>
          <w:color w:val="000000" w:themeColor="text1"/>
          <w:sz w:val="24"/>
          <w:szCs w:val="24"/>
        </w:rPr>
        <w:fldChar w:fldCharType="separate"/>
      </w:r>
      <w:r w:rsidR="001B34F2" w:rsidRPr="001B34F2">
        <w:rPr>
          <w:sz w:val="24"/>
        </w:rPr>
        <w:t>(</w:t>
      </w:r>
      <w:r w:rsidR="001B34F2" w:rsidRPr="001B34F2">
        <w:rPr>
          <w:i/>
          <w:iCs/>
          <w:sz w:val="24"/>
        </w:rPr>
        <w:t>42</w:t>
      </w:r>
      <w:r w:rsidR="001B34F2" w:rsidRPr="001B34F2">
        <w:rPr>
          <w:sz w:val="24"/>
        </w:rPr>
        <w:t>)</w:t>
      </w:r>
      <w:r w:rsidR="003A66A0">
        <w:rPr>
          <w:color w:val="000000" w:themeColor="text1"/>
          <w:sz w:val="24"/>
          <w:szCs w:val="24"/>
        </w:rPr>
        <w:fldChar w:fldCharType="end"/>
      </w:r>
      <w:r w:rsidR="003A66A0" w:rsidRPr="00285545">
        <w:rPr>
          <w:color w:val="000000" w:themeColor="text1"/>
          <w:sz w:val="24"/>
          <w:szCs w:val="24"/>
        </w:rPr>
        <w:t xml:space="preserve"> or can adjust to the </w:t>
      </w:r>
      <w:r w:rsidR="003A66A0" w:rsidRPr="00285545">
        <w:rPr>
          <w:color w:val="000000" w:themeColor="text1"/>
          <w:sz w:val="24"/>
          <w:szCs w:val="24"/>
        </w:rPr>
        <w:lastRenderedPageBreak/>
        <w:t xml:space="preserve">environmental changes through changes in behaviour </w:t>
      </w:r>
      <w:r w:rsidR="003A66A0">
        <w:rPr>
          <w:color w:val="000000" w:themeColor="text1"/>
          <w:sz w:val="24"/>
          <w:szCs w:val="24"/>
        </w:rPr>
        <w:fldChar w:fldCharType="begin"/>
      </w:r>
      <w:r w:rsidR="001B34F2">
        <w:rPr>
          <w:color w:val="000000" w:themeColor="text1"/>
          <w:sz w:val="24"/>
          <w:szCs w:val="24"/>
        </w:rPr>
        <w:instrText xml:space="preserve"> ADDIN ZOTERO_ITEM CSL_CITATION {"citationID":"G7CUEd6o","properties":{"formattedCitation":"({\\i{}33})","plainCitation":"(33)","noteIndex":0},"citationItems":[{"id":777,"uris":["http://zotero.org/users/9696352/items/KFDAL426"],"itemData":{"id":777,"type":"article-journal","abstract":"Recent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A."},{"family":"Benson-Amram","given":"Sarah"}],"issued":{"date-parts":[["2019",1]]}},"locator":"201"}],"schema":"https://github.com/citation-style-language/schema/raw/master/csl-citation.json"} </w:instrText>
      </w:r>
      <w:r w:rsidR="003A66A0">
        <w:rPr>
          <w:color w:val="000000" w:themeColor="text1"/>
          <w:sz w:val="24"/>
          <w:szCs w:val="24"/>
        </w:rPr>
        <w:fldChar w:fldCharType="separate"/>
      </w:r>
      <w:r w:rsidR="001B34F2" w:rsidRPr="001B34F2">
        <w:rPr>
          <w:sz w:val="24"/>
        </w:rPr>
        <w:t>(</w:t>
      </w:r>
      <w:r w:rsidR="001B34F2" w:rsidRPr="001B34F2">
        <w:rPr>
          <w:i/>
          <w:iCs/>
          <w:sz w:val="24"/>
        </w:rPr>
        <w:t>33</w:t>
      </w:r>
      <w:r w:rsidR="001B34F2" w:rsidRPr="001B34F2">
        <w:rPr>
          <w:sz w:val="24"/>
        </w:rPr>
        <w:t>)</w:t>
      </w:r>
      <w:r w:rsidR="003A66A0">
        <w:rPr>
          <w:color w:val="000000" w:themeColor="text1"/>
          <w:sz w:val="24"/>
          <w:szCs w:val="24"/>
        </w:rPr>
        <w:fldChar w:fldCharType="end"/>
      </w:r>
      <w:r w:rsidR="003A66A0" w:rsidRPr="00285545">
        <w:rPr>
          <w:color w:val="000000" w:themeColor="text1"/>
          <w:sz w:val="24"/>
          <w:szCs w:val="24"/>
        </w:rPr>
        <w:t xml:space="preserve">. </w:t>
      </w:r>
      <w:sdt>
        <w:sdtPr>
          <w:tag w:val="goog_rdk_3"/>
          <w:id w:val="-2140561634"/>
        </w:sdtPr>
        <w:sdtContent/>
      </w:sdt>
      <w:r w:rsidR="00557B13">
        <w:rPr>
          <w:sz w:val="24"/>
          <w:szCs w:val="24"/>
        </w:rPr>
        <w:t xml:space="preserve">Cognitive abilities, including innovative problem solving, underly and facilitate </w:t>
      </w:r>
      <w:r w:rsidR="00F0521A">
        <w:rPr>
          <w:sz w:val="24"/>
          <w:szCs w:val="24"/>
        </w:rPr>
        <w:t xml:space="preserve">these </w:t>
      </w:r>
      <w:proofErr w:type="spellStart"/>
      <w:r w:rsidR="00557B13">
        <w:rPr>
          <w:color w:val="000000"/>
          <w:sz w:val="24"/>
          <w:szCs w:val="24"/>
        </w:rPr>
        <w:t>b</w:t>
      </w:r>
      <w:r w:rsidR="003A66A0">
        <w:rPr>
          <w:color w:val="000000"/>
          <w:sz w:val="24"/>
          <w:szCs w:val="24"/>
        </w:rPr>
        <w:t>ehavioural</w:t>
      </w:r>
      <w:proofErr w:type="spellEnd"/>
      <w:r w:rsidR="003A66A0">
        <w:rPr>
          <w:color w:val="000000"/>
          <w:sz w:val="24"/>
          <w:szCs w:val="24"/>
        </w:rPr>
        <w:t xml:space="preserve"> </w:t>
      </w:r>
      <w:r w:rsidR="00557B13">
        <w:rPr>
          <w:color w:val="000000"/>
          <w:sz w:val="24"/>
          <w:szCs w:val="24"/>
        </w:rPr>
        <w:t>changes</w:t>
      </w:r>
      <w:r w:rsidR="00F0521A">
        <w:rPr>
          <w:color w:val="000000"/>
          <w:sz w:val="24"/>
          <w:szCs w:val="24"/>
        </w:rPr>
        <w:t xml:space="preserve">, which </w:t>
      </w:r>
      <w:r w:rsidR="00D177C5">
        <w:rPr>
          <w:color w:val="000000"/>
          <w:sz w:val="24"/>
          <w:szCs w:val="24"/>
        </w:rPr>
        <w:t>enable animals to</w:t>
      </w:r>
      <w:r>
        <w:rPr>
          <w:color w:val="000000"/>
          <w:sz w:val="24"/>
          <w:szCs w:val="24"/>
        </w:rPr>
        <w:t xml:space="preserve"> navigate novel challenges like human presence </w:t>
      </w:r>
      <w:r w:rsidR="00D177C5">
        <w:rPr>
          <w:color w:val="000000"/>
          <w:sz w:val="24"/>
          <w:szCs w:val="24"/>
        </w:rPr>
        <w:fldChar w:fldCharType="begin"/>
      </w:r>
      <w:r w:rsidR="001B34F2">
        <w:rPr>
          <w:color w:val="000000"/>
          <w:sz w:val="24"/>
          <w:szCs w:val="24"/>
        </w:rPr>
        <w:instrText xml:space="preserve"> ADDIN ZOTERO_ITEM CSL_CITATION {"citationID":"xDdZIeRx","properties":{"formattedCitation":"({\\i{}43})","plainCitation":"(43)","noteIndex":0},"citationItems":[{"id":35,"uris":["http://zotero.org/users/9696352/items/SUW3LDL5"],"itemData":{"id":35,"type":"article-journal","abstract":"Rapid expansion of human activity has driven well-documented shifts in the spatial distribution of wildlife, but the cumulative effect of human disturbance on the temporal dynamics of animals has not been quantified. We examined anthropogenic effects on mammal diel activity patterns, conducting a meta-analysis of 76 studies of 62 species from six continents. Our global study revealed a strong effect of humans on daily patterns of wildlife activity. Animals increased their nocturnality by an average factor of 1.36 in response to human disturbance. This finding was consistent across continents, habitats, taxa, and human activities. As the global human footprint expands, temporal avoidance of humans may facilitate human-wildlife coexistence. However, such responses can result in marked shifts away from natural patterns of activity, with consequences for fitness, population persistence, community interactions, and evolution.","container-title":"Science","DOI":"10.1126/science.aar7121","ISSN":"0036-8075","issue":"6394","note":"WOS:000435360400053","page":"1232-+","title":"The influence of human disturbance on wildlife nocturnality","volume":"360","author":[{"family":"Gaynor","given":"Kaitlyn M."},{"family":"Hojnowski","given":"Cheryl E."},{"family":"Carter","given":"Neil H."},{"family":"Brashares","given":"Justin S."}],"issued":{"date-parts":[["2018",6,15]]}}}],"schema":"https://github.com/citation-style-language/schema/raw/master/csl-citation.json"} </w:instrText>
      </w:r>
      <w:r w:rsidR="00D177C5">
        <w:rPr>
          <w:color w:val="000000"/>
          <w:sz w:val="24"/>
          <w:szCs w:val="24"/>
        </w:rPr>
        <w:fldChar w:fldCharType="separate"/>
      </w:r>
      <w:r w:rsidR="001B34F2" w:rsidRPr="001B34F2">
        <w:rPr>
          <w:sz w:val="24"/>
        </w:rPr>
        <w:t>(</w:t>
      </w:r>
      <w:r w:rsidR="001B34F2" w:rsidRPr="001B34F2">
        <w:rPr>
          <w:i/>
          <w:iCs/>
          <w:sz w:val="24"/>
        </w:rPr>
        <w:t>43</w:t>
      </w:r>
      <w:r w:rsidR="001B34F2" w:rsidRPr="001B34F2">
        <w:rPr>
          <w:sz w:val="24"/>
        </w:rPr>
        <w:t>)</w:t>
      </w:r>
      <w:r w:rsidR="00D177C5">
        <w:rPr>
          <w:color w:val="000000"/>
          <w:sz w:val="24"/>
          <w:szCs w:val="24"/>
        </w:rPr>
        <w:fldChar w:fldCharType="end"/>
      </w:r>
      <w:r>
        <w:rPr>
          <w:color w:val="000000"/>
          <w:sz w:val="24"/>
          <w:szCs w:val="24"/>
        </w:rPr>
        <w:t xml:space="preserve">, vehicle traffic </w:t>
      </w:r>
      <w:r w:rsidR="00D177C5">
        <w:rPr>
          <w:color w:val="000000"/>
          <w:sz w:val="24"/>
          <w:szCs w:val="24"/>
        </w:rPr>
        <w:fldChar w:fldCharType="begin"/>
      </w:r>
      <w:r w:rsidR="001B34F2">
        <w:rPr>
          <w:color w:val="000000"/>
          <w:sz w:val="24"/>
          <w:szCs w:val="24"/>
        </w:rPr>
        <w:instrText xml:space="preserve"> ADDIN ZOTERO_ITEM CSL_CITATION {"citationID":"ZeKKqqww","properties":{"formattedCitation":"({\\i{}44})","plainCitation":"(44)","noteIndex":0},"citationItems":[{"id":162,"uris":["http://zotero.org/users/9696352/items/2LFPZ3SF"],"itemData":{"id":162,"type":"article-journal","abstract":"Many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D177C5">
        <w:rPr>
          <w:color w:val="000000"/>
          <w:sz w:val="24"/>
          <w:szCs w:val="24"/>
        </w:rPr>
        <w:fldChar w:fldCharType="separate"/>
      </w:r>
      <w:r w:rsidR="001B34F2" w:rsidRPr="001B34F2">
        <w:rPr>
          <w:sz w:val="24"/>
        </w:rPr>
        <w:t>(</w:t>
      </w:r>
      <w:r w:rsidR="001B34F2" w:rsidRPr="001B34F2">
        <w:rPr>
          <w:i/>
          <w:iCs/>
          <w:sz w:val="24"/>
        </w:rPr>
        <w:t>44</w:t>
      </w:r>
      <w:r w:rsidR="001B34F2" w:rsidRPr="001B34F2">
        <w:rPr>
          <w:sz w:val="24"/>
        </w:rPr>
        <w:t>)</w:t>
      </w:r>
      <w:r w:rsidR="00D177C5">
        <w:rPr>
          <w:color w:val="000000"/>
          <w:sz w:val="24"/>
          <w:szCs w:val="24"/>
        </w:rPr>
        <w:fldChar w:fldCharType="end"/>
      </w:r>
      <w:r>
        <w:rPr>
          <w:color w:val="000000"/>
          <w:sz w:val="24"/>
          <w:szCs w:val="24"/>
        </w:rPr>
        <w:t xml:space="preserve">, and limited refugia </w:t>
      </w:r>
      <w:r w:rsidR="00D177C5">
        <w:rPr>
          <w:color w:val="000000"/>
          <w:sz w:val="24"/>
          <w:szCs w:val="24"/>
        </w:rPr>
        <w:fldChar w:fldCharType="begin"/>
      </w:r>
      <w:r w:rsidR="001B34F2">
        <w:rPr>
          <w:color w:val="000000"/>
          <w:sz w:val="24"/>
          <w:szCs w:val="24"/>
        </w:rPr>
        <w:instrText xml:space="preserve"> ADDIN ZOTERO_ITEM CSL_CITATION {"citationID":"9u1CQQAg","properties":{"formattedCitation":"({\\i{}45})","plainCitation":"(45)","noteIndex":0},"citationItems":[{"id":1014,"uris":["http://zotero.org/users/9696352/items/ZLWZ29FW"],"itemData":{"id":1014,"type":"article-journal","abstract":"The establishment of coyote (Canis latrans) populations in urban areas across North America has been accompanied by increased rates of human-coyote conflict. One factor thought to promote physical conflict between coyotes and people or pets is the presence of coyote pups near natal dens; however, this idea has not been tested, and no multivariate study of den selection within cities has occurred. Our objectives were to conduct a multivariate analysis of third- (i.e., home range) and fourth-order (i.e., den sites) habitat selection at dens and determine whether proximity to dens is associated with reports of physical conflict with coyotes. We found 120 dens by following coyote trails using snow tracking within urban green spaces that comprise presumed high-quality habitat for coyotes in Edmonton, Alberta, Canada. We used resource selection functions to assess habitat selection for dens, testing variables related to land cover and anthropogenic features at the third order, and testing microsite habitat features via paired sites at the fourth order. We defined conflict encounters from comments in a community reporting database and used general linear models to assess their spatial proximity to the nearest den and prevalence during the pup-rearing period compared to the rest of the year. Habitat selection was strongest at the fourth order, wherein coyotes selected for abundant hiding cover, steep slopes, and eastern exposure. The prevalence of physical conflict with coyotes increased during the pup-rearing period. Conflict also increased near known dens as an overall effect and when reports occurred outside of naturalized urban areas. These results suggest that coyotes in Edmonton den in green spaces near human development in microsites that minimize detection by people via steep slopes and dense vegetation. We suggest urban wildlife managers increase public safety education about recognition of coyote denning habitat and coyote defensive behaviors, especially outside of naturalized urban areas, because of the observed increase in physical conflict near dens.","container-title":"JOURNAL OF WILDLIFE MANAGEMENT","DOI":"10.1002/jwmg.22323","ISSN":"0022-541X, 1937-2817","issue":"1","note":"Web of Science ID: WOS:000869665600001","source":"Clarivate Analytics Web of Science","title":"Urban coyotes select cryptic den sites near human development where conflict rates increase","volume":"87","author":[{"family":"Raymond","given":"Sage"},{"family":"St Clair","given":"Colleen Cassady"}],"issued":{"date-parts":[["2023",1]]}}}],"schema":"https://github.com/citation-style-language/schema/raw/master/csl-citation.json"} </w:instrText>
      </w:r>
      <w:r w:rsidR="00D177C5">
        <w:rPr>
          <w:color w:val="000000"/>
          <w:sz w:val="24"/>
          <w:szCs w:val="24"/>
        </w:rPr>
        <w:fldChar w:fldCharType="separate"/>
      </w:r>
      <w:r w:rsidR="001B34F2" w:rsidRPr="001B34F2">
        <w:rPr>
          <w:sz w:val="24"/>
        </w:rPr>
        <w:t>(</w:t>
      </w:r>
      <w:r w:rsidR="001B34F2" w:rsidRPr="001B34F2">
        <w:rPr>
          <w:i/>
          <w:iCs/>
          <w:sz w:val="24"/>
        </w:rPr>
        <w:t>45</w:t>
      </w:r>
      <w:r w:rsidR="001B34F2" w:rsidRPr="001B34F2">
        <w:rPr>
          <w:sz w:val="24"/>
        </w:rPr>
        <w:t>)</w:t>
      </w:r>
      <w:r w:rsidR="00D177C5">
        <w:rPr>
          <w:color w:val="000000"/>
          <w:sz w:val="24"/>
          <w:szCs w:val="24"/>
        </w:rPr>
        <w:fldChar w:fldCharType="end"/>
      </w:r>
      <w:r>
        <w:rPr>
          <w:color w:val="000000"/>
          <w:sz w:val="24"/>
          <w:szCs w:val="24"/>
        </w:rPr>
        <w:t xml:space="preserve">, while taking advantage of opportunities like reduced predation pressure </w:t>
      </w:r>
      <w:r w:rsidR="00D177C5">
        <w:rPr>
          <w:color w:val="000000"/>
          <w:sz w:val="24"/>
          <w:szCs w:val="24"/>
        </w:rPr>
        <w:fldChar w:fldCharType="begin"/>
      </w:r>
      <w:r w:rsidR="001B34F2">
        <w:rPr>
          <w:color w:val="000000"/>
          <w:sz w:val="24"/>
          <w:szCs w:val="24"/>
        </w:rPr>
        <w:instrText xml:space="preserve"> ADDIN ZOTERO_ITEM CSL_CITATION {"citationID":"Uq6SZ5DN","properties":{"formattedCitation":"({\\i{}39})","plainCitation":"(39)","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D177C5">
        <w:rPr>
          <w:color w:val="000000"/>
          <w:sz w:val="24"/>
          <w:szCs w:val="24"/>
        </w:rPr>
        <w:fldChar w:fldCharType="separate"/>
      </w:r>
      <w:r w:rsidR="001B34F2" w:rsidRPr="001B34F2">
        <w:rPr>
          <w:sz w:val="24"/>
        </w:rPr>
        <w:t>(</w:t>
      </w:r>
      <w:r w:rsidR="001B34F2" w:rsidRPr="001B34F2">
        <w:rPr>
          <w:i/>
          <w:iCs/>
          <w:sz w:val="24"/>
        </w:rPr>
        <w:t>39</w:t>
      </w:r>
      <w:r w:rsidR="001B34F2" w:rsidRPr="001B34F2">
        <w:rPr>
          <w:sz w:val="24"/>
        </w:rPr>
        <w:t>)</w:t>
      </w:r>
      <w:r w:rsidR="00D177C5">
        <w:rPr>
          <w:color w:val="000000"/>
          <w:sz w:val="24"/>
          <w:szCs w:val="24"/>
        </w:rPr>
        <w:fldChar w:fldCharType="end"/>
      </w:r>
      <w:r>
        <w:rPr>
          <w:color w:val="000000"/>
          <w:sz w:val="24"/>
          <w:szCs w:val="24"/>
        </w:rPr>
        <w:t xml:space="preserve"> and access to rich anthropogenic food sources </w:t>
      </w:r>
      <w:r w:rsidR="00D177C5">
        <w:rPr>
          <w:color w:val="000000"/>
          <w:sz w:val="24"/>
          <w:szCs w:val="24"/>
        </w:rPr>
        <w:fldChar w:fldCharType="begin"/>
      </w:r>
      <w:r w:rsidR="001B34F2">
        <w:rPr>
          <w:color w:val="000000"/>
          <w:sz w:val="24"/>
          <w:szCs w:val="24"/>
        </w:rPr>
        <w:instrText xml:space="preserve"> ADDIN ZOTERO_ITEM CSL_CITATION {"citationID":"UnoFvEVq","properties":{"formattedCitation":"({\\i{}46}, {\\i{}47})","plainCitation":"(46, 47)","noteIndex":0},"citationItems":[{"id":1017,"uris":["http://zotero.org/users/9696352/items/HPDIJE6W"],"itemData":{"id":1017,"type":"article-journal","abstract":"Introduction: Zoonoses associated with urban wildlife are increasingly concerning for human health and include the recent emergence of alveolar echinococcosis (AE) in North America. AE develops following infection with the tapeworm Echinococcus multilocularis. In Alberta, up to 65% of urban coyotes (Canis latrans) are infected with E. multilocularis, and infected scats contain eggs that can be accidentally ingested by people. Our goal was to determine the predictors of infection prevalence and intensity in coyote scats in Edmonton, Canada, and to identify the predictors of coyote scat deposition and content, especially as related to anthropogenic food sources and infrastructure. Methods: To study infection prevalence and intensity, volunteers collected 269 scats, which were tested for E. multilocularis using polymerase chain reaction. We compared infection prevalence and shedding intensity by habitat and scat content. To determine predictors of scat presence and content, we used snow tracking to identify 1263 scats. We compared landscape characteristics at scats and available points, and among scats with different contents. We used negative binomial regression to predict scat abundance in city-delineated green spaces. Results: 26.0% of tested scats were positive for E. multilocularis (n = 70), and infection was twice as common as expected near compost and 1.3x more common than expected when scats contained anthropogenic food. Scats were more common than expected near other scats (80% within 1 m of scats, 27% at 11.5 m), buildings (19% at buildings, 16% at 80 m), and the camps of people experiencing homelessness (24% at camps, 20% at 60 m). Scats frequently contained fruit (52.9%), anthropogenic material (36.7%), and birdseed (16.0%), and scats containing anthropogenic material often occurred near human infrastructure, supporting a relationship between anthropogenic attractants and scat accumulation. Discussion: These results suggest that abundant food sources and anthropogenic food increase coyote aggregation, increasing both scat abundance and infection rates, which in turn increases risk of exposure to zoonotic parasites for humans. Risk to humans might be reduced by preventing coyote access to anthropogenic and aggregated food sources and educating people who are likely to encounter infected soil or vegetation, including gardeners, park users, and people experiencing homelessness.","container-title":"FRONTIERS IN CONSERVATION SCIENCE","DOI":"10.3389/fcosc.2023.1294693","ISSN":"2673-611X","note":"Web of Science ID: WOS:001148388200001","page":"1294693","source":"Clarivate Analytics Web of Science","title":"Coyote scat in cities increases risk of human exposure to an emerging zoonotic disease in North America","volume":"4","author":[{"family":"Raymond","given":"Sage"},{"family":"Steckler","given":"Deanna K."},{"family":"Seguin","given":"M. Alexis"},{"family":"St. Clair","given":"Colleen Cassady"}],"issued":{"date-parts":[["2024",1,8]]}}},{"id":646,"uris":["http://zotero.org/users/9696352/items/NQATQK52"],"itemData":{"id":646,"type":"article-journal","abstract":"Many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D177C5">
        <w:rPr>
          <w:color w:val="000000"/>
          <w:sz w:val="24"/>
          <w:szCs w:val="24"/>
        </w:rPr>
        <w:fldChar w:fldCharType="separate"/>
      </w:r>
      <w:r w:rsidR="001B34F2" w:rsidRPr="001B34F2">
        <w:rPr>
          <w:sz w:val="24"/>
        </w:rPr>
        <w:t>(</w:t>
      </w:r>
      <w:r w:rsidR="001B34F2" w:rsidRPr="001B34F2">
        <w:rPr>
          <w:i/>
          <w:iCs/>
          <w:sz w:val="24"/>
        </w:rPr>
        <w:t>46</w:t>
      </w:r>
      <w:r w:rsidR="001B34F2" w:rsidRPr="001B34F2">
        <w:rPr>
          <w:sz w:val="24"/>
        </w:rPr>
        <w:t xml:space="preserve">, </w:t>
      </w:r>
      <w:r w:rsidR="001B34F2" w:rsidRPr="001B34F2">
        <w:rPr>
          <w:i/>
          <w:iCs/>
          <w:sz w:val="24"/>
        </w:rPr>
        <w:t>47</w:t>
      </w:r>
      <w:r w:rsidR="001B34F2" w:rsidRPr="001B34F2">
        <w:rPr>
          <w:sz w:val="24"/>
        </w:rPr>
        <w:t>)</w:t>
      </w:r>
      <w:r w:rsidR="00D177C5">
        <w:rPr>
          <w:color w:val="000000"/>
          <w:sz w:val="24"/>
          <w:szCs w:val="24"/>
        </w:rPr>
        <w:fldChar w:fldCharType="end"/>
      </w:r>
      <w:r>
        <w:rPr>
          <w:color w:val="000000"/>
          <w:sz w:val="24"/>
          <w:szCs w:val="24"/>
        </w:rPr>
        <w:t>. We</w:t>
      </w:r>
      <w:r w:rsidR="00D177C5">
        <w:rPr>
          <w:color w:val="000000"/>
          <w:sz w:val="24"/>
          <w:szCs w:val="24"/>
        </w:rPr>
        <w:t xml:space="preserve"> tested the Cognitive Buffer Hypothesis by determining innovation and boldness in coyotes both between a city and a nearby protected, natural area and along an urbanization gradient within a city. </w:t>
      </w:r>
      <w:r w:rsidR="002443FD">
        <w:rPr>
          <w:color w:val="000000"/>
          <w:sz w:val="24"/>
          <w:szCs w:val="24"/>
        </w:rPr>
        <w:t xml:space="preserve">As predicted, among </w:t>
      </w:r>
      <w:proofErr w:type="gramStart"/>
      <w:r w:rsidR="002443FD">
        <w:rPr>
          <w:color w:val="000000"/>
          <w:sz w:val="24"/>
          <w:szCs w:val="24"/>
        </w:rPr>
        <w:t>innovation</w:t>
      </w:r>
      <w:proofErr w:type="gramEnd"/>
      <w:r w:rsidR="002443FD">
        <w:rPr>
          <w:color w:val="000000"/>
          <w:sz w:val="24"/>
          <w:szCs w:val="24"/>
        </w:rPr>
        <w:t xml:space="preserve"> metrics, ability to solve a novel problem was higher at more urbanized sites, while </w:t>
      </w:r>
      <w:proofErr w:type="spellStart"/>
      <w:r w:rsidR="002443FD">
        <w:rPr>
          <w:color w:val="000000"/>
          <w:sz w:val="24"/>
          <w:szCs w:val="24"/>
        </w:rPr>
        <w:t>behavioural</w:t>
      </w:r>
      <w:proofErr w:type="spellEnd"/>
      <w:r w:rsidR="002443FD">
        <w:rPr>
          <w:color w:val="000000"/>
          <w:sz w:val="24"/>
          <w:szCs w:val="24"/>
        </w:rPr>
        <w:t xml:space="preserve"> diversity increased with increasing urbanization within the city, though it </w:t>
      </w:r>
      <w:r w:rsidR="00143975">
        <w:rPr>
          <w:color w:val="000000"/>
          <w:sz w:val="24"/>
          <w:szCs w:val="24"/>
        </w:rPr>
        <w:t>was similar</w:t>
      </w:r>
      <w:r w:rsidR="002443FD">
        <w:rPr>
          <w:color w:val="000000"/>
          <w:sz w:val="24"/>
          <w:szCs w:val="24"/>
        </w:rPr>
        <w:t xml:space="preserve"> between the urban and natural settings. Consistent with expectations, pronounced differences in exploration, persistence, and fearfulness indicated greater boldness among urban animals. </w:t>
      </w:r>
      <w:r w:rsidR="00D177C5">
        <w:rPr>
          <w:color w:val="000000"/>
          <w:sz w:val="24"/>
          <w:szCs w:val="24"/>
        </w:rPr>
        <w:t xml:space="preserve">Our results support the idea that </w:t>
      </w:r>
      <w:proofErr w:type="spellStart"/>
      <w:r w:rsidR="00D177C5">
        <w:rPr>
          <w:color w:val="000000"/>
          <w:sz w:val="24"/>
          <w:szCs w:val="24"/>
        </w:rPr>
        <w:t>behavioural</w:t>
      </w:r>
      <w:proofErr w:type="spellEnd"/>
      <w:r w:rsidR="00D177C5">
        <w:rPr>
          <w:color w:val="000000"/>
          <w:sz w:val="24"/>
          <w:szCs w:val="24"/>
        </w:rPr>
        <w:t xml:space="preserve"> adjustments are central to the success of </w:t>
      </w:r>
      <w:r w:rsidR="004555E0">
        <w:rPr>
          <w:color w:val="000000"/>
          <w:sz w:val="24"/>
          <w:szCs w:val="24"/>
        </w:rPr>
        <w:t xml:space="preserve">some </w:t>
      </w:r>
      <w:r w:rsidR="00D177C5">
        <w:rPr>
          <w:color w:val="000000"/>
          <w:sz w:val="24"/>
          <w:szCs w:val="24"/>
        </w:rPr>
        <w:t>urban-adapting wildlife.</w:t>
      </w:r>
    </w:p>
    <w:p w14:paraId="3489C782" w14:textId="526776CA" w:rsidR="00C31B27" w:rsidRPr="001E3A92" w:rsidRDefault="00B163C5" w:rsidP="00C31B27">
      <w:pPr>
        <w:shd w:val="clear" w:color="auto" w:fill="FFFFFF" w:themeFill="background1"/>
        <w:spacing w:before="120"/>
        <w:rPr>
          <w:color w:val="000000"/>
          <w:sz w:val="24"/>
          <w:szCs w:val="24"/>
          <w:lang w:val="en-CA"/>
        </w:rPr>
      </w:pPr>
      <w:r>
        <w:rPr>
          <w:color w:val="000000"/>
          <w:sz w:val="24"/>
          <w:szCs w:val="24"/>
        </w:rPr>
        <w:t xml:space="preserve">Greater innovation at urbanized sites was </w:t>
      </w:r>
      <w:r w:rsidR="00736007">
        <w:rPr>
          <w:color w:val="000000"/>
          <w:sz w:val="24"/>
          <w:szCs w:val="24"/>
        </w:rPr>
        <w:t>indicated</w:t>
      </w:r>
      <w:r>
        <w:rPr>
          <w:color w:val="000000"/>
          <w:sz w:val="24"/>
          <w:szCs w:val="24"/>
        </w:rPr>
        <w:t xml:space="preserve"> by </w:t>
      </w:r>
      <w:r w:rsidR="001E3A92">
        <w:rPr>
          <w:color w:val="000000"/>
          <w:sz w:val="24"/>
          <w:szCs w:val="24"/>
        </w:rPr>
        <w:t>higher</w:t>
      </w:r>
      <w:r>
        <w:rPr>
          <w:color w:val="000000"/>
          <w:sz w:val="24"/>
          <w:szCs w:val="24"/>
        </w:rPr>
        <w:t xml:space="preserve"> frequency of problem solving </w:t>
      </w:r>
      <w:r w:rsidR="00736007">
        <w:rPr>
          <w:color w:val="000000"/>
          <w:sz w:val="24"/>
          <w:szCs w:val="24"/>
        </w:rPr>
        <w:t>with increasing urbanization</w:t>
      </w:r>
      <w:r w:rsidR="001E3A92">
        <w:rPr>
          <w:color w:val="000000"/>
          <w:sz w:val="24"/>
          <w:szCs w:val="24"/>
        </w:rPr>
        <w:t xml:space="preserve">, including the finding that all 48 puzzle solutions occurred at city sites. The relationship between urbanization and innovation </w:t>
      </w:r>
      <w:r w:rsidR="00C31B27">
        <w:rPr>
          <w:color w:val="000000"/>
          <w:sz w:val="24"/>
          <w:szCs w:val="24"/>
        </w:rPr>
        <w:t>w</w:t>
      </w:r>
      <w:r w:rsidR="001E3A92">
        <w:rPr>
          <w:color w:val="000000"/>
          <w:sz w:val="24"/>
          <w:szCs w:val="24"/>
        </w:rPr>
        <w:t>as also demonstrated</w:t>
      </w:r>
      <w:r w:rsidR="00736007">
        <w:rPr>
          <w:color w:val="000000"/>
          <w:sz w:val="24"/>
          <w:szCs w:val="24"/>
        </w:rPr>
        <w:t xml:space="preserve"> by greater</w:t>
      </w:r>
      <w:r w:rsidR="00114111">
        <w:rPr>
          <w:color w:val="000000"/>
          <w:sz w:val="24"/>
          <w:szCs w:val="24"/>
        </w:rPr>
        <w:t xml:space="preserve"> </w:t>
      </w:r>
      <w:proofErr w:type="spellStart"/>
      <w:r w:rsidR="00114111">
        <w:rPr>
          <w:color w:val="000000"/>
          <w:sz w:val="24"/>
          <w:szCs w:val="24"/>
        </w:rPr>
        <w:t>behavioural</w:t>
      </w:r>
      <w:proofErr w:type="spellEnd"/>
      <w:r w:rsidR="00114111">
        <w:rPr>
          <w:color w:val="000000"/>
          <w:sz w:val="24"/>
          <w:szCs w:val="24"/>
        </w:rPr>
        <w:t xml:space="preserve"> diversity at more urban sites, </w:t>
      </w:r>
      <w:r w:rsidR="00736007">
        <w:rPr>
          <w:color w:val="000000"/>
          <w:sz w:val="24"/>
          <w:szCs w:val="24"/>
        </w:rPr>
        <w:t xml:space="preserve">though the difference in </w:t>
      </w:r>
      <w:proofErr w:type="spellStart"/>
      <w:r w:rsidR="00736007">
        <w:rPr>
          <w:color w:val="000000"/>
          <w:sz w:val="24"/>
          <w:szCs w:val="24"/>
        </w:rPr>
        <w:t>behavioural</w:t>
      </w:r>
      <w:proofErr w:type="spellEnd"/>
      <w:r w:rsidR="00736007">
        <w:rPr>
          <w:color w:val="000000"/>
          <w:sz w:val="24"/>
          <w:szCs w:val="24"/>
        </w:rPr>
        <w:t xml:space="preserve"> diversity</w:t>
      </w:r>
      <w:r w:rsidR="001E3A92">
        <w:rPr>
          <w:color w:val="000000"/>
          <w:sz w:val="24"/>
          <w:szCs w:val="24"/>
        </w:rPr>
        <w:t xml:space="preserve"> between urban and wild sites</w:t>
      </w:r>
      <w:r w:rsidR="00736007">
        <w:rPr>
          <w:color w:val="000000"/>
          <w:sz w:val="24"/>
          <w:szCs w:val="24"/>
        </w:rPr>
        <w:t xml:space="preserve"> </w:t>
      </w:r>
      <w:r w:rsidR="00114111">
        <w:rPr>
          <w:color w:val="000000"/>
          <w:sz w:val="24"/>
          <w:szCs w:val="24"/>
        </w:rPr>
        <w:t>was not statistically significant</w:t>
      </w:r>
      <w:r w:rsidR="001E3A92">
        <w:rPr>
          <w:color w:val="000000"/>
          <w:sz w:val="24"/>
          <w:szCs w:val="24"/>
        </w:rPr>
        <w:t>.</w:t>
      </w:r>
      <w:r w:rsidR="00C31B27">
        <w:rPr>
          <w:color w:val="000000"/>
          <w:sz w:val="24"/>
          <w:szCs w:val="24"/>
        </w:rPr>
        <w:t xml:space="preserve"> Despite clear evidence that</w:t>
      </w:r>
      <w:r w:rsidR="00714BCB">
        <w:rPr>
          <w:color w:val="000000"/>
          <w:sz w:val="24"/>
          <w:szCs w:val="24"/>
        </w:rPr>
        <w:t xml:space="preserve"> </w:t>
      </w:r>
      <w:proofErr w:type="spellStart"/>
      <w:r w:rsidR="00714BCB">
        <w:rPr>
          <w:color w:val="000000"/>
          <w:sz w:val="24"/>
          <w:szCs w:val="24"/>
        </w:rPr>
        <w:t>behavioural</w:t>
      </w:r>
      <w:proofErr w:type="spellEnd"/>
      <w:r w:rsidR="00714BCB">
        <w:rPr>
          <w:color w:val="000000"/>
          <w:sz w:val="24"/>
          <w:szCs w:val="24"/>
        </w:rPr>
        <w:t xml:space="preserve"> diversity</w:t>
      </w:r>
      <w:r w:rsidR="00C31B27">
        <w:rPr>
          <w:color w:val="000000"/>
          <w:sz w:val="24"/>
          <w:szCs w:val="24"/>
        </w:rPr>
        <w:t xml:space="preserve"> improves </w:t>
      </w:r>
      <w:r w:rsidR="00714BCB">
        <w:rPr>
          <w:color w:val="000000"/>
          <w:sz w:val="24"/>
          <w:szCs w:val="24"/>
        </w:rPr>
        <w:t xml:space="preserve">innovative </w:t>
      </w:r>
      <w:r w:rsidR="00C31B27">
        <w:rPr>
          <w:color w:val="000000"/>
          <w:sz w:val="24"/>
          <w:szCs w:val="24"/>
        </w:rPr>
        <w:t xml:space="preserve">problem solving </w:t>
      </w:r>
      <w:r w:rsidR="00714BCB">
        <w:rPr>
          <w:color w:val="000000"/>
          <w:sz w:val="24"/>
          <w:szCs w:val="24"/>
        </w:rPr>
        <w:t>abilities</w:t>
      </w:r>
      <w:r w:rsidR="00C31B27">
        <w:rPr>
          <w:color w:val="000000"/>
          <w:sz w:val="24"/>
          <w:szCs w:val="24"/>
        </w:rPr>
        <w:t xml:space="preserve"> </w:t>
      </w:r>
      <w:r w:rsidR="008F712E">
        <w:rPr>
          <w:color w:val="000000"/>
          <w:sz w:val="24"/>
          <w:szCs w:val="24"/>
        </w:rPr>
        <w:fldChar w:fldCharType="begin"/>
      </w:r>
      <w:r w:rsidR="00AC5235">
        <w:rPr>
          <w:color w:val="000000"/>
          <w:sz w:val="24"/>
          <w:szCs w:val="24"/>
        </w:rPr>
        <w:instrText xml:space="preserve"> ADDIN ZOTERO_ITEM CSL_CITATION {"citationID":"CkOkIaXy","properties":{"formattedCitation":"({\\i{}7}, {\\i{}15}, {\\i{}21}, {\\i{}23}, {\\i{}48})","plainCitation":"(7, 15, 21, 23, 48)","noteIndex":0},"citationItems":[{"id":776,"uris":["http://zotero.org/users/9696352/items/Y55YD7H2"],"itemData":{"id":776,"type":"article-journal","abstract":"Innovative problem solving, repeated innovation, learning, and inhibitory control are cognitive abilities commonly regarded as important components of behaviorally flexible species. Animals exhibiting these cognitive abilities may be more likely to adapt to the unique demands of living in novel and rapidly changing environments, such as urbanized landscapes. Raccoons(Procyon lotor) are an abundant, generalist species frequently found in urban habitats, and are capable of innovative problem solving, which makes them an ideal species to assess their behavioral flexibility. We gave 20 captive raccoons a multi-access puzzle box to investigate which behavioral and cognitive mechanisms enable the generation of innovative and flexible behaviors in this species. Over two-thirds of raccoons tested were not only capable of innovative problem solving, but displayed repeated innovation by solving more than one solution on the multi-access puzzle box and demonstrated that they learned multiple solutions to a novel problem. Although we found no relationship between our measure of inhibitory control and a raccoon's ability to exhibit repeated innovations, we did find a positive relationship between the diversity of behaviors that an individual exhibited when interacting with the problem and the number of solution types that they solved. We identified other predictors of problem-solving performance, including neophobia and persistence. Finally, we examine the implications of our results in the context of the cognitive-buffer hypothesis and consider whether the widespread success of an adaptive generalist carnivore could be due in part to having these cognitive and behavioral traits.","container-title":"Animal Cognition","DOI":"10.1007/s10071-019-01252-7","ISSN":"1435-9448","issue":"3","note":"WOS:000464719200009","page":"387-396","title":"Behavioral flexibility of a generalist carnivore","volume":"22","author":[{"family":"Daniels","given":"Sarah E."},{"family":"Fanelli","given":"Rachel E."},{"family":"Gilbert","given":"Amy"},{"family":"Benson-Amram","given":"Sarah"}],"issued":{"date-parts":[["2019",5]]}}},{"id":1265,"uris":["http://zotero.org/users/9696352/items/HWKG9KTJ"],"itemData":{"id":1265,"type":"article-journal","container-title":"Animal behaviour","ISSN":"0003-3472","issue":"3","journalAbbreviation":"Animal behaviour","note":"publisher: Elsevier","page":"495-502","title":"Behavioural flexibility and invasion success in birds","volume":"63","author":[{"family":"Sol","given":"Daniel"},{"family":"Timmermans","given":"Sarah"},{"family":"Lefebvre","given":"Louis"}],"issued":{"date-parts":[["2002"]]}}},{"id":782,"uris":["http://zotero.org/users/9696352/items/8NY6QU98"],"itemData":{"id":782,"type":"article-journal","abstract":"Behavioral flexibility is measured using a plethora of non-equivalent tasks. In experimental psychology, tests include reversal learning, set-shifting and self-control tasks. In addition to the latter tasks, behavioral ecologists have measured behavioral flexibility with tasks that include problem-solving and personality tests. A relationship between behavioral flexibility assessments, especially in behavioral ecology, still needs to be demonstrated. We argue that using a single umbrella term that incorporates too many unrelated traits should be avoided.Behavioral ecologists interested in comparative cognition have struggled to design tasks that are both ecologically relevant and experimentally rigorous. In experimental psychology, standardized tests of reversal learning, set-shifting and self-control have long been used to measure aspects of flexible behavior especially with regards to determining the neural mechanisms that enable animals and humans to rapidly and efficiently adapt to different situations. More recently, behavioral ecologists have used the term \"behavioral flexibility\" more broadly to explain differences in traits such as personality and innovation. Here, we argue that the term behavioral flexibility designates too many non-equivalent traits, and that this can lead to misconceptions about the nature of cognitive abilities.","container-title":"Behavioral Ecology","DOI":"10.1093/beheco/arx007","ISSN":"1045-2249","issue":"4","note":"WOS:000407590000001","page":"943-947","title":"What's flexible in behavioral flexibility?","volume":"28","author":[{"family":"Audet","given":"Jean-Nicolas"},{"family":"Lefebvre","given":"Louis"}],"issued":{"date-parts":[["2017",8]]}}},{"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8F712E">
        <w:rPr>
          <w:color w:val="000000"/>
          <w:sz w:val="24"/>
          <w:szCs w:val="24"/>
        </w:rPr>
        <w:fldChar w:fldCharType="separate"/>
      </w:r>
      <w:r w:rsidR="00AC5235" w:rsidRPr="00AC5235">
        <w:rPr>
          <w:sz w:val="24"/>
        </w:rPr>
        <w:t>(</w:t>
      </w:r>
      <w:r w:rsidR="00AC5235" w:rsidRPr="00AC5235">
        <w:rPr>
          <w:i/>
          <w:iCs/>
          <w:sz w:val="24"/>
        </w:rPr>
        <w:t>7</w:t>
      </w:r>
      <w:r w:rsidR="00AC5235" w:rsidRPr="00AC5235">
        <w:rPr>
          <w:sz w:val="24"/>
        </w:rPr>
        <w:t xml:space="preserve">, </w:t>
      </w:r>
      <w:r w:rsidR="00AC5235" w:rsidRPr="00AC5235">
        <w:rPr>
          <w:i/>
          <w:iCs/>
          <w:sz w:val="24"/>
        </w:rPr>
        <w:t>15</w:t>
      </w:r>
      <w:r w:rsidR="00AC5235" w:rsidRPr="00AC5235">
        <w:rPr>
          <w:sz w:val="24"/>
        </w:rPr>
        <w:t xml:space="preserve">, </w:t>
      </w:r>
      <w:r w:rsidR="00AC5235" w:rsidRPr="00AC5235">
        <w:rPr>
          <w:i/>
          <w:iCs/>
          <w:sz w:val="24"/>
        </w:rPr>
        <w:t>21</w:t>
      </w:r>
      <w:r w:rsidR="00AC5235" w:rsidRPr="00AC5235">
        <w:rPr>
          <w:sz w:val="24"/>
        </w:rPr>
        <w:t xml:space="preserve">, </w:t>
      </w:r>
      <w:r w:rsidR="00AC5235" w:rsidRPr="00AC5235">
        <w:rPr>
          <w:i/>
          <w:iCs/>
          <w:sz w:val="24"/>
        </w:rPr>
        <w:t>23</w:t>
      </w:r>
      <w:r w:rsidR="00AC5235" w:rsidRPr="00AC5235">
        <w:rPr>
          <w:sz w:val="24"/>
        </w:rPr>
        <w:t xml:space="preserve">, </w:t>
      </w:r>
      <w:r w:rsidR="00AC5235" w:rsidRPr="00AC5235">
        <w:rPr>
          <w:i/>
          <w:iCs/>
          <w:sz w:val="24"/>
        </w:rPr>
        <w:t>48</w:t>
      </w:r>
      <w:r w:rsidR="00AC5235" w:rsidRPr="00AC5235">
        <w:rPr>
          <w:sz w:val="24"/>
        </w:rPr>
        <w:t>)</w:t>
      </w:r>
      <w:r w:rsidR="008F712E">
        <w:rPr>
          <w:color w:val="000000"/>
          <w:sz w:val="24"/>
          <w:szCs w:val="24"/>
        </w:rPr>
        <w:fldChar w:fldCharType="end"/>
      </w:r>
      <w:r w:rsidR="00C31B27">
        <w:rPr>
          <w:color w:val="000000"/>
          <w:sz w:val="24"/>
          <w:szCs w:val="24"/>
        </w:rPr>
        <w:t xml:space="preserve"> presumably facilitating adaptation to urban environments </w:t>
      </w:r>
      <w:r w:rsidR="008F712E">
        <w:rPr>
          <w:color w:val="000000"/>
          <w:sz w:val="24"/>
          <w:szCs w:val="24"/>
        </w:rPr>
        <w:fldChar w:fldCharType="begin"/>
      </w:r>
      <w:r w:rsidR="008F712E">
        <w:rPr>
          <w:color w:val="000000"/>
          <w:sz w:val="24"/>
          <w:szCs w:val="24"/>
        </w:rPr>
        <w:instrText xml:space="preserve"> ADDIN ZOTERO_ITEM CSL_CITATION {"citationID":"oAjfGc2j","properties":{"formattedCitation":"({\\i{}3}, {\\i{}5})","plainCitation":"(3, 5)","noteIndex":0},"citationItems":[{"id":1259,"uris":["http://zotero.org/users/9696352/items/256KS3B9"],"itemData":{"id":1259,"type":"article-journal","container-title":"Evolutionary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sz w:val="24"/>
          <w:szCs w:val="24"/>
        </w:rPr>
        <w:fldChar w:fldCharType="separate"/>
      </w:r>
      <w:r w:rsidR="008F712E" w:rsidRPr="008F712E">
        <w:rPr>
          <w:sz w:val="24"/>
        </w:rPr>
        <w:t>(</w:t>
      </w:r>
      <w:r w:rsidR="008F712E" w:rsidRPr="008F712E">
        <w:rPr>
          <w:i/>
          <w:iCs/>
          <w:sz w:val="24"/>
        </w:rPr>
        <w:t>3</w:t>
      </w:r>
      <w:r w:rsidR="008F712E" w:rsidRPr="008F712E">
        <w:rPr>
          <w:sz w:val="24"/>
        </w:rPr>
        <w:t xml:space="preserve">, </w:t>
      </w:r>
      <w:r w:rsidR="008F712E" w:rsidRPr="008F712E">
        <w:rPr>
          <w:i/>
          <w:iCs/>
          <w:sz w:val="24"/>
        </w:rPr>
        <w:t>5</w:t>
      </w:r>
      <w:r w:rsidR="008F712E" w:rsidRPr="008F712E">
        <w:rPr>
          <w:sz w:val="24"/>
        </w:rPr>
        <w:t>)</w:t>
      </w:r>
      <w:r w:rsidR="008F712E">
        <w:rPr>
          <w:color w:val="000000"/>
          <w:sz w:val="24"/>
          <w:szCs w:val="24"/>
        </w:rPr>
        <w:fldChar w:fldCharType="end"/>
      </w:r>
      <w:r w:rsidR="00C31B27">
        <w:rPr>
          <w:color w:val="000000"/>
          <w:sz w:val="24"/>
          <w:szCs w:val="24"/>
        </w:rPr>
        <w:t>, t</w:t>
      </w:r>
      <w:r w:rsidR="001E3A92" w:rsidRPr="001E3A92">
        <w:rPr>
          <w:color w:val="000000"/>
          <w:sz w:val="24"/>
          <w:szCs w:val="24"/>
          <w:lang w:val="en-CA"/>
        </w:rPr>
        <w:t>he role of urbanization in shaping innovation remains unclear, with previous studies showing mixed results</w:t>
      </w:r>
      <w:r w:rsidR="001E3A92">
        <w:rPr>
          <w:color w:val="000000"/>
          <w:sz w:val="24"/>
          <w:szCs w:val="24"/>
          <w:lang w:val="en-CA"/>
        </w:rPr>
        <w:t xml:space="preserve">; greater innovation has been detected in urban mice </w:t>
      </w:r>
      <w:r w:rsidR="001E3A92">
        <w:rPr>
          <w:color w:val="000000"/>
          <w:sz w:val="24"/>
          <w:szCs w:val="24"/>
        </w:rPr>
        <w:fldChar w:fldCharType="begin"/>
      </w:r>
      <w:r w:rsidR="001B34F2">
        <w:rPr>
          <w:color w:val="000000"/>
          <w:sz w:val="24"/>
          <w:szCs w:val="24"/>
        </w:rPr>
        <w:instrText xml:space="preserve"> ADDIN ZOTERO_ITEM CSL_CITATION {"citationID":"Vjpff9Ch","properties":{"formattedCitation":"({\\i{}19})","plainCitation":"(19)","noteIndex":0},"citationItems":[{"id":1267,"uris":["http://zotero.org/users/9696352/items/CLRZABBZ"],"itemData":{"id":1267,"type":"article-journal","container-title":"Animal Behaviour","ISSN":"0003-3472","journalAbbreviation":"Animal Behaviour","note":"publisher: Elsevier","page":"197-210","title":"City mice and country mice: innovative problem solving in rural and urban noncommensal rodents","volume":"172","author":[{"family":"Mazza","given":"Valeria"},{"family":"Guenther","given":"Anja"}],"issued":{"date-parts":[["2021"]]}}}],"schema":"https://github.com/citation-style-language/schema/raw/master/csl-citation.json"} </w:instrText>
      </w:r>
      <w:r w:rsidR="001E3A92">
        <w:rPr>
          <w:color w:val="000000"/>
          <w:sz w:val="24"/>
          <w:szCs w:val="24"/>
        </w:rPr>
        <w:fldChar w:fldCharType="separate"/>
      </w:r>
      <w:r w:rsidR="001B34F2" w:rsidRPr="001B34F2">
        <w:rPr>
          <w:sz w:val="24"/>
        </w:rPr>
        <w:t>(</w:t>
      </w:r>
      <w:r w:rsidR="001B34F2" w:rsidRPr="001B34F2">
        <w:rPr>
          <w:i/>
          <w:iCs/>
          <w:sz w:val="24"/>
        </w:rPr>
        <w:t>19</w:t>
      </w:r>
      <w:r w:rsidR="001B34F2" w:rsidRPr="001B34F2">
        <w:rPr>
          <w:sz w:val="24"/>
        </w:rPr>
        <w:t>)</w:t>
      </w:r>
      <w:r w:rsidR="001E3A92">
        <w:rPr>
          <w:color w:val="000000"/>
          <w:sz w:val="24"/>
          <w:szCs w:val="24"/>
        </w:rPr>
        <w:fldChar w:fldCharType="end"/>
      </w:r>
      <w:r w:rsidR="006B0F76">
        <w:rPr>
          <w:color w:val="000000"/>
          <w:sz w:val="24"/>
          <w:szCs w:val="24"/>
          <w:lang w:val="en-CA"/>
        </w:rPr>
        <w:t>, but rural</w:t>
      </w:r>
      <w:r w:rsidR="001E3A92">
        <w:rPr>
          <w:color w:val="000000"/>
          <w:sz w:val="24"/>
          <w:szCs w:val="24"/>
          <w:lang w:val="en-CA"/>
        </w:rPr>
        <w:t xml:space="preserve"> </w:t>
      </w:r>
      <w:r w:rsidR="00714BCB">
        <w:rPr>
          <w:color w:val="000000"/>
          <w:sz w:val="24"/>
          <w:szCs w:val="24"/>
          <w:lang w:val="en-CA"/>
        </w:rPr>
        <w:t xml:space="preserve">spotted </w:t>
      </w:r>
      <w:r w:rsidR="001E3A92">
        <w:rPr>
          <w:color w:val="000000"/>
          <w:sz w:val="24"/>
          <w:szCs w:val="24"/>
          <w:lang w:val="en-CA"/>
        </w:rPr>
        <w:t>hyaenas</w:t>
      </w:r>
      <w:r w:rsidR="006B0F76">
        <w:rPr>
          <w:color w:val="000000"/>
          <w:sz w:val="24"/>
          <w:szCs w:val="24"/>
          <w:lang w:val="en-CA"/>
        </w:rPr>
        <w:t xml:space="preserve"> were more innovative than urban hyenas</w:t>
      </w:r>
      <w:r w:rsidR="00C31B27">
        <w:rPr>
          <w:color w:val="000000"/>
          <w:sz w:val="24"/>
          <w:szCs w:val="24"/>
          <w:lang w:val="en-CA"/>
        </w:rPr>
        <w:t xml:space="preserve"> </w:t>
      </w:r>
      <w:r w:rsidR="00C31B27">
        <w:rPr>
          <w:color w:val="000000"/>
          <w:sz w:val="24"/>
          <w:szCs w:val="24"/>
        </w:rPr>
        <w:fldChar w:fldCharType="begin"/>
      </w:r>
      <w:r w:rsidR="001B34F2">
        <w:rPr>
          <w:color w:val="000000"/>
          <w:sz w:val="24"/>
          <w:szCs w:val="24"/>
        </w:rPr>
        <w:instrText xml:space="preserve"> ADDIN ZOTERO_ITEM CSL_CITATION {"citationID":"KHCGcxEi","properties":{"formattedCitation":"({\\i{}18})","plainCitation":"(18)","noteIndex":0},"citationItems":[{"id":1268,"uris":["http://zotero.org/users/9696352/items/8TYG2YDK"],"itemData":{"id":1268,"type":"article-journal","container-title":"Animal Cognition","ISSN":"1435-9448","issue":"5","journalAbbreviation":"Animal Cognition","note":"publisher: Springer","page":"1027-1038","title":"The effect of urbanization on innovation in spotted hyenas","volume":"24","author":[{"family":"Johnson-Ulrich","given":"Lily"},{"family":"Yirga","given":"Gidey"},{"family":"Strong","given":"Robyn L"},{"family":"Holekamp","given":"Kay E"}],"issued":{"date-parts":[["2021"]]}}}],"schema":"https://github.com/citation-style-language/schema/raw/master/csl-citation.json"} </w:instrText>
      </w:r>
      <w:r w:rsidR="00C31B27">
        <w:rPr>
          <w:color w:val="000000"/>
          <w:sz w:val="24"/>
          <w:szCs w:val="24"/>
        </w:rPr>
        <w:fldChar w:fldCharType="separate"/>
      </w:r>
      <w:r w:rsidR="001B34F2" w:rsidRPr="001B34F2">
        <w:rPr>
          <w:sz w:val="24"/>
        </w:rPr>
        <w:t>(</w:t>
      </w:r>
      <w:r w:rsidR="001B34F2" w:rsidRPr="001B34F2">
        <w:rPr>
          <w:i/>
          <w:iCs/>
          <w:sz w:val="24"/>
        </w:rPr>
        <w:t>18</w:t>
      </w:r>
      <w:r w:rsidR="001B34F2" w:rsidRPr="001B34F2">
        <w:rPr>
          <w:sz w:val="24"/>
        </w:rPr>
        <w:t>)</w:t>
      </w:r>
      <w:r w:rsidR="00C31B27">
        <w:rPr>
          <w:color w:val="000000"/>
          <w:sz w:val="24"/>
          <w:szCs w:val="24"/>
        </w:rPr>
        <w:fldChar w:fldCharType="end"/>
      </w:r>
      <w:r w:rsidR="006B0F76">
        <w:rPr>
          <w:color w:val="000000"/>
          <w:sz w:val="24"/>
          <w:szCs w:val="24"/>
          <w:lang w:val="en-CA"/>
        </w:rPr>
        <w:t xml:space="preserve">. Studies of </w:t>
      </w:r>
      <w:r w:rsidR="001E3A92">
        <w:rPr>
          <w:color w:val="000000"/>
          <w:sz w:val="24"/>
          <w:szCs w:val="24"/>
          <w:lang w:val="en-CA"/>
        </w:rPr>
        <w:t>red foxes</w:t>
      </w:r>
      <w:r w:rsidR="00C31B27">
        <w:rPr>
          <w:color w:val="000000"/>
          <w:sz w:val="24"/>
          <w:szCs w:val="24"/>
          <w:lang w:val="en-CA"/>
        </w:rPr>
        <w:t xml:space="preserve"> </w:t>
      </w:r>
      <w:r w:rsidR="00C31B27">
        <w:rPr>
          <w:color w:val="000000"/>
          <w:sz w:val="24"/>
          <w:szCs w:val="24"/>
          <w:lang w:val="en-CA"/>
        </w:rPr>
        <w:fldChar w:fldCharType="begin"/>
      </w:r>
      <w:r w:rsidR="001B34F2">
        <w:rPr>
          <w:color w:val="000000"/>
          <w:sz w:val="24"/>
          <w:szCs w:val="24"/>
          <w:lang w:val="en-CA"/>
        </w:rPr>
        <w:instrText xml:space="preserve"> ADDIN ZOTERO_ITEM CSL_CITATION {"citationID":"3rlcGYSm","properties":{"formattedCitation":"({\\i{}26})","plainCitation":"(26)","noteIndex":0},"citationItems":[{"id":997,"uris":["http://zotero.org/users/9696352/items/ZPNMCBJR"],"itemData":{"id":997,"type":"article-journal","container-title":"Animal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31B27">
        <w:rPr>
          <w:color w:val="000000"/>
          <w:sz w:val="24"/>
          <w:szCs w:val="24"/>
          <w:lang w:val="en-CA"/>
        </w:rPr>
        <w:fldChar w:fldCharType="separate"/>
      </w:r>
      <w:r w:rsidR="001B34F2" w:rsidRPr="001B34F2">
        <w:rPr>
          <w:sz w:val="24"/>
        </w:rPr>
        <w:t>(</w:t>
      </w:r>
      <w:r w:rsidR="001B34F2" w:rsidRPr="001B34F2">
        <w:rPr>
          <w:i/>
          <w:iCs/>
          <w:sz w:val="24"/>
        </w:rPr>
        <w:t>26</w:t>
      </w:r>
      <w:r w:rsidR="001B34F2" w:rsidRPr="001B34F2">
        <w:rPr>
          <w:sz w:val="24"/>
        </w:rPr>
        <w:t>)</w:t>
      </w:r>
      <w:r w:rsidR="00C31B27">
        <w:rPr>
          <w:color w:val="000000"/>
          <w:sz w:val="24"/>
          <w:szCs w:val="24"/>
          <w:lang w:val="en-CA"/>
        </w:rPr>
        <w:fldChar w:fldCharType="end"/>
      </w:r>
      <w:r w:rsidR="001E3A92">
        <w:rPr>
          <w:color w:val="000000"/>
          <w:sz w:val="24"/>
          <w:szCs w:val="24"/>
          <w:lang w:val="en-CA"/>
        </w:rPr>
        <w:t xml:space="preserve"> and sparrows</w:t>
      </w:r>
      <w:r w:rsidR="00C31B27">
        <w:rPr>
          <w:color w:val="000000"/>
          <w:sz w:val="24"/>
          <w:szCs w:val="24"/>
          <w:lang w:val="en-CA"/>
        </w:rPr>
        <w:t xml:space="preserve"> </w:t>
      </w:r>
      <w:r w:rsidR="00C31B27">
        <w:rPr>
          <w:color w:val="000000"/>
          <w:sz w:val="24"/>
          <w:szCs w:val="24"/>
          <w:lang w:val="en-CA"/>
        </w:rPr>
        <w:fldChar w:fldCharType="begin"/>
      </w:r>
      <w:r w:rsidR="001B34F2">
        <w:rPr>
          <w:color w:val="000000"/>
          <w:sz w:val="24"/>
          <w:szCs w:val="24"/>
          <w:lang w:val="en-CA"/>
        </w:rPr>
        <w:instrText xml:space="preserve"> ADDIN ZOTERO_ITEM CSL_CITATION {"citationID":"6va87VdL","properties":{"formattedCitation":"({\\i{}20})","plainCitation":"(20)","noteIndex":0},"citationItems":[{"id":1270,"uris":["http://zotero.org/users/9696352/items/ZXZII7RA"],"itemData":{"id":1270,"type":"article-journal","container-title":"Behavioral ecology and sociobiology","ISSN":"0340-5443","issue":"3","journalAbbreviation":"Behavioral ecology and sociobiology","note":"publisher: Springer","page":"471-480","title":"A comparison of problem-solving success between urban and rural house sparrows","volume":"69","author":[{"family":"Papp","given":"Sándor"},{"family":"Vincze","given":"Ernő"},{"family":"Preiszner","given":"Bálint"},{"family":"Liker","given":"András"},{"family":"Bókony","given":"Veronika"}],"issued":{"date-parts":[["2015"]]}}}],"schema":"https://github.com/citation-style-language/schema/raw/master/csl-citation.json"} </w:instrText>
      </w:r>
      <w:r w:rsidR="00C31B27">
        <w:rPr>
          <w:color w:val="000000"/>
          <w:sz w:val="24"/>
          <w:szCs w:val="24"/>
          <w:lang w:val="en-CA"/>
        </w:rPr>
        <w:fldChar w:fldCharType="separate"/>
      </w:r>
      <w:r w:rsidR="001B34F2" w:rsidRPr="001B34F2">
        <w:rPr>
          <w:sz w:val="24"/>
        </w:rPr>
        <w:t>(</w:t>
      </w:r>
      <w:r w:rsidR="001B34F2" w:rsidRPr="001B34F2">
        <w:rPr>
          <w:i/>
          <w:iCs/>
          <w:sz w:val="24"/>
        </w:rPr>
        <w:t>20</w:t>
      </w:r>
      <w:r w:rsidR="001B34F2" w:rsidRPr="001B34F2">
        <w:rPr>
          <w:sz w:val="24"/>
        </w:rPr>
        <w:t>)</w:t>
      </w:r>
      <w:r w:rsidR="00C31B27">
        <w:rPr>
          <w:color w:val="000000"/>
          <w:sz w:val="24"/>
          <w:szCs w:val="24"/>
          <w:lang w:val="en-CA"/>
        </w:rPr>
        <w:fldChar w:fldCharType="end"/>
      </w:r>
      <w:r w:rsidR="001E3A92">
        <w:rPr>
          <w:color w:val="000000"/>
          <w:sz w:val="24"/>
          <w:szCs w:val="24"/>
          <w:lang w:val="en-CA"/>
        </w:rPr>
        <w:t xml:space="preserve"> showed no difference in innovation along an urbanization gradient. </w:t>
      </w:r>
      <w:r w:rsidR="00C31B27">
        <w:rPr>
          <w:color w:val="000000"/>
          <w:sz w:val="24"/>
          <w:szCs w:val="24"/>
        </w:rPr>
        <w:t xml:space="preserve">Innovation in wild-living coyotes had not been assessed prior to this study, in part because previous studies with captive coyotes have documented limited evidence of problem-solving, apparently due to their strong neophobia </w:t>
      </w:r>
      <w:r w:rsidR="00C31B27">
        <w:rPr>
          <w:color w:val="000000"/>
          <w:sz w:val="24"/>
          <w:szCs w:val="24"/>
        </w:rPr>
        <w:fldChar w:fldCharType="begin"/>
      </w:r>
      <w:r w:rsidR="00AC5235">
        <w:rPr>
          <w:color w:val="000000"/>
          <w:sz w:val="24"/>
          <w:szCs w:val="24"/>
        </w:rPr>
        <w:instrText xml:space="preserve"> ADDIN ZOTERO_ITEM CSL_CITATION {"citationID":"k3MeipIM","properties":{"formattedCitation":"({\\i{}22}, {\\i{}49}\\uc0\\u8211{}{\\i{}52})","plainCitation":"(22, 49–52)","noteIndex":0},"citationItems":[{"id":772,"uris":["http://zotero.org/users/9696352/items/MUMKMVFU"],"itemData":{"id":772,"type":"article-journal","abstract":"Social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P."}],"issued":{"date-parts":[["2019",7,10]]}}},{"id":771,"uris":["http://zotero.org/users/9696352/items/T3URMNKI"],"itemData":{"id":771,"type":"article-journal","abstract":"Early-life experience often shapes behaviors like innovation and exploration. These behaviors are important to animals encountering novel food resources in diverse habitats, such as mesocarnivores in urban areas. To understand if early-life experiences impact later-life behavior, we examined how coyotes (Canis latrans) responded to a multi-access puzzle box at two life stages: pup (similar to 7 weeks) and dispersal (similar to 10 months). We first exposed pups, still living with their parents and littermates, to a baited puzzle box. At dispersal age, we again tested both these pups and an age-matched control group that was not exposed to the puzzle box as pups, both as individuals and with their pair-mate. We quantified problem-solving capability, latency to approach, and time spent in proximity to the puzzle box. Most pup litters solved two of the three access points, but no dispersal-age coyotes solved any access point. The amount of time dispersal-age coyotes spent near the box during pair-testing increased with (1) more time spent near the box during single-testing, (2) more time their pair-mate spent near the box during pair-testing, and (3) if their pair-mate came from a litter that previously solved the box. These results suggest that early-life experience and social interactions influence exploratory behavior at dispersal age, but coyotes exhibit increased avoidance behavior at this life stage, which corresponds with the life stage that overall survivorship decreases. Our study provides insight into how early-life experiences shape adult behavior in mesocarnivores. Significance statement Exploratory behaviors, including risk-taking and problem-solving, are likely important characteristics for urban-dwelling species, such as coyotes, but how development and sociality influence these traits is poorly understood. Therefore, we presented coyotes with a puzzle box as pups with their littermates and again at dispersal age, both individually and with their pair-mate. Three of four litters solved the puzzle box when housed with their littermates, but no coyotes solved at dispersal age when housed alone or with their pair-mate. Notably, there was a general decrease in exploratory behavior and innovation from pup to dispersal age. However, we found that previous experiences during puzzle-box trials positively influenced the amount of time coyote pairs spent near the puzzle box at dispersal age. Our results suggest that pursuing food resources in novel situations may be constrained by developmental processes, possibly in response to prioritizing future opportunities to reproduce.","container-title":"Behavioral Ecology and Sociobiology","DOI":"10.1007/s00265-022-03251-0","ISSN":"0340-5443","issue":"10","note":"WOS:000861464300001","page":"141","title":"Effects of early-life experience on innovation and problem-solving in captive coyotes","volume":"76","author":[{"family":"Garcia","given":"Andrew C."},{"family":"Parsons","given":"Mitchell A."},{"family":"Young","given":"Julie K."}],"issued":{"date-parts":[["2022",10]]}}},{"id":770,"uris":["http://zotero.org/users/9696352/items/JJE4TH8K"],"itemData":{"id":770,"type":"article-journal","abstract":"Urbanization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C31B27">
        <w:rPr>
          <w:color w:val="000000"/>
          <w:sz w:val="24"/>
          <w:szCs w:val="24"/>
        </w:rPr>
        <w:fldChar w:fldCharType="separate"/>
      </w:r>
      <w:r w:rsidR="00AC5235" w:rsidRPr="00AC5235">
        <w:rPr>
          <w:sz w:val="24"/>
        </w:rPr>
        <w:t>(</w:t>
      </w:r>
      <w:r w:rsidR="00AC5235" w:rsidRPr="00AC5235">
        <w:rPr>
          <w:i/>
          <w:iCs/>
          <w:sz w:val="24"/>
        </w:rPr>
        <w:t>22</w:t>
      </w:r>
      <w:r w:rsidR="00AC5235" w:rsidRPr="00AC5235">
        <w:rPr>
          <w:sz w:val="24"/>
        </w:rPr>
        <w:t xml:space="preserve">, </w:t>
      </w:r>
      <w:r w:rsidR="00AC5235" w:rsidRPr="00AC5235">
        <w:rPr>
          <w:i/>
          <w:iCs/>
          <w:sz w:val="24"/>
        </w:rPr>
        <w:t>49</w:t>
      </w:r>
      <w:r w:rsidR="00AC5235" w:rsidRPr="00AC5235">
        <w:rPr>
          <w:sz w:val="24"/>
        </w:rPr>
        <w:t>–</w:t>
      </w:r>
      <w:r w:rsidR="00AC5235" w:rsidRPr="00AC5235">
        <w:rPr>
          <w:i/>
          <w:iCs/>
          <w:sz w:val="24"/>
        </w:rPr>
        <w:t>52</w:t>
      </w:r>
      <w:r w:rsidR="00AC5235" w:rsidRPr="00AC5235">
        <w:rPr>
          <w:sz w:val="24"/>
        </w:rPr>
        <w:t>)</w:t>
      </w:r>
      <w:r w:rsidR="00C31B27">
        <w:rPr>
          <w:color w:val="000000"/>
          <w:sz w:val="24"/>
          <w:szCs w:val="24"/>
        </w:rPr>
        <w:fldChar w:fldCharType="end"/>
      </w:r>
      <w:r w:rsidR="00C31B27">
        <w:rPr>
          <w:color w:val="000000"/>
          <w:sz w:val="24"/>
          <w:szCs w:val="24"/>
        </w:rPr>
        <w:t>.</w:t>
      </w:r>
      <w:r w:rsidR="00C31B27" w:rsidRPr="00C31B27">
        <w:rPr>
          <w:color w:val="000000"/>
          <w:sz w:val="24"/>
          <w:szCs w:val="24"/>
          <w:lang w:val="en-CA"/>
        </w:rPr>
        <w:t xml:space="preserve"> </w:t>
      </w:r>
      <w:r w:rsidR="00C31B27">
        <w:rPr>
          <w:color w:val="000000"/>
          <w:sz w:val="24"/>
          <w:szCs w:val="24"/>
          <w:lang w:val="en-CA"/>
        </w:rPr>
        <w:t xml:space="preserve">Even among successful, urban-adapted </w:t>
      </w:r>
      <w:proofErr w:type="spellStart"/>
      <w:r w:rsidR="00C31B27">
        <w:rPr>
          <w:color w:val="000000"/>
          <w:sz w:val="24"/>
          <w:szCs w:val="24"/>
          <w:lang w:val="en-CA"/>
        </w:rPr>
        <w:t>mesocarnivores</w:t>
      </w:r>
      <w:proofErr w:type="spellEnd"/>
      <w:r w:rsidR="00C31B27">
        <w:rPr>
          <w:color w:val="000000"/>
          <w:sz w:val="24"/>
          <w:szCs w:val="24"/>
          <w:lang w:val="en-CA"/>
        </w:rPr>
        <w:t>, there is considerable diversity in innovation; r</w:t>
      </w:r>
      <w:r w:rsidR="00C31B27" w:rsidRPr="001E3A92">
        <w:rPr>
          <w:color w:val="000000"/>
          <w:sz w:val="24"/>
          <w:szCs w:val="24"/>
          <w:lang w:val="en-CA"/>
        </w:rPr>
        <w:t xml:space="preserve">accoons are notably innovative </w:t>
      </w:r>
      <w:r w:rsidR="00C31B27">
        <w:rPr>
          <w:color w:val="000000"/>
          <w:sz w:val="24"/>
          <w:szCs w:val="24"/>
        </w:rPr>
        <w:fldChar w:fldCharType="begin"/>
      </w:r>
      <w:r w:rsidR="00AC5235">
        <w:rPr>
          <w:color w:val="000000"/>
          <w:sz w:val="24"/>
          <w:szCs w:val="24"/>
        </w:rPr>
        <w:instrText xml:space="preserve"> ADDIN ZOTERO_ITEM CSL_CITATION {"citationID":"qKEFn4Pz","properties":{"formattedCitation":"({\\i{}48}, {\\i{}53})","plainCitation":"(48, 53)","noteIndex":0},"citationItems":[{"id":775,"uris":["http://zotero.org/users/9696352/items/35HQSPI6"],"itemData":{"id":775,"type":"article-journal","abstract":"To gain a better understanding of the evolution of animal cognition, it is necessary to test and compare the cognitive abilities of a broad array of taxa. Meaningful inter-species comparisons are best achieved by employing universal paradigms that standardize testing among species. Many cognitive paradigms, however, have been tested in only a few taxa, mostly birds and primates. One such example, known as the Aesop's Fable paradigm, is designed to assess causal understanding in animals using water displacement. To evaluate the universal effectiveness of the Aesop's Fable paradigm, we applied this paradigm to a previously untested taxon, the raccoon (Procyon lotor). We first trained captive raccoons to drop stones into a tube of water to retrieve a floating food reward. Next, we presented successful raccoons with objects that differed in the amount of water they displaced to determine whether raccoons could select the most functional option. Raccoons performed differently than corvids and human children did in previous studies of Aesop's Fable, and we found raccoons to be innovative in many aspects of this task. We suggest that raccoon performance in this paradigm reflected differences in tangential factors, such as behavior, morphology, and testing procedures, rather than cognitive deficiencies. We also present insight into previously undocumented challenges that should better inform future Aesop's Fable studies incorporating more diverse taxa.","container-title":"Animal Cognition","DOI":"10.1007/s10071-017-1129-z","ISSN":"1435-9448","issue":"6","note":"WOS:000412948000013","page":"1147-1152","title":"Adaptation of the Aesop's Fable paradigm for use with raccoons (Procyon lotor): considerations for future application in non-avian and non-primate species","volume":"20","author":[{"family":"Stanton","given":"Lauren"},{"family":"Davis","given":"Emily"},{"family":"Johnson","given":"Shylo"},{"family":"Gilbert","given":"Amy"},{"family":"Benson-Amram","given":"Sarah"}],"issued":{"date-parts":[["2017",11]]}}},{"id":784,"uris":["http://zotero.org/users/9696352/items/5AQL428L"],"itemData":{"id":784,"type":"article-journal","abstract":"Cognitive abilities, such as learning and flexibility, are hypothesized to aid behavioral adaptation to urbanization. Although growing evidence suggests that cognition may indeed facilitate persistence in urban environments, we currently lack knowledge of the cognitive abilities of many urban taxa. Recent methodological advances, including radio frequency identification (RFID), have extended automated cognitive testing into the field but have yet to be applied to a diversity of taxa. Here, we used an RFID-enabled operant conditioning device to assess the habituation, learning and cognitive flexibility of a wild population of raccoons (Procyon lotor). We examined how several biological and behavioral traits influenced participation and performance in testing. We then compared the cognitive performance of wild raccoons tested in natural conditions with that of wild-caught raccoons tested in captivity from a previous study. In natural conditions, juvenile raccoons were more likely to habituate to the testing device, but performed worse in serial reversal learning, compared with adults. We also found that docile raccoons were more likely to learn how to operate the device in natural conditions, which suggests a relationship between emotional reactivity and cognitive ability in raccoons. Although raccoons in both captive and natural conditions demonstrated rapid associative learning and flexibility, raccoons in captive conditions generally performed better, likely owing to the heightened vigilance and social interference experienced by raccoons in natural conditions. Our results have important implications for future research on urban carnivores and cognition in field settings, as well as our understanding of behavioral adaptation to urbanization and coexistence with urban wildlife.","container-title":"Journal of Experimental Biology","DOI":"10.1242/jeb.243726","ISSN":"0022-0949","issue":"18","note":"WOS:000876703800015","page":"jeb243726","title":"Environmental, individual and social traits of free-ranging raccoons influence performance in cognitive testing","volume":"225","author":[{"family":"Stanton","given":"Lauren A."},{"family":"Bridge","given":"Eli S."},{"family":"Huizinga","given":"Joost"},{"family":"Benson-Amram","given":"Sarah"}],"issued":{"date-parts":[["2022",9]]}}}],"schema":"https://github.com/citation-style-language/schema/raw/master/csl-citation.json"} </w:instrText>
      </w:r>
      <w:r w:rsidR="00C31B27">
        <w:rPr>
          <w:color w:val="000000"/>
          <w:sz w:val="24"/>
          <w:szCs w:val="24"/>
        </w:rPr>
        <w:fldChar w:fldCharType="separate"/>
      </w:r>
      <w:r w:rsidR="00AC5235" w:rsidRPr="00AC5235">
        <w:rPr>
          <w:sz w:val="24"/>
        </w:rPr>
        <w:t>(</w:t>
      </w:r>
      <w:r w:rsidR="00AC5235" w:rsidRPr="00AC5235">
        <w:rPr>
          <w:i/>
          <w:iCs/>
          <w:sz w:val="24"/>
        </w:rPr>
        <w:t>48</w:t>
      </w:r>
      <w:r w:rsidR="00AC5235" w:rsidRPr="00AC5235">
        <w:rPr>
          <w:sz w:val="24"/>
        </w:rPr>
        <w:t xml:space="preserve">, </w:t>
      </w:r>
      <w:r w:rsidR="00AC5235" w:rsidRPr="00AC5235">
        <w:rPr>
          <w:i/>
          <w:iCs/>
          <w:sz w:val="24"/>
        </w:rPr>
        <w:t>53</w:t>
      </w:r>
      <w:r w:rsidR="00AC5235" w:rsidRPr="00AC5235">
        <w:rPr>
          <w:sz w:val="24"/>
        </w:rPr>
        <w:t>)</w:t>
      </w:r>
      <w:r w:rsidR="00C31B27">
        <w:rPr>
          <w:color w:val="000000"/>
          <w:sz w:val="24"/>
          <w:szCs w:val="24"/>
        </w:rPr>
        <w:fldChar w:fldCharType="end"/>
      </w:r>
      <w:r w:rsidR="00C31B27" w:rsidRPr="001E3A92">
        <w:rPr>
          <w:color w:val="000000"/>
          <w:sz w:val="24"/>
          <w:szCs w:val="24"/>
          <w:lang w:val="en-CA"/>
        </w:rPr>
        <w:t xml:space="preserve">, whereas </w:t>
      </w:r>
      <w:r w:rsidR="00C31B27">
        <w:rPr>
          <w:color w:val="000000"/>
          <w:sz w:val="24"/>
          <w:szCs w:val="24"/>
          <w:lang w:val="en-CA"/>
        </w:rPr>
        <w:t xml:space="preserve">urban </w:t>
      </w:r>
      <w:r w:rsidR="00C31B27" w:rsidRPr="001E3A92">
        <w:rPr>
          <w:color w:val="000000"/>
          <w:sz w:val="24"/>
          <w:szCs w:val="24"/>
          <w:lang w:val="en-CA"/>
        </w:rPr>
        <w:t>red foxes</w:t>
      </w:r>
      <w:r w:rsidR="00C31B27">
        <w:rPr>
          <w:color w:val="000000"/>
          <w:sz w:val="24"/>
          <w:szCs w:val="24"/>
          <w:lang w:val="en-CA"/>
        </w:rPr>
        <w:t xml:space="preserve"> are not more innovative than rural conspecifics </w:t>
      </w:r>
      <w:r w:rsidR="00C31B27">
        <w:rPr>
          <w:color w:val="000000"/>
          <w:sz w:val="24"/>
          <w:szCs w:val="24"/>
          <w:lang w:val="en-CA"/>
        </w:rPr>
        <w:fldChar w:fldCharType="begin"/>
      </w:r>
      <w:r w:rsidR="001B34F2">
        <w:rPr>
          <w:color w:val="000000"/>
          <w:sz w:val="24"/>
          <w:szCs w:val="24"/>
          <w:lang w:val="en-CA"/>
        </w:rPr>
        <w:instrText xml:space="preserve"> ADDIN ZOTERO_ITEM CSL_CITATION {"citationID":"ZlBjnjsE","properties":{"formattedCitation":"({\\i{}26})","plainCitation":"(26)","noteIndex":0},"citationItems":[{"id":997,"uris":["http://zotero.org/users/9696352/items/ZPNMCBJR"],"itemData":{"id":997,"type":"article-journal","container-title":"Animal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sidR="00C31B27">
        <w:rPr>
          <w:color w:val="000000"/>
          <w:sz w:val="24"/>
          <w:szCs w:val="24"/>
          <w:lang w:val="en-CA"/>
        </w:rPr>
        <w:fldChar w:fldCharType="separate"/>
      </w:r>
      <w:r w:rsidR="001B34F2" w:rsidRPr="001B34F2">
        <w:rPr>
          <w:sz w:val="24"/>
        </w:rPr>
        <w:t>(</w:t>
      </w:r>
      <w:r w:rsidR="001B34F2" w:rsidRPr="001B34F2">
        <w:rPr>
          <w:i/>
          <w:iCs/>
          <w:sz w:val="24"/>
        </w:rPr>
        <w:t>26</w:t>
      </w:r>
      <w:r w:rsidR="001B34F2" w:rsidRPr="001B34F2">
        <w:rPr>
          <w:sz w:val="24"/>
        </w:rPr>
        <w:t>)</w:t>
      </w:r>
      <w:r w:rsidR="00C31B27">
        <w:rPr>
          <w:color w:val="000000"/>
          <w:sz w:val="24"/>
          <w:szCs w:val="24"/>
          <w:lang w:val="en-CA"/>
        </w:rPr>
        <w:fldChar w:fldCharType="end"/>
      </w:r>
      <w:r w:rsidR="00C31B27" w:rsidRPr="001E3A92">
        <w:rPr>
          <w:color w:val="000000"/>
          <w:sz w:val="24"/>
          <w:szCs w:val="24"/>
          <w:lang w:val="en-CA"/>
        </w:rPr>
        <w:t xml:space="preserve">, and opossums </w:t>
      </w:r>
      <w:r w:rsidR="00C31B27">
        <w:rPr>
          <w:color w:val="000000"/>
          <w:sz w:val="24"/>
          <w:szCs w:val="24"/>
          <w:lang w:val="en-CA"/>
        </w:rPr>
        <w:t>are</w:t>
      </w:r>
      <w:r w:rsidR="00C31B27" w:rsidRPr="001E3A92">
        <w:rPr>
          <w:color w:val="000000"/>
          <w:sz w:val="24"/>
          <w:szCs w:val="24"/>
          <w:lang w:val="en-CA"/>
        </w:rPr>
        <w:t xml:space="preserve"> less innovative than raccoons </w:t>
      </w:r>
      <w:r w:rsidR="00C31B27">
        <w:rPr>
          <w:color w:val="000000"/>
          <w:sz w:val="24"/>
          <w:szCs w:val="24"/>
          <w:lang w:val="en-CA"/>
        </w:rPr>
        <w:fldChar w:fldCharType="begin"/>
      </w:r>
      <w:r w:rsidR="005C105F">
        <w:rPr>
          <w:color w:val="000000"/>
          <w:sz w:val="24"/>
          <w:szCs w:val="24"/>
          <w:lang w:val="en-CA"/>
        </w:rPr>
        <w:instrText xml:space="preserve"> ADDIN ZOTERO_ITEM CSL_CITATION {"citationID":"RH2OYHGJ","properties":{"formattedCitation":"({\\i{}54})","plainCitation":"(54)","noteIndex":0},"citationItems":[{"id":1272,"uris":["http://zotero.org/users/9696352/items/7934GAXA"],"itemData":{"id":1272,"type":"article-journal","abstract":"Humans are altering natural environments at unprecedented rates. Ecological generalism is one of the strongest predictors of survival in light of these changes, which in animals, may be shaped by bold and innovative behaviours. Species with greater habitat generalism are proposed to behave more boldly (e.g. touching and ingesting novel food). Species with greater dietary generalism are proposed to behave more innovatively (e.g. novel problem-solving to access food). Support for both hypotheses exists but remains largely restricted to broad comparisons between generalists and specialists. Further comparative data are needed to understand the extent to which these behavioural patterns might shape more nuanced ecological variation between species, such as species with finer-scale niche differences. We compared bold and innovative behaviour in two wild sympatric generalists, the Northern racoon, Procyon lotor, and the Virginia opossum, Didelphis virginiana, using a pull-string task with strings and wires attached to vertical cups containing high-value food. Although both species are broadly classified as generalists, racoons show relatively greater habitat and dietary flexibility than opossums. Because they live sympatrically, it offers a unique opportunity to test, at the same time and locations, whether these finer-scale niche differences are reflective of differences in their bold and innovative behaviour. We predicted that racoons would show bolder behaviour (in terms of touching our novel task) and more innovative behaviour (in terms of solving it). We found that both species were equally likely to acknowledge and touch the task, but racoons were more likely to show innovation to access the food. Racoons' propensity for using innovation to solve novel foraging challenges may contribute to their greater ecological flexibility compared with opossums. More broadly, our findings may help explain differences in how each species adapts to environmental changes.","container-title":"Animal Behaviour","DOI":"10.1016/j.anbehav.2025.123279","ISSN":"0003-3472","journalAbbreviation":"Animal Behaviour","page":"123279","title":"Wild racoons are more innovative but not bolder than another generalist, the Virginia opossum, on a pull-string task","volume":"227","author":[{"family":"Adaway","given":"Kristy A."},{"family":"Snider","given":"Matthew H."},{"family":"Vinciguerra","given":"Candace"},{"family":"Kupferman","given":"Caitlin A."},{"family":"Beasley","given":"James C."},{"family":"Morton","given":"F. Blake"}],"issued":{"date-parts":[["2025",9,1]]}}}],"schema":"https://github.com/citation-style-language/schema/raw/master/csl-citation.json"} </w:instrText>
      </w:r>
      <w:r w:rsidR="00C31B27">
        <w:rPr>
          <w:color w:val="000000"/>
          <w:sz w:val="24"/>
          <w:szCs w:val="24"/>
          <w:lang w:val="en-CA"/>
        </w:rPr>
        <w:fldChar w:fldCharType="separate"/>
      </w:r>
      <w:r w:rsidR="005C105F" w:rsidRPr="005C105F">
        <w:rPr>
          <w:sz w:val="24"/>
        </w:rPr>
        <w:t>(</w:t>
      </w:r>
      <w:r w:rsidR="005C105F" w:rsidRPr="005C105F">
        <w:rPr>
          <w:i/>
          <w:iCs/>
          <w:sz w:val="24"/>
        </w:rPr>
        <w:t>54</w:t>
      </w:r>
      <w:r w:rsidR="005C105F" w:rsidRPr="005C105F">
        <w:rPr>
          <w:sz w:val="24"/>
        </w:rPr>
        <w:t>)</w:t>
      </w:r>
      <w:r w:rsidR="00C31B27">
        <w:rPr>
          <w:color w:val="000000"/>
          <w:sz w:val="24"/>
          <w:szCs w:val="24"/>
          <w:lang w:val="en-CA"/>
        </w:rPr>
        <w:fldChar w:fldCharType="end"/>
      </w:r>
      <w:r w:rsidR="00C31B27" w:rsidRPr="001E3A92">
        <w:rPr>
          <w:color w:val="000000"/>
          <w:sz w:val="24"/>
          <w:szCs w:val="24"/>
          <w:lang w:val="en-CA"/>
        </w:rPr>
        <w:t>.</w:t>
      </w:r>
    </w:p>
    <w:p w14:paraId="67FE473F" w14:textId="2E768129" w:rsidR="001E3A92" w:rsidRPr="008F712E" w:rsidRDefault="00736007" w:rsidP="006A3C20">
      <w:pPr>
        <w:spacing w:before="120"/>
        <w:rPr>
          <w:color w:val="000000"/>
          <w:sz w:val="24"/>
          <w:szCs w:val="24"/>
        </w:rPr>
      </w:pPr>
      <w:commentRangeStart w:id="11"/>
      <w:r>
        <w:rPr>
          <w:color w:val="000000"/>
          <w:sz w:val="24"/>
          <w:szCs w:val="24"/>
        </w:rPr>
        <w:t xml:space="preserve">That </w:t>
      </w:r>
      <w:commentRangeEnd w:id="11"/>
      <w:r w:rsidR="006A3C20">
        <w:rPr>
          <w:rStyle w:val="CommentReference"/>
          <w:rFonts w:eastAsia="Times New Roman"/>
        </w:rPr>
        <w:commentReference w:id="11"/>
      </w:r>
      <w:r>
        <w:rPr>
          <w:color w:val="000000"/>
          <w:sz w:val="24"/>
          <w:szCs w:val="24"/>
        </w:rPr>
        <w:t xml:space="preserve">urbanization better predicted increased </w:t>
      </w:r>
      <w:proofErr w:type="spellStart"/>
      <w:r>
        <w:rPr>
          <w:color w:val="000000"/>
          <w:sz w:val="24"/>
          <w:szCs w:val="24"/>
        </w:rPr>
        <w:t>behavioural</w:t>
      </w:r>
      <w:proofErr w:type="spellEnd"/>
      <w:r>
        <w:rPr>
          <w:color w:val="000000"/>
          <w:sz w:val="24"/>
          <w:szCs w:val="24"/>
        </w:rPr>
        <w:t xml:space="preserve"> diversity among city sites (</w:t>
      </w:r>
      <w:r w:rsidR="008F712E">
        <w:rPr>
          <w:color w:val="000000"/>
          <w:sz w:val="24"/>
          <w:szCs w:val="24"/>
        </w:rPr>
        <w:t xml:space="preserve">rather than strictly between </w:t>
      </w:r>
      <w:r>
        <w:rPr>
          <w:color w:val="000000"/>
          <w:sz w:val="24"/>
          <w:szCs w:val="24"/>
        </w:rPr>
        <w:t xml:space="preserve">city and wild sites) </w:t>
      </w:r>
      <w:r w:rsidR="008F712E" w:rsidRPr="001E3A92">
        <w:rPr>
          <w:color w:val="000000"/>
          <w:sz w:val="24"/>
          <w:szCs w:val="24"/>
          <w:lang w:val="en-CA"/>
        </w:rPr>
        <w:t xml:space="preserve">underscores the importance of heterogeneity within urban environments and their complex impacts on animal behaviour </w:t>
      </w:r>
      <w:r w:rsidR="007D7B28">
        <w:rPr>
          <w:color w:val="000000"/>
          <w:sz w:val="24"/>
          <w:szCs w:val="24"/>
        </w:rPr>
        <w:fldChar w:fldCharType="begin"/>
      </w:r>
      <w:r w:rsidR="005C105F">
        <w:rPr>
          <w:color w:val="000000"/>
          <w:sz w:val="24"/>
          <w:szCs w:val="24"/>
        </w:rPr>
        <w:instrText xml:space="preserve"> ADDIN ZOTERO_ITEM CSL_CITATION {"citationID":"pb2T4cC8","properties":{"formattedCitation":"({\\i{}55})","plainCitation":"(55)","noteIndex":0},"citationItems":[{"id":1202,"uris":["http://zotero.org/users/9696352/items/YBFQFW34"],"itemData":{"id":1202,"type":"article-journal","container-title":"Ecosphere","ISSN":"2150-8925","issue":"1","journalAbbreviation":"Ecosphere","note":"publisher: Wiley Online Library","page":"e70152","title":"Impervious surface cover and number of restaurants shape diet variation in an urban carnivore","volume":"16","author":[{"family":"Caspi","given":"Tal"},{"family":"Serrano","given":"Monica G"},{"family":"Vanderzwan","given":"Stevi L"},{"family":"Kessler","given":"Janet"},{"family":"Schell","given":"Christopher J"},{"family":"Sacks","given":"Benjamin N"}],"issued":{"date-parts":[["2025"]]}}}],"schema":"https://github.com/citation-style-language/schema/raw/master/csl-citation.json"} </w:instrText>
      </w:r>
      <w:r w:rsidR="007D7B28">
        <w:rPr>
          <w:color w:val="000000"/>
          <w:sz w:val="24"/>
          <w:szCs w:val="24"/>
        </w:rPr>
        <w:fldChar w:fldCharType="separate"/>
      </w:r>
      <w:r w:rsidR="005C105F" w:rsidRPr="005C105F">
        <w:rPr>
          <w:sz w:val="24"/>
        </w:rPr>
        <w:t>(</w:t>
      </w:r>
      <w:r w:rsidR="005C105F" w:rsidRPr="005C105F">
        <w:rPr>
          <w:i/>
          <w:iCs/>
          <w:sz w:val="24"/>
        </w:rPr>
        <w:t>55</w:t>
      </w:r>
      <w:r w:rsidR="005C105F" w:rsidRPr="005C105F">
        <w:rPr>
          <w:sz w:val="24"/>
        </w:rPr>
        <w:t>)</w:t>
      </w:r>
      <w:r w:rsidR="007D7B28">
        <w:rPr>
          <w:color w:val="000000"/>
          <w:sz w:val="24"/>
          <w:szCs w:val="24"/>
        </w:rPr>
        <w:fldChar w:fldCharType="end"/>
      </w:r>
      <w:r>
        <w:rPr>
          <w:color w:val="000000"/>
          <w:sz w:val="24"/>
          <w:szCs w:val="24"/>
        </w:rPr>
        <w:t xml:space="preserve">. </w:t>
      </w:r>
      <w:r w:rsidR="008F712E">
        <w:rPr>
          <w:color w:val="000000"/>
          <w:sz w:val="24"/>
          <w:szCs w:val="24"/>
        </w:rPr>
        <w:t xml:space="preserve">Combined with the predictive power of Site ID </w:t>
      </w:r>
      <w:r w:rsidR="008F712E" w:rsidRPr="001E3A92">
        <w:rPr>
          <w:color w:val="000000"/>
          <w:sz w:val="24"/>
          <w:szCs w:val="24"/>
          <w:lang w:val="en-CA"/>
        </w:rPr>
        <w:t xml:space="preserve">in </w:t>
      </w:r>
      <w:r w:rsidR="008F712E">
        <w:rPr>
          <w:color w:val="000000"/>
          <w:sz w:val="24"/>
          <w:szCs w:val="24"/>
          <w:lang w:val="en-CA"/>
        </w:rPr>
        <w:t xml:space="preserve">within-city </w:t>
      </w:r>
      <w:r w:rsidR="008F712E" w:rsidRPr="001E3A92">
        <w:rPr>
          <w:color w:val="000000"/>
          <w:sz w:val="24"/>
          <w:szCs w:val="24"/>
          <w:lang w:val="en-CA"/>
        </w:rPr>
        <w:t xml:space="preserve">models of </w:t>
      </w:r>
      <w:r w:rsidR="00F32B55">
        <w:rPr>
          <w:color w:val="000000"/>
          <w:sz w:val="24"/>
          <w:szCs w:val="24"/>
          <w:lang w:val="en-CA"/>
        </w:rPr>
        <w:t xml:space="preserve">innovative </w:t>
      </w:r>
      <w:r w:rsidR="008F712E" w:rsidRPr="001E3A92">
        <w:rPr>
          <w:color w:val="000000"/>
          <w:sz w:val="24"/>
          <w:szCs w:val="24"/>
          <w:lang w:val="en-CA"/>
        </w:rPr>
        <w:t>problem</w:t>
      </w:r>
      <w:r w:rsidR="008F712E">
        <w:rPr>
          <w:color w:val="000000"/>
          <w:sz w:val="24"/>
          <w:szCs w:val="24"/>
          <w:lang w:val="en-CA"/>
        </w:rPr>
        <w:t xml:space="preserve"> solving, </w:t>
      </w:r>
      <w:r w:rsidR="006A3C20">
        <w:rPr>
          <w:color w:val="000000"/>
          <w:sz w:val="24"/>
          <w:szCs w:val="24"/>
          <w:lang w:val="en-CA"/>
        </w:rPr>
        <w:t xml:space="preserve">this result suggests that </w:t>
      </w:r>
      <w:r w:rsidR="00F32B55">
        <w:rPr>
          <w:color w:val="000000"/>
          <w:sz w:val="24"/>
          <w:szCs w:val="24"/>
          <w:lang w:val="en-CA"/>
        </w:rPr>
        <w:t>behavioural diversity</w:t>
      </w:r>
      <w:r w:rsidR="006A3C20">
        <w:rPr>
          <w:color w:val="000000"/>
          <w:sz w:val="24"/>
          <w:szCs w:val="24"/>
          <w:lang w:val="en-CA"/>
        </w:rPr>
        <w:t xml:space="preserve"> and problem-solving </w:t>
      </w:r>
      <w:r w:rsidR="00072F27">
        <w:rPr>
          <w:color w:val="000000"/>
          <w:sz w:val="24"/>
          <w:szCs w:val="24"/>
          <w:lang w:val="en-CA"/>
        </w:rPr>
        <w:t xml:space="preserve">may be geographically stable, with </w:t>
      </w:r>
      <w:r w:rsidR="0060726B">
        <w:rPr>
          <w:color w:val="000000"/>
          <w:sz w:val="24"/>
          <w:szCs w:val="24"/>
          <w:lang w:val="en-CA"/>
        </w:rPr>
        <w:t>some variation coming from sources other than those that we tested</w:t>
      </w:r>
      <w:r w:rsidR="008F712E">
        <w:rPr>
          <w:color w:val="000000"/>
          <w:sz w:val="24"/>
          <w:szCs w:val="24"/>
          <w:lang w:val="en-CA"/>
        </w:rPr>
        <w:t xml:space="preserve">. </w:t>
      </w:r>
      <w:r>
        <w:rPr>
          <w:color w:val="000000"/>
          <w:sz w:val="24"/>
          <w:szCs w:val="24"/>
        </w:rPr>
        <w:t xml:space="preserve">Coyote home ranges are stable over time </w:t>
      </w:r>
      <w:r w:rsidR="007D7B28">
        <w:rPr>
          <w:color w:val="000000"/>
          <w:sz w:val="24"/>
          <w:szCs w:val="24"/>
        </w:rPr>
        <w:fldChar w:fldCharType="begin"/>
      </w:r>
      <w:r w:rsidR="005C105F">
        <w:rPr>
          <w:color w:val="000000"/>
          <w:sz w:val="24"/>
          <w:szCs w:val="24"/>
        </w:rPr>
        <w:instrText xml:space="preserve"> ADDIN ZOTERO_ITEM CSL_CITATION {"citationID":"nOQJDonQ","properties":{"formattedCitation":"({\\i{}56})","plainCitation":"(56)","noteIndex":0},"citationItems":[{"id":643,"uris":["http://zotero.org/users/9696352/items/8CN7G67Q"],"itemData":{"id":643,"type":"article-journal","abstract":"Long-term stability of territorial boundaries has not been well documented in canids. To evaluate the prevalence of long-term spatial stability of coyote (Canis latrans) home ranges, we compared the overlap of territorial boundaries and the spatial distribution of telemetry locations of packs in southeastern Colorado. From August 1983 to July 1988 (period 1), 16 coyotes from six packs were radio-tracked. From April 1996 to August 1997 (period 2), 12 coyotes from six packs were captured and tracked in the same area. Mean percentage of overlap of pack ranges was 89.8 ± 8.3% (±SD) for period 1 ranges over period 2 ranges and 55.8 ± 14.4% for period 2 ranges over period 1 ranges. Mean percentage of overlap of the 30% core area of the home ranges was 65.2 ± 13.9% for those of period 1 over those of period 2 and 66.3 ± 28.7% for those of period 2 over those of period 1. Despite substantial overlap of home-range and core-use areas, there were significant differences in the distribution of locations between periods in five of six home ranges. This suggests that, although packs are faithful to one site (i.e., boundaries remain similar over a period of years), their use of the site (i.e., distribution of locations within the range) may change temporally.","container-title":"Canadian Journal of Zoology","DOI":"10.1139/cjz-78-3-458","ISSN":"0008-4301","issue":"3","note":"WOS:000086286300014","page":"458-464","title":"Long-term spatial stability of coyote (Canis latrans) home ranges in southeastern Colorado","volume":"78","author":[{"family":"Kitchen","given":"A. M."},{"family":"Gese","given":"E. M."},{"family":"Schauster","given":"E. R."}],"issued":{"date-parts":[["2000",3]]}}}],"schema":"https://github.com/citation-style-language/schema/raw/master/csl-citation.json"} </w:instrText>
      </w:r>
      <w:r w:rsidR="007D7B28">
        <w:rPr>
          <w:color w:val="000000"/>
          <w:sz w:val="24"/>
          <w:szCs w:val="24"/>
        </w:rPr>
        <w:fldChar w:fldCharType="separate"/>
      </w:r>
      <w:r w:rsidR="005C105F" w:rsidRPr="005C105F">
        <w:rPr>
          <w:sz w:val="24"/>
        </w:rPr>
        <w:t>(</w:t>
      </w:r>
      <w:r w:rsidR="005C105F" w:rsidRPr="005C105F">
        <w:rPr>
          <w:i/>
          <w:iCs/>
          <w:sz w:val="24"/>
        </w:rPr>
        <w:t>56</w:t>
      </w:r>
      <w:r w:rsidR="005C105F" w:rsidRPr="005C105F">
        <w:rPr>
          <w:sz w:val="24"/>
        </w:rPr>
        <w:t>)</w:t>
      </w:r>
      <w:r w:rsidR="007D7B28">
        <w:rPr>
          <w:color w:val="000000"/>
          <w:sz w:val="24"/>
          <w:szCs w:val="24"/>
        </w:rPr>
        <w:fldChar w:fldCharType="end"/>
      </w:r>
      <w:r>
        <w:rPr>
          <w:color w:val="000000"/>
          <w:sz w:val="24"/>
          <w:szCs w:val="24"/>
        </w:rPr>
        <w:t xml:space="preserve">, and coyotes demonstrate both vertical </w:t>
      </w:r>
      <w:r w:rsidR="007D7B28">
        <w:rPr>
          <w:color w:val="000000"/>
          <w:sz w:val="24"/>
          <w:szCs w:val="24"/>
        </w:rPr>
        <w:fldChar w:fldCharType="begin"/>
      </w:r>
      <w:r w:rsidR="005C105F">
        <w:rPr>
          <w:color w:val="000000"/>
          <w:sz w:val="24"/>
          <w:szCs w:val="24"/>
        </w:rPr>
        <w:instrText xml:space="preserve"> ADDIN ZOTERO_ITEM CSL_CITATION {"citationID":"yB6gAQ3k","properties":{"formattedCitation":"({\\i{}57})","plainCitation":"(57)","noteIndex":0},"citationItems":[{"id":166,"uris":["http://zotero.org/users/9696352/items/766BU6B7"],"itemData":{"id":166,"type":"article-journal","abstract":"A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7D7B28">
        <w:rPr>
          <w:color w:val="000000"/>
          <w:sz w:val="24"/>
          <w:szCs w:val="24"/>
        </w:rPr>
        <w:fldChar w:fldCharType="separate"/>
      </w:r>
      <w:r w:rsidR="005C105F" w:rsidRPr="005C105F">
        <w:rPr>
          <w:sz w:val="24"/>
        </w:rPr>
        <w:t>(</w:t>
      </w:r>
      <w:r w:rsidR="005C105F" w:rsidRPr="005C105F">
        <w:rPr>
          <w:i/>
          <w:iCs/>
          <w:sz w:val="24"/>
        </w:rPr>
        <w:t>57</w:t>
      </w:r>
      <w:r w:rsidR="005C105F" w:rsidRPr="005C105F">
        <w:rPr>
          <w:sz w:val="24"/>
        </w:rPr>
        <w:t>)</w:t>
      </w:r>
      <w:r w:rsidR="007D7B28">
        <w:rPr>
          <w:color w:val="000000"/>
          <w:sz w:val="24"/>
          <w:szCs w:val="24"/>
        </w:rPr>
        <w:fldChar w:fldCharType="end"/>
      </w:r>
      <w:r>
        <w:rPr>
          <w:color w:val="000000"/>
          <w:sz w:val="24"/>
          <w:szCs w:val="24"/>
        </w:rPr>
        <w:t xml:space="preserve"> and horizontal </w:t>
      </w:r>
      <w:r w:rsidR="007D7B28">
        <w:rPr>
          <w:color w:val="000000"/>
          <w:sz w:val="24"/>
          <w:szCs w:val="24"/>
        </w:rPr>
        <w:fldChar w:fldCharType="begin"/>
      </w:r>
      <w:r w:rsidR="001B34F2">
        <w:rPr>
          <w:color w:val="000000"/>
          <w:sz w:val="24"/>
          <w:szCs w:val="24"/>
        </w:rPr>
        <w:instrText xml:space="preserve"> ADDIN ZOTERO_ITEM CSL_CITATION {"citationID":"hju6yoGF","properties":{"formattedCitation":"({\\i{}22})","plainCitation":"(22)","noteIndex":0},"citationItems":[{"id":772,"uris":["http://zotero.org/users/9696352/items/MUMKMVFU"],"itemData":{"id":772,"type":"article-journal","abstract":"Social learning has important ecological and evolutionary consequences but the role of certain factors, such as social rank, neophobia (i.e., avoidance of novel stimuli), persistence, and task-reward association, remain less understood. We examined the role of these factors in social learning by captive coyotes (Canis latrans) via three studies. Study 1 involved individual animals and eliminated object neophobia by familiarizing the subjects to the testing apparatus prior to testing. Studies 2 and 3 used mated pairs to assess social rank, and included object neophobia, but differed in that study 3 decoupled the food reward from the testing apparatus (i.e., altered task-reward association). For all three studies, we compared performance between coyotes that received a demonstration from a conspecific to control animals with no demonstration prior to testing. Coyotes displayed social learning during study 1; coyotes with a demonstrator were faster and more successful at solving the puzzle box but did not necessarily use the same modality as that observed to be successful. In study 2, there was no difference in success between treatment groups but this is likely because only one coyote within each pair was successful so successful coyote results were masked by their unsuccessful mate. In study 3, there was no difference in success between treatment groups; only two coyotes, both dominant, hand-reared males with demonstrators were able to perform the task. However, coyotes with a demonstrator were less neophobic, measured as latency to approach the object, and more persistent, measured as time spent working on the apparatus. Social rank was the best predictor of neophobia and persistence and was also retained in the best model for time to eat inside the apparatus, a post-trial measurement of object neophobia. These results suggest coyotes are capable of social learning for novel tasks but social rank, neophobia, and persistence influence their social-learning capabilities. This study contributes to understanding the mechanisms underlying how animals gain information about their environment.","container-title":"Plos One","DOI":"10.1371/journal.pone.0218778","ISSN":"1932-6203","issue":"7","note":"WOS:000484947800035","page":"e0218778","title":"Persistence and conspecific observations improve problem-solving abilities of coyotes","volume":"14","author":[{"family":"Young","given":"Julie K."},{"family":"Touzot","given":"Laura"},{"family":"Brummer","given":"Stacey P."}],"issued":{"date-parts":[["2019",7,10]]}}}],"schema":"https://github.com/citation-style-language/schema/raw/master/csl-citation.json"} </w:instrText>
      </w:r>
      <w:r w:rsidR="007D7B28">
        <w:rPr>
          <w:color w:val="000000"/>
          <w:sz w:val="24"/>
          <w:szCs w:val="24"/>
        </w:rPr>
        <w:fldChar w:fldCharType="separate"/>
      </w:r>
      <w:r w:rsidR="001B34F2" w:rsidRPr="001B34F2">
        <w:rPr>
          <w:sz w:val="24"/>
        </w:rPr>
        <w:t>(</w:t>
      </w:r>
      <w:r w:rsidR="001B34F2" w:rsidRPr="001B34F2">
        <w:rPr>
          <w:i/>
          <w:iCs/>
          <w:sz w:val="24"/>
        </w:rPr>
        <w:t>22</w:t>
      </w:r>
      <w:r w:rsidR="001B34F2" w:rsidRPr="001B34F2">
        <w:rPr>
          <w:sz w:val="24"/>
        </w:rPr>
        <w:t>)</w:t>
      </w:r>
      <w:r w:rsidR="007D7B28">
        <w:rPr>
          <w:color w:val="000000"/>
          <w:sz w:val="24"/>
          <w:szCs w:val="24"/>
        </w:rPr>
        <w:fldChar w:fldCharType="end"/>
      </w:r>
      <w:r>
        <w:rPr>
          <w:color w:val="000000"/>
          <w:sz w:val="24"/>
          <w:szCs w:val="24"/>
        </w:rPr>
        <w:t xml:space="preserve"> learning, suggesting that local social or ‘cultural’ context could strongly influence response</w:t>
      </w:r>
      <w:r w:rsidR="008F712E">
        <w:rPr>
          <w:color w:val="000000"/>
          <w:sz w:val="24"/>
          <w:szCs w:val="24"/>
        </w:rPr>
        <w:t xml:space="preserve"> to novel problems or situations</w:t>
      </w:r>
      <w:r>
        <w:rPr>
          <w:color w:val="000000"/>
          <w:sz w:val="24"/>
          <w:szCs w:val="24"/>
        </w:rPr>
        <w:t xml:space="preserve"> </w:t>
      </w:r>
      <w:r w:rsidR="007D7B28">
        <w:rPr>
          <w:color w:val="000000"/>
          <w:sz w:val="24"/>
          <w:szCs w:val="24"/>
        </w:rPr>
        <w:fldChar w:fldCharType="begin"/>
      </w:r>
      <w:r w:rsidR="005C105F">
        <w:rPr>
          <w:color w:val="000000"/>
          <w:sz w:val="24"/>
          <w:szCs w:val="24"/>
        </w:rPr>
        <w:instrText xml:space="preserve"> ADDIN ZOTERO_ITEM CSL_CITATION {"citationID":"FTVgDg7K","properties":{"formattedCitation":"({\\i{}58})","plainCitation":"(58)","noteIndex":0},"citationItems":[{"id":1203,"uris":["http://zotero.org/users/9696352/items/E2G2P9H5"],"itemData":{"id":1203,"type":"article-journal","container-title":"Nature","ISSN":"0028-0836","issue":"6737","journalAbbreviation":"Nature","note":"publisher: Nature Publishing Group UK London","page":"682-685","title":"Cultures in chimpanzees","volume":"399","author":[{"family":"Whiten","given":"Andrew"},{"family":"Goodall","given":"Jane"},{"family":"McGrew","given":"William C"},{"family":"Nishida","given":"Toshisada"},{"family":"Reynolds","given":"Vernon"},{"family":"Sugiyama","given":"Yukimaru"},{"family":"Tutin","given":"Caroline EG"},{"family":"Wrangham","given":"Richard W"},{"family":"Boesch","given":"Christophe"}],"issued":{"date-parts":[["1999"]]}}}],"schema":"https://github.com/citation-style-language/schema/raw/master/csl-citation.json"} </w:instrText>
      </w:r>
      <w:r w:rsidR="007D7B28">
        <w:rPr>
          <w:color w:val="000000"/>
          <w:sz w:val="24"/>
          <w:szCs w:val="24"/>
        </w:rPr>
        <w:fldChar w:fldCharType="separate"/>
      </w:r>
      <w:r w:rsidR="005C105F" w:rsidRPr="005C105F">
        <w:rPr>
          <w:sz w:val="24"/>
        </w:rPr>
        <w:t>(</w:t>
      </w:r>
      <w:r w:rsidR="005C105F" w:rsidRPr="005C105F">
        <w:rPr>
          <w:i/>
          <w:iCs/>
          <w:sz w:val="24"/>
        </w:rPr>
        <w:t>58</w:t>
      </w:r>
      <w:r w:rsidR="005C105F" w:rsidRPr="005C105F">
        <w:rPr>
          <w:sz w:val="24"/>
        </w:rPr>
        <w:t>)</w:t>
      </w:r>
      <w:r w:rsidR="007D7B28">
        <w:rPr>
          <w:color w:val="000000"/>
          <w:sz w:val="24"/>
          <w:szCs w:val="24"/>
        </w:rPr>
        <w:fldChar w:fldCharType="end"/>
      </w:r>
      <w:r>
        <w:rPr>
          <w:color w:val="000000"/>
          <w:sz w:val="24"/>
          <w:szCs w:val="24"/>
        </w:rPr>
        <w:t xml:space="preserve">. </w:t>
      </w:r>
      <w:r w:rsidR="006A3C20">
        <w:rPr>
          <w:color w:val="000000"/>
          <w:sz w:val="24"/>
          <w:szCs w:val="24"/>
        </w:rPr>
        <w:t>Such transmission of innovation and similar</w:t>
      </w:r>
      <w:r w:rsidR="00F32B55">
        <w:rPr>
          <w:color w:val="000000"/>
          <w:sz w:val="24"/>
          <w:szCs w:val="24"/>
        </w:rPr>
        <w:t xml:space="preserve"> </w:t>
      </w:r>
      <w:proofErr w:type="spellStart"/>
      <w:r w:rsidR="00F32B55">
        <w:rPr>
          <w:color w:val="000000"/>
          <w:sz w:val="24"/>
          <w:szCs w:val="24"/>
        </w:rPr>
        <w:t>behaviours</w:t>
      </w:r>
      <w:proofErr w:type="spellEnd"/>
      <w:r w:rsidR="006A3C20">
        <w:rPr>
          <w:color w:val="000000"/>
          <w:sz w:val="24"/>
          <w:szCs w:val="24"/>
        </w:rPr>
        <w:t xml:space="preserve"> via learning or other mechanisms could contribute to creating </w:t>
      </w:r>
      <w:r w:rsidR="008F712E">
        <w:rPr>
          <w:color w:val="000000"/>
          <w:sz w:val="24"/>
          <w:szCs w:val="24"/>
        </w:rPr>
        <w:t xml:space="preserve">local hotspots of conflict </w:t>
      </w:r>
      <w:r w:rsidR="006A3C20">
        <w:rPr>
          <w:color w:val="000000"/>
          <w:sz w:val="24"/>
          <w:szCs w:val="24"/>
        </w:rPr>
        <w:t>that</w:t>
      </w:r>
      <w:r w:rsidR="008F712E">
        <w:rPr>
          <w:color w:val="000000"/>
          <w:sz w:val="24"/>
          <w:szCs w:val="24"/>
        </w:rPr>
        <w:t xml:space="preserve"> persist over time </w:t>
      </w:r>
      <w:r w:rsidR="006A3C20">
        <w:rPr>
          <w:color w:val="000000"/>
          <w:sz w:val="24"/>
          <w:szCs w:val="24"/>
        </w:rPr>
        <w:t xml:space="preserve">and among generations </w:t>
      </w:r>
      <w:r w:rsidR="006A3C20">
        <w:rPr>
          <w:color w:val="000000"/>
          <w:sz w:val="24"/>
          <w:szCs w:val="24"/>
        </w:rPr>
        <w:fldChar w:fldCharType="begin"/>
      </w:r>
      <w:r w:rsidR="001B34F2">
        <w:rPr>
          <w:color w:val="000000"/>
          <w:sz w:val="24"/>
          <w:szCs w:val="24"/>
        </w:rPr>
        <w:instrText xml:space="preserve"> ADDIN ZOTERO_ITEM CSL_CITATION {"citationID":"2mzwuMlC","properties":{"formattedCitation":"({\\i{}33})","plainCitation":"(33)","noteIndex":0},"citationItems":[{"id":777,"uris":["http://zotero.org/users/9696352/items/KFDAL426"],"itemData":{"id":777,"type":"article-journal","abstract":"Recent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6A3C20">
        <w:rPr>
          <w:color w:val="000000"/>
          <w:sz w:val="24"/>
          <w:szCs w:val="24"/>
        </w:rPr>
        <w:fldChar w:fldCharType="separate"/>
      </w:r>
      <w:r w:rsidR="001B34F2" w:rsidRPr="001B34F2">
        <w:rPr>
          <w:sz w:val="24"/>
        </w:rPr>
        <w:t>(</w:t>
      </w:r>
      <w:r w:rsidR="001B34F2" w:rsidRPr="001B34F2">
        <w:rPr>
          <w:i/>
          <w:iCs/>
          <w:sz w:val="24"/>
        </w:rPr>
        <w:t>33</w:t>
      </w:r>
      <w:r w:rsidR="001B34F2" w:rsidRPr="001B34F2">
        <w:rPr>
          <w:sz w:val="24"/>
        </w:rPr>
        <w:t>)</w:t>
      </w:r>
      <w:r w:rsidR="006A3C20">
        <w:rPr>
          <w:color w:val="000000"/>
          <w:sz w:val="24"/>
          <w:szCs w:val="24"/>
        </w:rPr>
        <w:fldChar w:fldCharType="end"/>
      </w:r>
      <w:r w:rsidR="006A3C20">
        <w:rPr>
          <w:color w:val="000000"/>
          <w:sz w:val="24"/>
          <w:szCs w:val="24"/>
        </w:rPr>
        <w:t xml:space="preserve">. </w:t>
      </w:r>
    </w:p>
    <w:p w14:paraId="6A5B5B61" w14:textId="606EB70C" w:rsidR="00FE2E4E" w:rsidRDefault="009A413A" w:rsidP="00EF5454">
      <w:pPr>
        <w:spacing w:before="120"/>
        <w:rPr>
          <w:color w:val="000000" w:themeColor="text1"/>
          <w:sz w:val="24"/>
          <w:szCs w:val="24"/>
        </w:rPr>
      </w:pPr>
      <w:r>
        <w:rPr>
          <w:color w:val="000000"/>
          <w:sz w:val="24"/>
          <w:szCs w:val="24"/>
        </w:rPr>
        <w:t xml:space="preserve">Greater exploration, longer persistence, and less </w:t>
      </w:r>
      <w:proofErr w:type="gramStart"/>
      <w:r>
        <w:rPr>
          <w:color w:val="000000"/>
          <w:sz w:val="24"/>
          <w:szCs w:val="24"/>
        </w:rPr>
        <w:t>fearfulness</w:t>
      </w:r>
      <w:proofErr w:type="gramEnd"/>
      <w:r>
        <w:rPr>
          <w:color w:val="000000"/>
          <w:sz w:val="24"/>
          <w:szCs w:val="24"/>
        </w:rPr>
        <w:t xml:space="preserve"> at more urbanized sites indicated greater boldness among animals residing at more urban sites.</w:t>
      </w:r>
      <w:r w:rsidR="00FE2E4E">
        <w:rPr>
          <w:color w:val="000000"/>
          <w:sz w:val="24"/>
          <w:szCs w:val="24"/>
        </w:rPr>
        <w:t xml:space="preserve"> The relationship between</w:t>
      </w:r>
      <w:r>
        <w:rPr>
          <w:color w:val="000000"/>
          <w:sz w:val="24"/>
          <w:szCs w:val="24"/>
        </w:rPr>
        <w:t xml:space="preserve"> </w:t>
      </w:r>
      <w:r w:rsidR="00FE2E4E">
        <w:rPr>
          <w:color w:val="000000"/>
          <w:sz w:val="24"/>
          <w:szCs w:val="24"/>
        </w:rPr>
        <w:t>g</w:t>
      </w:r>
      <w:r w:rsidR="00414E5A">
        <w:rPr>
          <w:color w:val="000000"/>
          <w:sz w:val="24"/>
          <w:szCs w:val="24"/>
        </w:rPr>
        <w:t xml:space="preserve">reater boldness </w:t>
      </w:r>
      <w:r w:rsidR="00FE2E4E">
        <w:rPr>
          <w:color w:val="000000"/>
          <w:sz w:val="24"/>
          <w:szCs w:val="24"/>
        </w:rPr>
        <w:t>and urbanization has been documented in various taxa</w:t>
      </w:r>
      <w:r w:rsidR="00414E5A">
        <w:rPr>
          <w:color w:val="000000"/>
          <w:sz w:val="24"/>
          <w:szCs w:val="24"/>
        </w:rPr>
        <w:t xml:space="preserve">, including coyotes </w:t>
      </w:r>
      <w:r>
        <w:rPr>
          <w:color w:val="000000"/>
          <w:sz w:val="24"/>
          <w:szCs w:val="24"/>
        </w:rPr>
        <w:fldChar w:fldCharType="begin"/>
      </w:r>
      <w:r w:rsidR="001B34F2">
        <w:rPr>
          <w:color w:val="000000"/>
          <w:sz w:val="24"/>
          <w:szCs w:val="24"/>
        </w:rPr>
        <w:instrText xml:space="preserve"> ADDIN ZOTERO_ITEM CSL_CITATION {"citationID":"5HcsJ2gL","properties":{"formattedCitation":"({\\i{}25})","plainCitation":"(25)","noteIndex":0},"citationItems":[{"id":172,"uris":["http://zotero.org/users/9696352/items/JUSBFSQZ"],"itemData":{"id":172,"type":"article-journal","abstract":"Coyotes (Canis latrans) are highly adaptable, medium-sized carnivores that now inhabit nearly every large city in the United States and Canada. To help understand how coyotes have adapted to living in urban environments, we compared two ecologically and evolutionarily important behavioral traits (i.e., bold-shy and exploration-avoidance behavior) in two contrasting environments (i.e., rural and urban). Boldness is an individual's reaction to a risky situation and exploration is an individual's willingness to explore novel situations. Our results from both tests indicate that urban coyotes are bolder and more exploratory than rural coyotes and that within both populations there are individuals that vary across both spectrums. Bolder behavior in urban coyotes emerged over several decades and we speculate on possible processes (e.g., learning and selection) and site differences that could be playing a role in this behavioral adaptation. We hypothesize that an important factor is how people treat coyotes; in the rural area coyotes were regularly persecuted whereas in the urban area coyotes were rarely persecuted and sometimes positively rewarded to be in close proximity of people. Negative consequences of this behavioral adaptation are coyotes that become bold enough to occasionally prey on pets or attack humans.","container-title":"Scientific Reports","DOI":"10.1038/s41598-019-38543-5","ISSN":"2045-2322","journalAbbreviation":"Sci Rep","language":"English","note":"publisher-place: Berlin\npublisher: Nature Research\nWOS:000458619600103","page":"2104","title":"The intrepid urban coyote: a comparison of bold and exploratory behavior in coyotes from urban and rural environments","volume":"9","author":[{"family":"Breck","given":"Stewart W."},{"family":"Poessel","given":"Sharon A."},{"family":"Mahoney","given":"Peter"},{"family":"Young","given":"Julie K."}],"issued":{"date-parts":[["2019",2,14]]}}}],"schema":"https://github.com/citation-style-language/schema/raw/master/csl-citation.json"} </w:instrText>
      </w:r>
      <w:r>
        <w:rPr>
          <w:color w:val="000000"/>
          <w:sz w:val="24"/>
          <w:szCs w:val="24"/>
        </w:rPr>
        <w:fldChar w:fldCharType="separate"/>
      </w:r>
      <w:r w:rsidR="001B34F2" w:rsidRPr="001B34F2">
        <w:rPr>
          <w:sz w:val="24"/>
        </w:rPr>
        <w:t>(</w:t>
      </w:r>
      <w:r w:rsidR="001B34F2" w:rsidRPr="001B34F2">
        <w:rPr>
          <w:i/>
          <w:iCs/>
          <w:sz w:val="24"/>
        </w:rPr>
        <w:t>25</w:t>
      </w:r>
      <w:r w:rsidR="001B34F2" w:rsidRPr="001B34F2">
        <w:rPr>
          <w:sz w:val="24"/>
        </w:rPr>
        <w:t>)</w:t>
      </w:r>
      <w:r>
        <w:rPr>
          <w:color w:val="000000"/>
          <w:sz w:val="24"/>
          <w:szCs w:val="24"/>
        </w:rPr>
        <w:fldChar w:fldCharType="end"/>
      </w:r>
      <w:r w:rsidR="00414E5A">
        <w:rPr>
          <w:color w:val="000000"/>
          <w:sz w:val="24"/>
          <w:szCs w:val="24"/>
        </w:rPr>
        <w:t xml:space="preserve">, red foxes </w:t>
      </w:r>
      <w:r>
        <w:rPr>
          <w:color w:val="000000"/>
          <w:sz w:val="24"/>
          <w:szCs w:val="24"/>
        </w:rPr>
        <w:fldChar w:fldCharType="begin"/>
      </w:r>
      <w:r w:rsidR="001B34F2">
        <w:rPr>
          <w:color w:val="000000"/>
          <w:sz w:val="24"/>
          <w:szCs w:val="24"/>
        </w:rPr>
        <w:instrText xml:space="preserve"> ADDIN ZOTERO_ITEM CSL_CITATION {"citationID":"XrkT2vce","properties":{"formattedCitation":"({\\i{}26})","plainCitation":"(26)","noteIndex":0},"citationItems":[{"id":997,"uris":["http://zotero.org/users/9696352/items/ZPNMCBJR"],"itemData":{"id":997,"type":"article-journal","container-title":"Animal Behaviour","ISSN":"0003-3472","journalAbbreviation":"Animal Behaviour","note":"publisher: Elsevier","page":"101-113","title":"Urban foxes are bolder but not more innovative than their rural conspecifics","volume":"203","author":[{"family":"Morton","given":"F Blake"},{"family":"Gartner","given":"Marieke"},{"family":"Norrie","given":"Ellie-Mae"},{"family":"Haddou","given":"Yacob"},{"family":"Soulsbury","given":"Carl D"},{"family":"Adaway","given":"Kristy A"}],"issued":{"date-parts":[["2023"]]}}}],"schema":"https://github.com/citation-style-language/schema/raw/master/csl-citation.json"} </w:instrText>
      </w:r>
      <w:r>
        <w:rPr>
          <w:color w:val="000000"/>
          <w:sz w:val="24"/>
          <w:szCs w:val="24"/>
        </w:rPr>
        <w:fldChar w:fldCharType="separate"/>
      </w:r>
      <w:r w:rsidR="001B34F2" w:rsidRPr="001B34F2">
        <w:rPr>
          <w:sz w:val="24"/>
        </w:rPr>
        <w:t>(</w:t>
      </w:r>
      <w:r w:rsidR="001B34F2" w:rsidRPr="001B34F2">
        <w:rPr>
          <w:i/>
          <w:iCs/>
          <w:sz w:val="24"/>
        </w:rPr>
        <w:t>26</w:t>
      </w:r>
      <w:r w:rsidR="001B34F2" w:rsidRPr="001B34F2">
        <w:rPr>
          <w:sz w:val="24"/>
        </w:rPr>
        <w:t>)</w:t>
      </w:r>
      <w:r>
        <w:rPr>
          <w:color w:val="000000"/>
          <w:sz w:val="24"/>
          <w:szCs w:val="24"/>
        </w:rPr>
        <w:fldChar w:fldCharType="end"/>
      </w:r>
      <w:r w:rsidR="00414E5A">
        <w:rPr>
          <w:color w:val="000000"/>
          <w:sz w:val="24"/>
          <w:szCs w:val="24"/>
        </w:rPr>
        <w:t xml:space="preserve">, birds </w:t>
      </w:r>
      <w:r>
        <w:rPr>
          <w:color w:val="000000"/>
          <w:sz w:val="24"/>
          <w:szCs w:val="24"/>
        </w:rPr>
        <w:fldChar w:fldCharType="begin"/>
      </w:r>
      <w:r w:rsidR="001B34F2">
        <w:rPr>
          <w:color w:val="000000"/>
          <w:sz w:val="24"/>
          <w:szCs w:val="24"/>
        </w:rPr>
        <w:instrText xml:space="preserve"> ADDIN ZOTERO_ITEM CSL_CITATION {"citationID":"RJPuMntK","properties":{"formattedCitation":"({\\i{}27}, {\\i{}28})","plainCitation":"(27, 28)","noteIndex":0},"citationItems":[{"id":1054,"uris":["http://zotero.org/users/9696352/items/KVADNVCJ"],"itemData":{"id":1054,"type":"article-journal","abstract":"Novel or changing environments expose animals to diverse stressors that likely require coordinated hormonal and behavioral adaptations. Predicted adaptations to urban environments include attenuated physiological responses to stressors and bolder exploratory behaviors, but few studies to date have evaluated the impact of urban life on codivergence of these hormonal and behavioral traits in natural systems. Here, we demonstrate rapid adaptive shifts in both stress physiology and correlated boldness behaviors in a songbird, the dark-eyed junco, following its colonization of a novel urban environment. We compared elevation in corticosterone (CORT) in response to handling and flight initiation distances in birds from a recently established urban population in San Diego, California to birds from a nearby wildland population in the species' ancestral montane breeding range. We also measured CORT and exploratory behavior in birds raised from early life in a captive common garden study. We found persistent population differences for both reduced CORT responses and bolder exploratory behavior in birds from the colonist population, as well as significant negative covariation between maximum CORT and exploratory behavior. Although early developmental effects cannot be ruled out, these results suggest contemporary adaptive evolution of correlated hormonal and behavioral traits associated with colonization of an urban habitat.","container-title":"Behavioral Ecology","DOI":"10.1093/beheco/ars059","ISSN":"1045-2249","issue":"5","journalAbbreviation":"Behavioral Ecology","page":"960-969","title":"Boldness behavior and stress physiology in a novel urban environment suggest rapid correlated evolutionary adaptation","volume":"23","author":[{"family":"Atwell","given":"Jonathan W."},{"family":"Cardoso","given":"Gonçalo C."},{"family":"Whittaker","given":"Danielle J."},{"family":"Campbell-Nelson","given":"Samuel"},{"family":"Robertson","given":"Kyle W."},{"family":"Ketterson","given":"Ellen D."}],"issued":{"date-parts":[["2012",9,1]]}}},{"id":1053,"uris":["http://zotero.org/users/9696352/items/52A7R52T"],"itemData":{"id":1053,"type":"article-journal","container-title":"Ethology","ISSN":"0179-1613","issue":"7","journalAbbreviation":"Ethology","note":"publisher: Wiley Online Library","page":"588-595","title":"Behavioural syndromes in urban and rural populations of song sparrows","volume":"116","author":[{"family":"Evans","given":"Jackson"},{"family":"Boudreau","given":"Kyle"},{"family":"Hyman","given":"Jeremy"}],"issued":{"date-parts":[["2010"]]}}}],"schema":"https://github.com/citation-style-language/schema/raw/master/csl-citation.json"} </w:instrText>
      </w:r>
      <w:r>
        <w:rPr>
          <w:color w:val="000000"/>
          <w:sz w:val="24"/>
          <w:szCs w:val="24"/>
        </w:rPr>
        <w:fldChar w:fldCharType="separate"/>
      </w:r>
      <w:r w:rsidR="001B34F2" w:rsidRPr="001B34F2">
        <w:rPr>
          <w:sz w:val="24"/>
        </w:rPr>
        <w:t>(</w:t>
      </w:r>
      <w:r w:rsidR="001B34F2" w:rsidRPr="001B34F2">
        <w:rPr>
          <w:i/>
          <w:iCs/>
          <w:sz w:val="24"/>
        </w:rPr>
        <w:t>27</w:t>
      </w:r>
      <w:r w:rsidR="001B34F2" w:rsidRPr="001B34F2">
        <w:rPr>
          <w:sz w:val="24"/>
        </w:rPr>
        <w:t xml:space="preserve">, </w:t>
      </w:r>
      <w:r w:rsidR="001B34F2" w:rsidRPr="001B34F2">
        <w:rPr>
          <w:i/>
          <w:iCs/>
          <w:sz w:val="24"/>
        </w:rPr>
        <w:t>28</w:t>
      </w:r>
      <w:r w:rsidR="001B34F2" w:rsidRPr="001B34F2">
        <w:rPr>
          <w:sz w:val="24"/>
        </w:rPr>
        <w:t>)</w:t>
      </w:r>
      <w:r>
        <w:rPr>
          <w:color w:val="000000"/>
          <w:sz w:val="24"/>
          <w:szCs w:val="24"/>
        </w:rPr>
        <w:fldChar w:fldCharType="end"/>
      </w:r>
      <w:r w:rsidR="00414E5A">
        <w:rPr>
          <w:color w:val="000000"/>
          <w:sz w:val="24"/>
          <w:szCs w:val="24"/>
        </w:rPr>
        <w:t xml:space="preserve">, small mammals </w:t>
      </w:r>
      <w:r>
        <w:rPr>
          <w:color w:val="000000"/>
          <w:sz w:val="24"/>
          <w:szCs w:val="24"/>
        </w:rPr>
        <w:fldChar w:fldCharType="begin"/>
      </w:r>
      <w:r w:rsidR="001B34F2">
        <w:rPr>
          <w:color w:val="000000"/>
          <w:sz w:val="24"/>
          <w:szCs w:val="24"/>
        </w:rPr>
        <w:instrText xml:space="preserve"> ADDIN ZOTERO_ITEM CSL_CITATION {"citationID":"gZla9JEF","properties":{"formattedCitation":"({\\i{}29}, {\\i{}30})","plainCitation":"(29, 30)","noteIndex":0},"citationItems":[{"id":1056,"uris":["http://zotero.org/users/9696352/items/4XYJTIQM"],"itemData":{"id":1056,"type":"article-journal","abstract":"Abstract A fundamental focus of current ecological and evolutionary research is to illuminate the drivers of animals? success in coping with human-induced rapid environmental change (HIREC). Behavioural adaptations are likely to play a major role in coping with HIREC because behaviour largely determines how individuals interact with their surroundings. A substantial body of research reports behavioural modifications in urban dwellers compared to rural conspecifics. However, it is often unknown whether the observed phenotypic divergence is due to phenotypic plasticity or the product of genetic adaptations. Here, we aimed at investigating (a) whether behavioural differences arise also between rural and urban populations of non-commensal rodents; and (b) whether these differences result from behavioural flexibility or from intrinsic behavioural characteristics, such as genetic or maternal effects. We captured and kept under common environment conditions 42 rural and 52 urban adult common voles (Microtus arvalis) from seven subpopulations along a rural?urban gradient. We investigated individual variation in behavioural responses associated with risk-taking and exploration, in situ at the time of capture in the field and ex situ after 3 months in captivity. Urban dwellers were bolder and more explorative than rural conspecifics at the time of capture in their respective sites (in situ). However, when tested under common environmental conditions ex situ, rural individuals showed little change in their behavioural responses whereas urban individuals altered their behaviour considerably and were consistently shyer and less explorative than when tested in situ. The combination of elevated risk-taking and exploration with high behavioural flexibility might allow urban populations to successfully cope with the challenges of HIREC. Investigating whether the observed differences in behavioural flexibility are adaptive and how they are shaped by additive and interactive effects of genetic make-up and past environmental conditions will help illuminate eco-evolutionary dynamics under HIREC and predict persistence of populations under urban conditions.","container-title":"Global Change Biology","DOI":"10.1111/gcb.15304","ISSN":"1354-1013","issue":"11","journalAbbreviation":"Global Change Biology","page":"6326-6337","title":"Small mammals in the big city: Behavioural adjustments of non-commensal rodents to urban environments","volume":"26","author":[{"family":"Mazza","given":"Valeria"},{"family":"Dammhahn","given":"Melanie"},{"family":"Lösche","given":"Elisa"},{"family":"Eccard","given":"Jana A."}],"issued":{"date-parts":[["2020"]]}}},{"id":1057,"uris":["http://zotero.org/users/9696352/items/BZHR75Z6"],"itemData":{"id":1057,"type":"article-journal","abstract":"A fundamental question of current ecological research concerns the drives and limits of species responses to human-induced rapid environmental change (HIREC). Behavioural responses to HIREC are a key component because behaviour links individual responses to population and community changes. Ongoing fast urbanization provides an ideal setting to test the functional role of behaviour for responses to HIREC. Consistent behavioural differences between conspecifics (animal personality) may be important determinants or constraints of animals’ adaptation to urban habitats. We tested whether urban and rural populations of small mammals differ in mean trait expression, flexibility and repeatability of behaviours associated to risk-taking and exploratory tendencies. Using a standardized behavioural test in the field, we quantified spatial exploration and boldness of striped field mice (Apodemus agrarius, n = 96) from nine sub-populations, presenting different levels of urbanisation and anthropogenic disturbance. The level of urbanisation positively correlated with boldness, spatial exploration and behavioural flexibility, with urban dwellers being bolder, more explorative and more flexible in some traits than rural conspecifics. Thus, individuals seem to distribute in a non-random way in response to human disturbance based on their behavioural characteristics. Animal personality might therefore play a key role in successful coping with the challenges of HIREC.","container-title":"Scientific Reports","DOI":"10.1038/s41598-020-69998-6","ISSN":"2045-2322","issue":"1","journalAbbreviation":"Scientific Reports","page":"13056","title":"Of city and village mice: behavioural adjustments of striped field mice to urban environments","volume":"10","author":[{"family":"Dammhahn","given":"Melanie"},{"family":"Mazza","given":"Valeria"},{"family":"Schirmer","given":"Annika"},{"family":"Göttsche","given":"Claudia"},{"family":"Eccard","given":"Jana A."}],"issued":{"date-parts":[["2020",8,3]]}}}],"schema":"https://github.com/citation-style-language/schema/raw/master/csl-citation.json"} </w:instrText>
      </w:r>
      <w:r>
        <w:rPr>
          <w:color w:val="000000"/>
          <w:sz w:val="24"/>
          <w:szCs w:val="24"/>
        </w:rPr>
        <w:fldChar w:fldCharType="separate"/>
      </w:r>
      <w:r w:rsidR="001B34F2" w:rsidRPr="001B34F2">
        <w:rPr>
          <w:sz w:val="24"/>
        </w:rPr>
        <w:t>(</w:t>
      </w:r>
      <w:r w:rsidR="001B34F2" w:rsidRPr="001B34F2">
        <w:rPr>
          <w:i/>
          <w:iCs/>
          <w:sz w:val="24"/>
        </w:rPr>
        <w:t>29</w:t>
      </w:r>
      <w:r w:rsidR="001B34F2" w:rsidRPr="001B34F2">
        <w:rPr>
          <w:sz w:val="24"/>
        </w:rPr>
        <w:t xml:space="preserve">, </w:t>
      </w:r>
      <w:r w:rsidR="001B34F2" w:rsidRPr="001B34F2">
        <w:rPr>
          <w:i/>
          <w:iCs/>
          <w:sz w:val="24"/>
        </w:rPr>
        <w:t>30</w:t>
      </w:r>
      <w:r w:rsidR="001B34F2" w:rsidRPr="001B34F2">
        <w:rPr>
          <w:sz w:val="24"/>
        </w:rPr>
        <w:t>)</w:t>
      </w:r>
      <w:r>
        <w:rPr>
          <w:color w:val="000000"/>
          <w:sz w:val="24"/>
          <w:szCs w:val="24"/>
        </w:rPr>
        <w:fldChar w:fldCharType="end"/>
      </w:r>
      <w:r w:rsidR="00414E5A">
        <w:rPr>
          <w:color w:val="000000"/>
          <w:sz w:val="24"/>
          <w:szCs w:val="24"/>
        </w:rPr>
        <w:t xml:space="preserve">, and reptiles </w:t>
      </w:r>
      <w:r>
        <w:rPr>
          <w:color w:val="000000"/>
          <w:sz w:val="24"/>
          <w:szCs w:val="24"/>
        </w:rPr>
        <w:fldChar w:fldCharType="begin"/>
      </w:r>
      <w:r w:rsidR="001B34F2">
        <w:rPr>
          <w:color w:val="000000"/>
          <w:sz w:val="24"/>
          <w:szCs w:val="24"/>
        </w:rPr>
        <w:instrText xml:space="preserve"> ADDIN ZOTERO_ITEM CSL_CITATION {"citationID":"F7Sf5RFF","properties":{"formattedCitation":"({\\i{}11}, {\\i{}31}, {\\i{}32})","plainCitation":"(11, 31, 32)","noteIndex":0},"citationItems":[{"id":1052,"uris":["http://zotero.org/users/9696352/items/2G5Y9TQZ"],"itemData":{"id":1052,"type":"article-journal","abstract":"Abstract Novel selective pressures derived from human activities challenge the persistence of animal populations worldwide. Behavior is expected to be a major factor driving animals? responses to global change because it largely determines how animals interact with the environment. However, the role of individual variation in behavior to facilitate the persistence of animals in changing environments remains poorly understood. Here, we adopted an animal personality approach to investigate whether different behavioral traits allow animals to deal with two major components of global change: urbanization and biological invasions. By studying six populations of Anolis sagrei lizards, we found for the first time that anoles vary consistently in their behavior across different times and contexts. Importantly, these animal personalities were consistent in the wild and in captivity. We investigated whether behavioral traits are pulled in different directions by different components of global change. On the one hand, we found that lizards from urban areas differ from nearby forest lizards in that they were more tolerant of humans, less aggressive, bolder after a simulated predator attack, and they spent more time exploring new environments. Several of these risk-taking behaviors constituted a behavioral syndrome that significantly differed between urban and forest populations. On the other hand, the behavior of urban A. sagrei coexisting with the invasive predatory lizard Leiocephalus carinatus was associated with dramatic changes in their foraging niche. Overall, we provide evidence that differences in animal personalities facilitate the persistence of animals under novel selective regimes by producing adaptive behaviors relevant to their ecology such as predator avoidance. Our results suggest that natural selection can favor certain behaviors over others when animals are confronted with different ecological challenges posed by global change. Therefore, we underscore the need to incorporate behavioral ecology into the study of how animals adaptively respond to human-induced environmental changes.","container-title":"Global Change Biology","DOI":"10.1111/gcb.13395","ISSN":"1354-1013","issue":"2","journalAbbreviation":"Global Change Biology","note":"publisher: John Wiley &amp; Sons, Ltd","page":"592-603","title":"Urbanization and biological invasion shape animal personalities","volume":"23","author":[{"family":"Lapiedra","given":"Oriol"},{"family":"Chejanovski","given":"Zachary"},{"family":"Kolbe","given":"Jason J."}],"issued":{"date-parts":[["2017",2,1]]}}},{"id":1051,"uris":["http://zotero.org/users/9696352/items/2MBRN2VW"],"itemData":{"id":1051,"type":"article-journal","abstract":"Urban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J."}],"issued":{"date-parts":[["2019",7,6]]}}},{"id":1058,"uris":["http://zotero.org/users/9696352/items/EGMFRIYY"],"itemData":{"id":1058,"type":"article-journal","abstract":"Abstract Urbanization is a significant driver of the global biodiversity crisis. Turtles are particularly impacted by urbanization because of the vulnerability of riparian habitats to habitat loss and road mortality. Behaviour plays a crucial role in determining the success of urban animals. Behavioural responses to urbanization, however, are rarely studied in turtles even though many turtles are at-risk and sometimes live in urban areas. Therefore, we evaluated behavioural changes in painted turtles (Chrysemys picta) living in wetlands surrounded by a gradient of urbanization. We tested the consistency of painted turtle behaviour in the laboratory and examined the behaviour of painted turtles from 24 wetland sites across an urbanization gradient in Ottawa, Ontario, Canada. We assessed: (i) aggression by measuring the number of active defensive behaviours the turtles performed in response to handling, (ii) boldness by measuring the amount of time the turtles took to emerge from their shells and move from their initial locations in a circular arena and (iii) activity by measuring the amount of time the turtles spent moving in the same circular arena. We found that all behaviours were consistent in the laboratory. We also found that as the level of urbanization increased, turtles were more aggressive and bolder. Urbanization affects painted turtle behaviour, but further research is required to understand the mechanisms responsible and the conservation implications.","container-title":"Ethology","DOI":"10.1111/eth.13467","ISSN":"0179-1613","issue":"7","journalAbbreviation":"Ethology","page":"e13467","title":"The impact of urbanization on painted turtle (Chrysemys picta) behaviour","volume":"130","author":[{"family":"Blanchett","given":"Sebastian"},{"family":"Turcotte","given":"Audrey"},{"family":"Blouin-Demers","given":"Gabriel"}],"issued":{"date-parts":[["2024"]]}}}],"schema":"https://github.com/citation-style-language/schema/raw/master/csl-citation.json"} </w:instrText>
      </w:r>
      <w:r>
        <w:rPr>
          <w:color w:val="000000"/>
          <w:sz w:val="24"/>
          <w:szCs w:val="24"/>
        </w:rPr>
        <w:fldChar w:fldCharType="separate"/>
      </w:r>
      <w:r w:rsidR="001B34F2" w:rsidRPr="001B34F2">
        <w:rPr>
          <w:sz w:val="24"/>
        </w:rPr>
        <w:t>(</w:t>
      </w:r>
      <w:r w:rsidR="001B34F2" w:rsidRPr="001B34F2">
        <w:rPr>
          <w:i/>
          <w:iCs/>
          <w:sz w:val="24"/>
        </w:rPr>
        <w:t>11</w:t>
      </w:r>
      <w:r w:rsidR="001B34F2" w:rsidRPr="001B34F2">
        <w:rPr>
          <w:sz w:val="24"/>
        </w:rPr>
        <w:t xml:space="preserve">, </w:t>
      </w:r>
      <w:r w:rsidR="001B34F2" w:rsidRPr="001B34F2">
        <w:rPr>
          <w:i/>
          <w:iCs/>
          <w:sz w:val="24"/>
        </w:rPr>
        <w:t>31</w:t>
      </w:r>
      <w:r w:rsidR="001B34F2" w:rsidRPr="001B34F2">
        <w:rPr>
          <w:sz w:val="24"/>
        </w:rPr>
        <w:t xml:space="preserve">, </w:t>
      </w:r>
      <w:r w:rsidR="001B34F2" w:rsidRPr="001B34F2">
        <w:rPr>
          <w:i/>
          <w:iCs/>
          <w:sz w:val="24"/>
        </w:rPr>
        <w:t>32</w:t>
      </w:r>
      <w:r w:rsidR="001B34F2" w:rsidRPr="001B34F2">
        <w:rPr>
          <w:sz w:val="24"/>
        </w:rPr>
        <w:t>)</w:t>
      </w:r>
      <w:r>
        <w:rPr>
          <w:color w:val="000000"/>
          <w:sz w:val="24"/>
          <w:szCs w:val="24"/>
        </w:rPr>
        <w:fldChar w:fldCharType="end"/>
      </w:r>
      <w:r w:rsidR="00414E5A">
        <w:rPr>
          <w:color w:val="000000"/>
          <w:sz w:val="24"/>
          <w:szCs w:val="24"/>
        </w:rPr>
        <w:t>.</w:t>
      </w:r>
      <w:r w:rsidRPr="009A413A">
        <w:rPr>
          <w:color w:val="000000" w:themeColor="text1"/>
          <w:sz w:val="24"/>
          <w:szCs w:val="24"/>
        </w:rPr>
        <w:t xml:space="preserve"> </w:t>
      </w:r>
      <w:r w:rsidR="00744950">
        <w:rPr>
          <w:color w:val="000000" w:themeColor="text1"/>
          <w:sz w:val="24"/>
          <w:szCs w:val="24"/>
        </w:rPr>
        <w:t xml:space="preserve">One </w:t>
      </w:r>
      <w:r w:rsidR="00C54C42">
        <w:rPr>
          <w:color w:val="000000" w:themeColor="text1"/>
          <w:sz w:val="24"/>
          <w:szCs w:val="24"/>
        </w:rPr>
        <w:t xml:space="preserve">apparent </w:t>
      </w:r>
      <w:r w:rsidR="00744950">
        <w:rPr>
          <w:color w:val="000000" w:themeColor="text1"/>
          <w:sz w:val="24"/>
          <w:szCs w:val="24"/>
        </w:rPr>
        <w:t xml:space="preserve">exception to the observed correlation between increasing urbanization and boldness </w:t>
      </w:r>
      <w:r w:rsidR="00744950">
        <w:rPr>
          <w:color w:val="000000"/>
          <w:sz w:val="24"/>
          <w:szCs w:val="24"/>
        </w:rPr>
        <w:t xml:space="preserve">was an increase in the use of escape gaits at the highest levels of urbanization. Some of these videos </w:t>
      </w:r>
      <w:r w:rsidR="00744950">
        <w:rPr>
          <w:color w:val="000000"/>
          <w:sz w:val="24"/>
          <w:szCs w:val="24"/>
        </w:rPr>
        <w:lastRenderedPageBreak/>
        <w:t>apparently contained play behaviour, which often includes escape gaits. A</w:t>
      </w:r>
      <w:r w:rsidR="00EF5454">
        <w:rPr>
          <w:color w:val="000000"/>
          <w:sz w:val="24"/>
          <w:szCs w:val="24"/>
        </w:rPr>
        <w:t xml:space="preserve">lternately, </w:t>
      </w:r>
      <w:r w:rsidR="00744950">
        <w:rPr>
          <w:color w:val="000000"/>
          <w:sz w:val="24"/>
          <w:szCs w:val="24"/>
        </w:rPr>
        <w:t xml:space="preserve">boldness may be most adaptive in moderately urbanized areas, such as suburbs </w:t>
      </w:r>
      <w:r w:rsidR="00744950">
        <w:rPr>
          <w:color w:val="000000"/>
          <w:sz w:val="24"/>
          <w:szCs w:val="24"/>
        </w:rPr>
        <w:fldChar w:fldCharType="begin"/>
      </w:r>
      <w:r w:rsidR="001B34F2">
        <w:rPr>
          <w:color w:val="000000"/>
          <w:sz w:val="24"/>
          <w:szCs w:val="24"/>
        </w:rPr>
        <w:instrText xml:space="preserve"> ADDIN ZOTERO_ITEM CSL_CITATION {"citationID":"VwGWUuWc","properties":{"formattedCitation":"({\\i{}38})","plainCitation":"(38)","noteIndex":0},"citationItems":[{"id":1062,"uris":["http://zotero.org/users/9696352/items/UTNYQVDW"],"itemData":{"id":1062,"type":"article-journal","container-title":"Cities and the Environment (CATE)","ISSN":"1932-7048","issue":"1","journalAbbreviation":"Cities and the Environment (CATE)","page":"3","title":"Is the urban coyote a misanthropic synanthrope? The case from Chicago","volume":"4","author":[{"family":"Gehrt","given":"Stanley D"},{"family":"Brown","given":"Justin L"},{"family":"Anchor","given":"Chris"}],"issued":{"date-parts":[["2011"]]}}}],"schema":"https://github.com/citation-style-language/schema/raw/master/csl-citation.json"} </w:instrText>
      </w:r>
      <w:r w:rsidR="00744950">
        <w:rPr>
          <w:color w:val="000000"/>
          <w:sz w:val="24"/>
          <w:szCs w:val="24"/>
        </w:rPr>
        <w:fldChar w:fldCharType="separate"/>
      </w:r>
      <w:r w:rsidR="001B34F2" w:rsidRPr="001B34F2">
        <w:rPr>
          <w:sz w:val="24"/>
        </w:rPr>
        <w:t>(</w:t>
      </w:r>
      <w:r w:rsidR="001B34F2" w:rsidRPr="001B34F2">
        <w:rPr>
          <w:i/>
          <w:iCs/>
          <w:sz w:val="24"/>
        </w:rPr>
        <w:t>38</w:t>
      </w:r>
      <w:r w:rsidR="001B34F2" w:rsidRPr="001B34F2">
        <w:rPr>
          <w:sz w:val="24"/>
        </w:rPr>
        <w:t>)</w:t>
      </w:r>
      <w:r w:rsidR="00744950">
        <w:rPr>
          <w:color w:val="000000"/>
          <w:sz w:val="24"/>
          <w:szCs w:val="24"/>
        </w:rPr>
        <w:fldChar w:fldCharType="end"/>
      </w:r>
      <w:r w:rsidR="00744950">
        <w:rPr>
          <w:color w:val="000000"/>
          <w:sz w:val="24"/>
          <w:szCs w:val="24"/>
        </w:rPr>
        <w:t xml:space="preserve">, predicting the greatest boldness at moderately urbanized sites. </w:t>
      </w:r>
      <w:r w:rsidR="00FE2E4E">
        <w:rPr>
          <w:color w:val="000000"/>
          <w:sz w:val="24"/>
          <w:szCs w:val="24"/>
        </w:rPr>
        <w:t xml:space="preserve">The explanatory power of urbanization on metrics of boldness was higher between urban and natural sites compared to sites within the city, suggesting that differences in boldness between urban and wild settings were more predictable than those within a city. This pattern may result from our choice of urbanization metric (i.e., percent anthropogenic cover), which is structural and may have failed to capture the most ecologically relevant predictors of boldness </w:t>
      </w:r>
      <w:r w:rsidR="00FE2E4E">
        <w:rPr>
          <w:color w:val="000000"/>
          <w:sz w:val="24"/>
          <w:szCs w:val="24"/>
        </w:rPr>
        <w:fldChar w:fldCharType="begin"/>
      </w:r>
      <w:r w:rsidR="005C105F">
        <w:rPr>
          <w:color w:val="000000"/>
          <w:sz w:val="24"/>
          <w:szCs w:val="24"/>
        </w:rPr>
        <w:instrText xml:space="preserve"> ADDIN ZOTERO_ITEM CSL_CITATION {"citationID":"PI8457zU","properties":{"formattedCitation":"({\\i{}59})","plainCitation":"(59)","noteIndex":0},"citationItems":[{"id":1201,"uris":["http://zotero.org/users/9696352/items/TR7I4DHG"],"itemData":{"id":1201,"type":"article-journal","container-title":"Journal of Applied Ecology","ISSN":"0021-8901","issue":"5","journalAbbreviation":"Journal of Applied Ecology","note":"publisher: Wiley Online Library","page":"1289-1300","title":"What does urbanization actually mean? A framework for urban metrics in wildlife research","volume":"56","author":[{"family":"Moll","given":"Remington J"},{"family":"Cepek","given":"Jonathon D"},{"family":"Lorch","given":"Patrick D"},{"family":"Dennis","given":"Patricia M"},{"family":"Tans","given":"Eric"},{"family":"Robison","given":"Terry"},{"family":"Millspaugh","given":"Joshua J"},{"family":"Montgomery","given":"Robert A"}],"issued":{"date-parts":[["2019"]]}}}],"schema":"https://github.com/citation-style-language/schema/raw/master/csl-citation.json"} </w:instrText>
      </w:r>
      <w:r w:rsidR="00FE2E4E">
        <w:rPr>
          <w:color w:val="000000"/>
          <w:sz w:val="24"/>
          <w:szCs w:val="24"/>
        </w:rPr>
        <w:fldChar w:fldCharType="separate"/>
      </w:r>
      <w:r w:rsidR="005C105F" w:rsidRPr="005C105F">
        <w:rPr>
          <w:sz w:val="24"/>
        </w:rPr>
        <w:t>(</w:t>
      </w:r>
      <w:r w:rsidR="005C105F" w:rsidRPr="005C105F">
        <w:rPr>
          <w:i/>
          <w:iCs/>
          <w:sz w:val="24"/>
        </w:rPr>
        <w:t>59</w:t>
      </w:r>
      <w:r w:rsidR="005C105F" w:rsidRPr="005C105F">
        <w:rPr>
          <w:sz w:val="24"/>
        </w:rPr>
        <w:t>)</w:t>
      </w:r>
      <w:r w:rsidR="00FE2E4E">
        <w:rPr>
          <w:color w:val="000000"/>
          <w:sz w:val="24"/>
          <w:szCs w:val="24"/>
        </w:rPr>
        <w:fldChar w:fldCharType="end"/>
      </w:r>
      <w:r w:rsidR="00FE2E4E">
        <w:rPr>
          <w:color w:val="000000"/>
          <w:sz w:val="24"/>
          <w:szCs w:val="24"/>
        </w:rPr>
        <w:t xml:space="preserve">. For example, access to anthropogenic food and consequent food conditioning </w:t>
      </w:r>
      <w:r w:rsidR="00FE2E4E">
        <w:rPr>
          <w:color w:val="000000"/>
          <w:sz w:val="24"/>
          <w:szCs w:val="24"/>
        </w:rPr>
        <w:fldChar w:fldCharType="begin"/>
      </w:r>
      <w:r w:rsidR="005C105F">
        <w:rPr>
          <w:color w:val="000000"/>
          <w:sz w:val="24"/>
          <w:szCs w:val="24"/>
        </w:rPr>
        <w:instrText xml:space="preserve"> ADDIN ZOTERO_ITEM CSL_CITATION {"citationID":"wpx823Jq","properties":{"formattedCitation":"({\\i{}60})","plainCitation":"(60)","noteIndex":0},"citationItems":[{"id":149,"uris":["http://zotero.org/users/9696352/items/DHLQCY2J"],"itemData":{"id":149,"type":"article-journal","abstract":"We believe that communication within and among agency personnel in the United States and Canada about the successes and failures of their human bear (Ursidae) management programs will increase the effectiveness of these programs and of bear research. To communicate more effectively, we suggest agencies clearly define terms and concepts used in human bear management and use them in a consistent manner. We constructed a human bear management lexicon of terms and concepts using a modified Delphi method to provide a resource that facilitates more effective communication among human bear management agencies. Specifically, we defined 40 terms and concepts in human bear management and suggest definitions based on discussions with 13 other professionals from the United States and Canada. Although new terms and concepts will emerge in the future and definitions will evolve as we learn more about bear behavior and ecology, our purpose is to suggest working definitions for terms and concepts to help guide human bear management and research activities in North America. Applications or revisions of these definitions may be useful outside of North America.","container-title":"Ursus","DOI":"10.2192/URSUS-D-10-00005.1","ISSN":"1537-6176","issue":"2","journalAbbreviation":"Ursus","language":"English","note":"publisher-place: Knoxville\npublisher: Int Assoc Bear Research &amp; Management-Iba\nWOS:000284520900003","page":"154-168","title":"A proposed lexicon of terms and concepts for human-bear management in North America","volume":"21","author":[{"family":"Hopkins","given":"John B."},{"family":"Herrero","given":"Stephen"},{"family":"Shideler","given":"Richard T."},{"family":"Gunther","given":"Kerry A."},{"family":"Schwartz","given":"Charles C."},{"family":"Kalinowski","given":"Steven T."}],"issued":{"date-parts":[["2010"]]}}}],"schema":"https://github.com/citation-style-language/schema/raw/master/csl-citation.json"} </w:instrText>
      </w:r>
      <w:r w:rsidR="00FE2E4E">
        <w:rPr>
          <w:color w:val="000000"/>
          <w:sz w:val="24"/>
          <w:szCs w:val="24"/>
        </w:rPr>
        <w:fldChar w:fldCharType="separate"/>
      </w:r>
      <w:r w:rsidR="005C105F" w:rsidRPr="005C105F">
        <w:rPr>
          <w:sz w:val="24"/>
        </w:rPr>
        <w:t>(</w:t>
      </w:r>
      <w:r w:rsidR="005C105F" w:rsidRPr="005C105F">
        <w:rPr>
          <w:i/>
          <w:iCs/>
          <w:sz w:val="24"/>
        </w:rPr>
        <w:t>60</w:t>
      </w:r>
      <w:r w:rsidR="005C105F" w:rsidRPr="005C105F">
        <w:rPr>
          <w:sz w:val="24"/>
        </w:rPr>
        <w:t>)</w:t>
      </w:r>
      <w:r w:rsidR="00FE2E4E">
        <w:rPr>
          <w:color w:val="000000"/>
          <w:sz w:val="24"/>
          <w:szCs w:val="24"/>
        </w:rPr>
        <w:fldChar w:fldCharType="end"/>
      </w:r>
      <w:r w:rsidR="00FE2E4E">
        <w:rPr>
          <w:color w:val="000000"/>
          <w:sz w:val="24"/>
          <w:szCs w:val="24"/>
        </w:rPr>
        <w:t xml:space="preserve"> presumably increase boldness towards unknown anthropogenic objects, such as puzzles. Such factors are highly localized and difficult to measure consistently across sites </w:t>
      </w:r>
      <w:r w:rsidR="00FE2E4E">
        <w:rPr>
          <w:color w:val="000000"/>
          <w:sz w:val="24"/>
          <w:szCs w:val="24"/>
        </w:rPr>
        <w:fldChar w:fldCharType="begin"/>
      </w:r>
      <w:r w:rsidR="005C105F">
        <w:rPr>
          <w:color w:val="000000"/>
          <w:sz w:val="24"/>
          <w:szCs w:val="24"/>
        </w:rPr>
        <w:instrText xml:space="preserve"> ADDIN ZOTERO_ITEM CSL_CITATION {"citationID":"gzBCkofb","properties":{"formattedCitation":"({\\i{}61})","plainCitation":"(61)","noteIndex":0},"citationItems":[{"id":1015,"uris":["http://zotero.org/users/9696352/items/V2SI8W2E"],"itemData":{"id":1015,"type":"article-journal","abstract":"Natural areas in cities are important refugia for wildlife, but some species also use developed areas. Such adaptation may be facilitated at the ecotone between natural and residential areas where wildlife encounter anthropogenic resources. We quantified human activities and objects that potentially attract coyotes (Canis latrans) by providing shelter, food, prey habitat, and novelty items where backyards back onto natural areas in Edmonton, Canada. We related attractant abundance and human demographic variables to coyote access to backyards, scat abundance, and the number and nature of reports detailing interactions with coyotes near the ecotone. Among 468 surveyed backyards, 31% were accessed by coyotes, and we detected 2055 instances of attractants. Coyotes selectively accessed unfenced backyards with food and novelty items, and backyard access was most common along transects where fences were infrequent, and shelter was abundant. Evidence of deer on transects was weakly correlated with increased prevalence of scats. Public reports describing conflict with coyotes were more frequent in areas with more coyote access to backyards, fewer fences, and more shelter. Weak evidence indicated that food abundance, scat prevalence, and backyard access were higher in areas with larger houses and more university-educated and retired residents. These results suggest that coyotes frequently access attractants at the ecotone between natural and residential areas, which may promote habituation, food conditioning, and human-wildlife conflict. These effects could be reduced, and coexistence could be promoted with clearer boundaries separating natural and residential areas, opposing conventional recommendations for reserve design that encourage gradual transition zones.","container-title":"URBAN ECOSYSTEMS","DOI":"10.1007/s11252-023-01402-3","ISSN":"1083-8155, 1573-1642","issue":"6","note":"Web of Science ID: WOS:001031922800001","page":"1589-1605","source":"Clarivate Analytics Web of Science","title":"Coyotes access diverse anthropogenic attractants at the ecotone between natural and residential urban areas","volume":"26","author":[{"family":"Raymond","given":"Sage"},{"family":"St Clair","given":"Colleen Cassady"}],"issued":{"date-parts":[["2023",12]]}}}],"schema":"https://github.com/citation-style-language/schema/raw/master/csl-citation.json"} </w:instrText>
      </w:r>
      <w:r w:rsidR="00FE2E4E">
        <w:rPr>
          <w:color w:val="000000"/>
          <w:sz w:val="24"/>
          <w:szCs w:val="24"/>
        </w:rPr>
        <w:fldChar w:fldCharType="separate"/>
      </w:r>
      <w:r w:rsidR="005C105F" w:rsidRPr="005C105F">
        <w:rPr>
          <w:sz w:val="24"/>
        </w:rPr>
        <w:t>(</w:t>
      </w:r>
      <w:r w:rsidR="005C105F" w:rsidRPr="005C105F">
        <w:rPr>
          <w:i/>
          <w:iCs/>
          <w:sz w:val="24"/>
        </w:rPr>
        <w:t>61</w:t>
      </w:r>
      <w:r w:rsidR="005C105F" w:rsidRPr="005C105F">
        <w:rPr>
          <w:sz w:val="24"/>
        </w:rPr>
        <w:t>)</w:t>
      </w:r>
      <w:r w:rsidR="00FE2E4E">
        <w:rPr>
          <w:color w:val="000000"/>
          <w:sz w:val="24"/>
          <w:szCs w:val="24"/>
        </w:rPr>
        <w:fldChar w:fldCharType="end"/>
      </w:r>
      <w:r w:rsidR="00FE2E4E">
        <w:rPr>
          <w:color w:val="000000"/>
          <w:sz w:val="24"/>
          <w:szCs w:val="24"/>
        </w:rPr>
        <w:t xml:space="preserve">. </w:t>
      </w:r>
      <w:r w:rsidR="00EF5454">
        <w:rPr>
          <w:color w:val="000000"/>
          <w:sz w:val="24"/>
          <w:szCs w:val="24"/>
        </w:rPr>
        <w:t xml:space="preserve">Because increased boldness is a frequent correlate of problem solving </w:t>
      </w:r>
      <w:r w:rsidR="00EF5454">
        <w:rPr>
          <w:color w:val="000000"/>
          <w:sz w:val="24"/>
          <w:szCs w:val="24"/>
        </w:rPr>
        <w:fldChar w:fldCharType="begin"/>
      </w:r>
      <w:r w:rsidR="001B34F2">
        <w:rPr>
          <w:color w:val="000000"/>
          <w:sz w:val="24"/>
          <w:szCs w:val="24"/>
        </w:rPr>
        <w:instrText xml:space="preserve"> ADDIN ZOTERO_ITEM CSL_CITATION {"citationID":"GufCqBan","properties":{"formattedCitation":"({\\i{}23}, {\\i{}24}, {\\i{}62}, {\\i{}63})","plainCitation":"(23, 24, 62, 63)","noteIndex":0},"citationItems":[{"id":779,"uris":["http://zotero.org/users/9696352/items/SVZMV5VK"],"itemData":{"id":779,"type":"article-journal","abstract":"Innovative problem solving enables individuals to deal with novel social and ecological challenges. However, our understanding of the importance of innovation for animals in their natural habitat is limited because experimental investigations of innovation have historically focused on captive animals. To determine how captivity affects innovation, and whether captive studies of animal innovation suffer from low external validity, we need experimental investigations of innovation in both wild and captive populations of the same species in diverse taxa. Here we inquired whether wild and captive spotted hyaenas differ in their ability to solve the same novel technical problem, and in the diversity of exploratory behaviours they exhibit when first interacting with the problem. Our results suggest that wild and captive populations show important differences in their innovative problem-solving abilities. Captive hyaenas were significantly more successful at solving the novel problem, and significantly more diverse in their initial exploratory behaviour, than were wild hyaenas. We were able to rule out hypotheses suggesting that these differences result from excess energy or time available to captive animals. We conclude that captive hyaenas were more successful because captive individuals were less neophobic and more exploratory than their wild counterparts. These results have important implications for our interpretation of studies on innovative problem solving in captive animals and aid our attempts to gain a broader understanding of the importance of innovation for animals in their natural habitat. (C) 2012 The Association for the Study of Animal Behaviour. Published by Elsevier Ltd. All rights reserved.","container-title":"Animal Behaviour","DOI":"10.1016/j.anbehav.2012.11.003","ISSN":"0003-3472","issue":"2","note":"WOS:000314683000007","page":"349-356","title":"A comparison of innovative problem-solving abilities between wild and captive spotted hyaenas, Crocuta crocuta","volume":"85","author":[{"family":"Benson-Amram","given":"Sarah"},{"family":"Weldele","given":"Mary L."},{"family":"Holekamp","given":"Kay E."}],"issued":{"date-parts":[["2013",2]]}}},{"id":1208,"uris":["http://zotero.org/users/9696352/items/7FPGYT8V"],"itemData":{"id":1208,"type":"article-journal","container-title":"Behavioural Processes","ISSN":"0376-6357","journalAbbreviation":"Behavioural Processes","note":"publisher: Elsevier","page":"121-134","title":"Innovation and problem solving: a review of common mechanisms","volume":"109","author":[{"family":"Griffin","given":"Andrea S"},{"family":"Guez","given":"David"}],"issued":{"date-parts":[["2014"]]}}},{"id":1209,"uris":["http://zotero.org/users/9696352/items/E6R2PZN4"],"itemData":{"id":1209,"type":"article-journal","container-title":"Animal Cognition","ISSN":"1435-9448","issue":"3","journalAbbreviation":"Animal Cognition","note":"publisher: Springer","page":"379-392","title":"Proactive behavior, but not inhibitory control, predicts repeated innovation by spotted hyenas tested with a multi-access box","volume":"21","author":[{"family":"Johnson-Ulrich","given":"Lily"},{"family":"Johnson-Ulrich","given":"Zoe"},{"family":"Holekamp","given":"Kay"}],"issued":{"date-parts":[["2018"]]}}},{"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EF5454">
        <w:rPr>
          <w:color w:val="000000"/>
          <w:sz w:val="24"/>
          <w:szCs w:val="24"/>
        </w:rPr>
        <w:fldChar w:fldCharType="separate"/>
      </w:r>
      <w:r w:rsidR="001B34F2" w:rsidRPr="001B34F2">
        <w:rPr>
          <w:sz w:val="24"/>
        </w:rPr>
        <w:t>(</w:t>
      </w:r>
      <w:r w:rsidR="001B34F2" w:rsidRPr="001B34F2">
        <w:rPr>
          <w:i/>
          <w:iCs/>
          <w:sz w:val="24"/>
        </w:rPr>
        <w:t>23</w:t>
      </w:r>
      <w:r w:rsidR="001B34F2" w:rsidRPr="001B34F2">
        <w:rPr>
          <w:sz w:val="24"/>
        </w:rPr>
        <w:t xml:space="preserve">, </w:t>
      </w:r>
      <w:r w:rsidR="001B34F2" w:rsidRPr="001B34F2">
        <w:rPr>
          <w:i/>
          <w:iCs/>
          <w:sz w:val="24"/>
        </w:rPr>
        <w:t>24</w:t>
      </w:r>
      <w:r w:rsidR="001B34F2" w:rsidRPr="001B34F2">
        <w:rPr>
          <w:sz w:val="24"/>
        </w:rPr>
        <w:t xml:space="preserve">, </w:t>
      </w:r>
      <w:r w:rsidR="001B34F2" w:rsidRPr="001B34F2">
        <w:rPr>
          <w:i/>
          <w:iCs/>
          <w:sz w:val="24"/>
        </w:rPr>
        <w:t>62</w:t>
      </w:r>
      <w:r w:rsidR="001B34F2" w:rsidRPr="001B34F2">
        <w:rPr>
          <w:sz w:val="24"/>
        </w:rPr>
        <w:t xml:space="preserve">, </w:t>
      </w:r>
      <w:r w:rsidR="001B34F2" w:rsidRPr="001B34F2">
        <w:rPr>
          <w:i/>
          <w:iCs/>
          <w:sz w:val="24"/>
        </w:rPr>
        <w:t>63</w:t>
      </w:r>
      <w:r w:rsidR="001B34F2" w:rsidRPr="001B34F2">
        <w:rPr>
          <w:sz w:val="24"/>
        </w:rPr>
        <w:t>)</w:t>
      </w:r>
      <w:r w:rsidR="00EF5454">
        <w:rPr>
          <w:color w:val="000000"/>
          <w:sz w:val="24"/>
          <w:szCs w:val="24"/>
        </w:rPr>
        <w:fldChar w:fldCharType="end"/>
      </w:r>
      <w:r w:rsidR="00EF5454">
        <w:rPr>
          <w:color w:val="000000"/>
          <w:sz w:val="24"/>
          <w:szCs w:val="24"/>
        </w:rPr>
        <w:t xml:space="preserve">, and </w:t>
      </w:r>
      <w:r w:rsidR="00EF5454">
        <w:rPr>
          <w:color w:val="000000" w:themeColor="text1"/>
          <w:sz w:val="24"/>
          <w:szCs w:val="24"/>
        </w:rPr>
        <w:t>b</w:t>
      </w:r>
      <w:r w:rsidR="00FE2E4E" w:rsidRPr="00285545">
        <w:rPr>
          <w:color w:val="000000" w:themeColor="text1"/>
          <w:sz w:val="24"/>
          <w:szCs w:val="24"/>
        </w:rPr>
        <w:t xml:space="preserve">oth boldness and resulting habituation to novel </w:t>
      </w:r>
      <w:r w:rsidR="00FE2E4E">
        <w:rPr>
          <w:color w:val="000000" w:themeColor="text1"/>
          <w:sz w:val="24"/>
          <w:szCs w:val="24"/>
        </w:rPr>
        <w:t>stimuli</w:t>
      </w:r>
      <w:r w:rsidR="00FE2E4E" w:rsidRPr="00285545">
        <w:rPr>
          <w:color w:val="000000" w:themeColor="text1"/>
          <w:sz w:val="24"/>
          <w:szCs w:val="24"/>
        </w:rPr>
        <w:t xml:space="preserve"> can persist across animal lives </w:t>
      </w:r>
      <w:r w:rsidR="00FE2E4E">
        <w:rPr>
          <w:color w:val="000000" w:themeColor="text1"/>
          <w:sz w:val="24"/>
          <w:szCs w:val="24"/>
        </w:rPr>
        <w:fldChar w:fldCharType="begin"/>
      </w:r>
      <w:r w:rsidR="005C105F">
        <w:rPr>
          <w:color w:val="000000" w:themeColor="text1"/>
          <w:sz w:val="24"/>
          <w:szCs w:val="24"/>
        </w:rPr>
        <w:instrText xml:space="preserve"> ADDIN ZOTERO_ITEM CSL_CITATION {"citationID":"oAWYUSHm","properties":{"formattedCitation":"({\\i{}64})","plainCitation":"(64)","noteIndex":0},"citationItems":[{"id":778,"uris":["http://zotero.org/users/9696352/items/8K6SHBLL"],"itemData":{"id":778,"type":"article-journal","abstract":"Individuals often vary in their problem-solving performance, and animal personality may help explain such interindividual variation because it affects how individuals perceive and interact with their environment. Proximate factors (behavioural variety, persistence, selectivity and experience) provide behavioural mechanisms that also affect problem-solving performance. Our aim was to assess the link between personality and problem-solving performance in wild-caught, common brushtail possums, Trichosurus vulpecula, and to assess their learning capability. We tested how possums, a native marsupial inhabiting the inner urban environment of Sydney, Australia, solved an escape box problem in the field. Possums could solve this problem by either pushing (easy) or pulling (difficult) a door. We quantified personality traits, including exploration, activity and vigilance, in a separate arena test. We found that personality traits affected problem solving. Exploratory animals were more likely to succeed in their first trial irrespective of task type, but only highly exploratory individuals were likely to solve the difficult task. More active and more vigilant individuals were also more likely to succeed, regardless of task type. For mechanistic behaviours employed during the problem-solving test, individuals spending more time engaged (persistent) were less likely to succeed in the easy task, because they focused more on nonfunctional parts of the box. In contrast, persistent individuals were more likely to succeed in the difficult task. Possums learnt effectively, solving tasks substantially faster on their second attempt. Our study provides the first demonstration of problem solving in free-ranging marsupials using an ecologically relevant test. This allows future comparison of behavioural commonalities and tests of convergent evolution in problem solving among taxa. Furthermore, while personality traits influenced problem-solving capability, we suggest that the rapid improvement in problem solving by all possums through experience and learning helps explain their success in dealing with artificial or novel problems associated with the urban environment. (C) 2020 The Association for the Study of Animal Behaviour. Published by Elsevier Ltd. All rights reserved.","container-title":"Animal Behaviour","DOI":"10.1016/j.anbehav.2020.01.013","ISSN":"0003-3472","note":"WOS:000522974300004","page":"35-45","title":"Linking animal personality to problem-solving performance in urban common brushtail possums","volume":"162","author":[{"family":"Wat","given":"Katie K. Y."},{"family":"Banks","given":"Peter B."},{"family":"McArthur","given":"Clare"}],"issued":{"date-parts":[["2020",4]]}}}],"schema":"https://github.com/citation-style-language/schema/raw/master/csl-citation.json"} </w:instrText>
      </w:r>
      <w:r w:rsidR="00FE2E4E">
        <w:rPr>
          <w:color w:val="000000" w:themeColor="text1"/>
          <w:sz w:val="24"/>
          <w:szCs w:val="24"/>
        </w:rPr>
        <w:fldChar w:fldCharType="separate"/>
      </w:r>
      <w:r w:rsidR="005C105F" w:rsidRPr="005C105F">
        <w:rPr>
          <w:sz w:val="24"/>
        </w:rPr>
        <w:t>(</w:t>
      </w:r>
      <w:r w:rsidR="005C105F" w:rsidRPr="005C105F">
        <w:rPr>
          <w:i/>
          <w:iCs/>
          <w:sz w:val="24"/>
        </w:rPr>
        <w:t>64</w:t>
      </w:r>
      <w:r w:rsidR="005C105F" w:rsidRPr="005C105F">
        <w:rPr>
          <w:sz w:val="24"/>
        </w:rPr>
        <w:t>)</w:t>
      </w:r>
      <w:r w:rsidR="00FE2E4E">
        <w:rPr>
          <w:color w:val="000000" w:themeColor="text1"/>
          <w:sz w:val="24"/>
          <w:szCs w:val="24"/>
        </w:rPr>
        <w:fldChar w:fldCharType="end"/>
      </w:r>
      <w:r w:rsidR="00FE2E4E" w:rsidRPr="00285545">
        <w:rPr>
          <w:color w:val="000000" w:themeColor="text1"/>
          <w:sz w:val="24"/>
          <w:szCs w:val="24"/>
        </w:rPr>
        <w:t xml:space="preserve"> and generations </w:t>
      </w:r>
      <w:r w:rsidR="00FE2E4E">
        <w:rPr>
          <w:color w:val="000000" w:themeColor="text1"/>
          <w:sz w:val="24"/>
          <w:szCs w:val="24"/>
        </w:rPr>
        <w:fldChar w:fldCharType="begin"/>
      </w:r>
      <w:r w:rsidR="005C105F">
        <w:rPr>
          <w:color w:val="000000" w:themeColor="text1"/>
          <w:sz w:val="24"/>
          <w:szCs w:val="24"/>
        </w:rPr>
        <w:instrText xml:space="preserve"> ADDIN ZOTERO_ITEM CSL_CITATION {"citationID":"YtD9vnK1","properties":{"formattedCitation":"({\\i{}57}, {\\i{}65})","plainCitation":"(57, 65)","noteIndex":0},"citationItems":[{"id":804,"uris":["http://zotero.org/users/9696352/items/FKCPZ9NB"],"itemData":{"id":804,"type":"article-journal","abstract":"The propensity for a grizzly bear to develop conflict behaviours might be a result of social learning between mothers and cubs, genetic inheritance, or both learning and inheritance. Using non-invasive genetic sampling, we collected grizzly bear hair samples during 2011-2014 across southwestern Alberta, Canada. We targeted private agricultural lands for hair samples at grizzly bear incident sites, defining an incident as an occurrence in which the grizzly bear caused property damage, obtained anthropogenic food, or killed or attempted to kill livestock or pets. We genotyped 213 unique grizzly bears (118 M, 95 F) at 24 micro-satellite loci, plus the amelogenin marker for sex. We used the program COLONY to assign parentage. We evaluated 76 mother-offspring relationships and 119 father-offspring relationships. We compared the frequency of problem and non-problem offspring from problem and non-problem parents, excluding dependent offspring from our analysis. Our results support the social learning hypothesis, but not the genetic inheritance hypothesis. Offspring of problem mothers are more likely to be involved in conflict behaviours, while offspring from non-problem mothers are not likely to be involved in incidents or human-bear conflicts themselves (Barnard's test, p = 0.05, 62.5% of offspring from problem mothers were problem bears). There was no evidence that offspring are more likely to be involved in conflict behaviour if their fathers had been problem bears (Barnard's test, p = 0.92, 29.6% of offspring from problem fathers were problem bears). For the mother-offspring relationships evaluated, 30.3% of offspring were identified as problem bears independent of their mother's conflict status. Similarly, 28.6% of offspring were identified as problem bears independent of their father's conflict status. Proactive mitigation to prevent female bears from becoming problem individuals likely will help prevent the perpetuation of conflicts through social learning.","container-title":"Plos One","DOI":"10.1371/journal.pone.0165425","ISSN":"1932-6203","issue":"11","note":"WOS:000387909300015","page":"e0165425","title":"Nature vs. Nurture: Evidence for Social Learning of Conflict Behaviour in Grizzly Bears","volume":"11","author":[{"family":"Morehouse","given":"Andrea T."},{"family":"Graves","given":"Tabitha A."},{"family":"Mikle","given":"Nate"},{"family":"Boyce","given":"Mark S."}],"issued":{"date-parts":[["2016",11,16]]}}},{"id":166,"uris":["http://zotero.org/users/9696352/items/766BU6B7"],"itemData":{"id":166,"type":"article-journal","abstract":"A fundamental tenet of maternal effects assumes that maternal variance over time should have discordant consequences for offspring traits across litters. Yet, seldom are parents observed across multiple reproductive bouts, with few studies considering anthropogenic disturbances as an ecological driver of maternal effects. We observed captive coyote (Canis latrans) pairs over two successive litters to determine whether among-litter differences in behavior (i.e., risk-taking) and hormones (i.e., cortisol and testosterone) corresponded with parental plasticity in habituation. Thus, we explicitly test the hypothesis that accumulating experiences of anthropogenic disturbance reduces parental fear across reproductive bouts, which should have disparate phenotypic consequences for first- and second-litter offspring. To quantify risk-taking behavior, we used foraging assays from 5-15 weeks of age with a human observer present as a proxy for human disturbance. At 5, 10, and 15 weeks of age, we collected shaved hair to quantify pup hormone levels. We then used a quantitative genetic approach to estimate heritability, repeatability, and between-trait correlations. We found that parents were riskier (i.e., foraged more frequently) with their second versus first litters, supporting our prediction that parents become increasingly habituated over time. Second-litter pups were also less risk-averse than their first-litter siblings. Heritability for all traits did not differ from zero (0.001-0.018); however, we found moderate support for repeatability in all observed traits (r = 0.085-0.421). Lastly, we found evidence of positive phenotypic and cohort correlations among pup traits, implying that cohort identity (i.e., common environment) contributes to the development of phenotypic syndromes in coyote pups. Our results suggest that parental habituation may be an ecological cue for offspring to reduce their fear response, thus emphasizing the role of parental plasticity in shaping their pups' behavioral and hormonal responses toward humans.","container-title":"Ecology and Evolution","DOI":"10.1002/ece3.4741","ISSN":"2045-7758","issue":"24","journalAbbreviation":"Ecol. Evol.","language":"English","note":"publisher-place: Hoboken\npublisher: Wiley\nWOS:000454523500053","page":"12965-12980","title":"Parental habituation to human disturbance over time reduces fear of humans in coyote offspring","volume":"8","author":[{"family":"Schell","given":"Christopher J."},{"family":"Young","given":"Julie K."},{"family":"Lonsdorf","given":"Elizabeth V."},{"family":"Santymire","given":"Rachel M."},{"family":"Mateo","given":"Jill M."}],"issued":{"date-parts":[["2018",12]]}}}],"schema":"https://github.com/citation-style-language/schema/raw/master/csl-citation.json"} </w:instrText>
      </w:r>
      <w:r w:rsidR="00FE2E4E">
        <w:rPr>
          <w:color w:val="000000" w:themeColor="text1"/>
          <w:sz w:val="24"/>
          <w:szCs w:val="24"/>
        </w:rPr>
        <w:fldChar w:fldCharType="separate"/>
      </w:r>
      <w:r w:rsidR="005C105F" w:rsidRPr="005C105F">
        <w:rPr>
          <w:sz w:val="24"/>
        </w:rPr>
        <w:t>(</w:t>
      </w:r>
      <w:r w:rsidR="005C105F" w:rsidRPr="005C105F">
        <w:rPr>
          <w:i/>
          <w:iCs/>
          <w:sz w:val="24"/>
        </w:rPr>
        <w:t>57</w:t>
      </w:r>
      <w:r w:rsidR="005C105F" w:rsidRPr="005C105F">
        <w:rPr>
          <w:sz w:val="24"/>
        </w:rPr>
        <w:t xml:space="preserve">, </w:t>
      </w:r>
      <w:r w:rsidR="005C105F" w:rsidRPr="005C105F">
        <w:rPr>
          <w:i/>
          <w:iCs/>
          <w:sz w:val="24"/>
        </w:rPr>
        <w:t>65</w:t>
      </w:r>
      <w:r w:rsidR="005C105F" w:rsidRPr="005C105F">
        <w:rPr>
          <w:sz w:val="24"/>
        </w:rPr>
        <w:t>)</w:t>
      </w:r>
      <w:r w:rsidR="00FE2E4E">
        <w:rPr>
          <w:color w:val="000000" w:themeColor="text1"/>
          <w:sz w:val="24"/>
          <w:szCs w:val="24"/>
        </w:rPr>
        <w:fldChar w:fldCharType="end"/>
      </w:r>
      <w:r w:rsidR="00FE2E4E">
        <w:rPr>
          <w:color w:val="000000" w:themeColor="text1"/>
          <w:sz w:val="24"/>
          <w:szCs w:val="24"/>
        </w:rPr>
        <w:t>,</w:t>
      </w:r>
      <w:r w:rsidR="00EF5454">
        <w:rPr>
          <w:color w:val="000000" w:themeColor="text1"/>
          <w:sz w:val="24"/>
          <w:szCs w:val="24"/>
        </w:rPr>
        <w:t xml:space="preserve"> this cognitive trait appears crucial to adaptation to urban environments, though it also seemingly contributes to human-wildlife conflict </w:t>
      </w:r>
      <w:r w:rsidR="00EF5454">
        <w:rPr>
          <w:color w:val="000000" w:themeColor="text1"/>
          <w:sz w:val="24"/>
          <w:szCs w:val="24"/>
        </w:rPr>
        <w:fldChar w:fldCharType="begin"/>
      </w:r>
      <w:r w:rsidR="001B34F2">
        <w:rPr>
          <w:color w:val="000000" w:themeColor="text1"/>
          <w:sz w:val="24"/>
          <w:szCs w:val="24"/>
        </w:rPr>
        <w:instrText xml:space="preserve"> ADDIN ZOTERO_ITEM CSL_CITATION {"citationID":"zcwN4AL3","properties":{"formattedCitation":"({\\i{}33})","plainCitation":"(33)","noteIndex":0},"citationItems":[{"id":777,"uris":["http://zotero.org/users/9696352/items/KFDAL426"],"itemData":{"id":777,"type":"article-journal","abstract":"Recent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EF5454">
        <w:rPr>
          <w:color w:val="000000" w:themeColor="text1"/>
          <w:sz w:val="24"/>
          <w:szCs w:val="24"/>
        </w:rPr>
        <w:fldChar w:fldCharType="separate"/>
      </w:r>
      <w:r w:rsidR="001B34F2" w:rsidRPr="001B34F2">
        <w:rPr>
          <w:sz w:val="24"/>
        </w:rPr>
        <w:t>(</w:t>
      </w:r>
      <w:r w:rsidR="001B34F2" w:rsidRPr="001B34F2">
        <w:rPr>
          <w:i/>
          <w:iCs/>
          <w:sz w:val="24"/>
        </w:rPr>
        <w:t>33</w:t>
      </w:r>
      <w:r w:rsidR="001B34F2" w:rsidRPr="001B34F2">
        <w:rPr>
          <w:sz w:val="24"/>
        </w:rPr>
        <w:t>)</w:t>
      </w:r>
      <w:r w:rsidR="00EF5454">
        <w:rPr>
          <w:color w:val="000000" w:themeColor="text1"/>
          <w:sz w:val="24"/>
          <w:szCs w:val="24"/>
        </w:rPr>
        <w:fldChar w:fldCharType="end"/>
      </w:r>
      <w:r w:rsidR="00EF5454">
        <w:rPr>
          <w:color w:val="000000" w:themeColor="text1"/>
          <w:sz w:val="24"/>
          <w:szCs w:val="24"/>
        </w:rPr>
        <w:t xml:space="preserve">. </w:t>
      </w:r>
    </w:p>
    <w:p w14:paraId="69AC76DF" w14:textId="28525200" w:rsidR="008F712E" w:rsidRDefault="00414E5A" w:rsidP="008F712E">
      <w:pPr>
        <w:pBdr>
          <w:top w:val="nil"/>
          <w:left w:val="nil"/>
          <w:bottom w:val="nil"/>
          <w:right w:val="nil"/>
          <w:between w:val="nil"/>
        </w:pBdr>
        <w:spacing w:before="120"/>
        <w:rPr>
          <w:color w:val="000000"/>
          <w:sz w:val="24"/>
          <w:szCs w:val="24"/>
        </w:rPr>
      </w:pPr>
      <w:r>
        <w:rPr>
          <w:color w:val="000000"/>
          <w:sz w:val="24"/>
          <w:szCs w:val="24"/>
        </w:rPr>
        <w:t xml:space="preserve">Environmental and intrinsic event characteristics had some limited influence on </w:t>
      </w:r>
      <w:proofErr w:type="spellStart"/>
      <w:r>
        <w:rPr>
          <w:color w:val="000000"/>
          <w:sz w:val="24"/>
          <w:szCs w:val="24"/>
        </w:rPr>
        <w:t>behavioural</w:t>
      </w:r>
      <w:proofErr w:type="spellEnd"/>
      <w:r>
        <w:rPr>
          <w:color w:val="000000"/>
          <w:sz w:val="24"/>
          <w:szCs w:val="24"/>
        </w:rPr>
        <w:t xml:space="preserve"> outcomes, but effect sizes were small and frequently statistically non-significant. </w:t>
      </w:r>
      <w:commentRangeStart w:id="12"/>
      <w:commentRangeStart w:id="13"/>
      <w:r>
        <w:rPr>
          <w:color w:val="000000"/>
          <w:sz w:val="24"/>
          <w:szCs w:val="24"/>
        </w:rPr>
        <w:t xml:space="preserve">Wooden puzzles were more likely to be </w:t>
      </w:r>
      <w:r w:rsidR="002A3104">
        <w:rPr>
          <w:color w:val="000000"/>
          <w:sz w:val="24"/>
          <w:szCs w:val="24"/>
        </w:rPr>
        <w:t>explored</w:t>
      </w:r>
      <w:r>
        <w:rPr>
          <w:color w:val="000000"/>
          <w:sz w:val="24"/>
          <w:szCs w:val="24"/>
        </w:rPr>
        <w:t xml:space="preserve"> and contacted, perhaps because they lacked strong anthropogenic cues and were perceived as less threatening by neophobic animals</w:t>
      </w:r>
      <w:r w:rsidR="002A3104">
        <w:rPr>
          <w:color w:val="000000"/>
          <w:sz w:val="24"/>
          <w:szCs w:val="24"/>
        </w:rPr>
        <w:t xml:space="preserve"> </w:t>
      </w:r>
      <w:r w:rsidR="002A3104">
        <w:rPr>
          <w:color w:val="000000"/>
          <w:sz w:val="24"/>
          <w:szCs w:val="24"/>
        </w:rPr>
        <w:fldChar w:fldCharType="begin"/>
      </w:r>
      <w:r w:rsidR="00AC5235">
        <w:rPr>
          <w:color w:val="000000"/>
          <w:sz w:val="24"/>
          <w:szCs w:val="24"/>
        </w:rPr>
        <w:instrText xml:space="preserve"> ADDIN ZOTERO_ITEM CSL_CITATION {"citationID":"WvgXmZzG","properties":{"formattedCitation":"({\\i{}50}\\uc0\\u8211{}{\\i{}52})","plainCitation":"(50–52)","noteIndex":0},"citationItems":[{"id":1060,"uris":["http://zotero.org/users/9696352/items/5YEA3TPV"],"itemData":{"id":1060,"type":"article-journal","container-title":"Applied Animal Behaviour Science","ISSN":"0168-1591","issue":"1-2","journalAbbreviation":"Applied Animal Behaviour Science","note":"publisher: Elsevier","page":"85-94","title":"Dominance and neophobia in coyote (Canis latrans) breeding pairs","volume":"102","author":[{"family":"Mettler","given":"Alex Edward"},{"family":"Shivik","given":"John Anthony"}],"issued":{"date-parts":[["2007"]]}}},{"id":770,"uris":["http://zotero.org/users/9696352/items/JJE4TH8K"],"itemData":{"id":770,"type":"article-journal","abstract":"Urbanization imposes novel challenges for wildlife, but also provides new opportunities for exploitation. Generalist species are commonly found in urban habitats, but the cognitive mechanisms facilitating their successful behavioral adaptations and exploitations are largely under-investigated. Cognitive flexibility is thought to enable generalists to be more plastic in their behavior, thereby increasing their adaptability to a variety of environments, including urban habitats. Yet direct measures of cognitive flexibility across urban wildlife are lacking. We used a classic reversal-learning paradigm to investigate the cognitive flexibility of three generalist mesocarnivores commonly found in urban habitats: striped skunks (Mephitis mephitis), raccoons (Procyon lotor), and coyotes (Canis latrans). We developed an automated device and testing protocol that allowed us to administer tests of reversal learning in captivity without extensive training or experimenter involvement. Although most subjects were able to rapidly form and reverse learned associations, we found moderate variation in performance and behavior during trials. Most notably, we observed heightened neophobia and a lack of habituation expressed by coyotes. We discuss the implications of such differences among generalists with regard to urban adaptation and we identify goals for future research. This study is an important step in investigating the relationships between cognition, generalism, and urban adaptation.","container-title":"Animal Cognition","DOI":"10.1007/s10071-020-01438-4","ISSN":"1435-9448","issue":"3","note":"WOS:000592170600001","page":"555-568","title":"Variation in reversal learning by three generalist mesocarnivores","volume":"24","author":[{"family":"Stanton","given":"Lauren A."},{"family":"Bridge","given":"Eli S."},{"family":"Huizinga","given":"Joost"},{"family":"Johnson","given":"Shylo R."},{"family":"Young","given":"Julie K."},{"family":"Benson-Amram","given":"Sarah"}],"issued":{"date-parts":[["2021",5]]}}},{"id":1061,"uris":["http://zotero.org/users/9696352/items/LXK5Y36V"],"itemData":{"id":1061,"type":"article-journal","container-title":"Applied Animal Behaviour Science","ISSN":"0168-1591","issue":"1","journalAbbreviation":"Applied Animal Behaviour Science","note":"publisher: Elsevier","page":"82-87","title":"Bold, shy, and persistent: variable coyote response to light and sound stimuli","volume":"116","author":[{"family":"Darrow","given":"Patrick Austin"},{"family":"Shivik","given":"John Anthony"}],"issued":{"date-parts":[["2009"]]}}}],"schema":"https://github.com/citation-style-language/schema/raw/master/csl-citation.json"} </w:instrText>
      </w:r>
      <w:r w:rsidR="002A3104">
        <w:rPr>
          <w:color w:val="000000"/>
          <w:sz w:val="24"/>
          <w:szCs w:val="24"/>
        </w:rPr>
        <w:fldChar w:fldCharType="separate"/>
      </w:r>
      <w:r w:rsidR="00AC5235" w:rsidRPr="00AC5235">
        <w:rPr>
          <w:sz w:val="24"/>
        </w:rPr>
        <w:t>(</w:t>
      </w:r>
      <w:r w:rsidR="00AC5235" w:rsidRPr="00AC5235">
        <w:rPr>
          <w:i/>
          <w:iCs/>
          <w:sz w:val="24"/>
        </w:rPr>
        <w:t>50</w:t>
      </w:r>
      <w:r w:rsidR="00AC5235" w:rsidRPr="00AC5235">
        <w:rPr>
          <w:sz w:val="24"/>
        </w:rPr>
        <w:t>–</w:t>
      </w:r>
      <w:r w:rsidR="00AC5235" w:rsidRPr="00AC5235">
        <w:rPr>
          <w:i/>
          <w:iCs/>
          <w:sz w:val="24"/>
        </w:rPr>
        <w:t>52</w:t>
      </w:r>
      <w:r w:rsidR="00AC5235" w:rsidRPr="00AC5235">
        <w:rPr>
          <w:sz w:val="24"/>
        </w:rPr>
        <w:t>)</w:t>
      </w:r>
      <w:r w:rsidR="002A3104">
        <w:rPr>
          <w:color w:val="000000"/>
          <w:sz w:val="24"/>
          <w:szCs w:val="24"/>
        </w:rPr>
        <w:fldChar w:fldCharType="end"/>
      </w:r>
      <w:r>
        <w:rPr>
          <w:color w:val="000000"/>
          <w:sz w:val="24"/>
          <w:szCs w:val="24"/>
        </w:rPr>
        <w:t xml:space="preserve">. </w:t>
      </w:r>
      <w:commentRangeEnd w:id="12"/>
      <w:r w:rsidR="00F32B55">
        <w:rPr>
          <w:rStyle w:val="CommentReference"/>
          <w:rFonts w:eastAsia="Times New Roman"/>
        </w:rPr>
        <w:commentReference w:id="12"/>
      </w:r>
      <w:commentRangeEnd w:id="13"/>
      <w:r w:rsidR="00762EE1">
        <w:rPr>
          <w:rStyle w:val="CommentReference"/>
          <w:rFonts w:eastAsia="Times New Roman"/>
        </w:rPr>
        <w:commentReference w:id="13"/>
      </w:r>
      <w:ins w:id="14" w:author="Seneca Clune (Student)" w:date="2025-10-08T14:49:00Z" w16du:dateUtc="2025-10-08T21:49:00Z">
        <w:r w:rsidR="00F32B55">
          <w:rPr>
            <w:color w:val="000000"/>
            <w:sz w:val="24"/>
            <w:szCs w:val="24"/>
          </w:rPr>
          <w:t xml:space="preserve"> </w:t>
        </w:r>
      </w:ins>
      <w:r>
        <w:rPr>
          <w:color w:val="000000"/>
          <w:sz w:val="24"/>
          <w:szCs w:val="24"/>
        </w:rPr>
        <w:t xml:space="preserve">Diseased individuals were more likely to contact puzzles, which could reflect the increased risk-taking that occurs in physiologically stressed individuals </w:t>
      </w:r>
      <w:r w:rsidR="002A3104">
        <w:rPr>
          <w:color w:val="000000"/>
          <w:sz w:val="24"/>
          <w:szCs w:val="24"/>
        </w:rPr>
        <w:fldChar w:fldCharType="begin"/>
      </w:r>
      <w:r w:rsidR="005C105F">
        <w:rPr>
          <w:color w:val="000000"/>
          <w:sz w:val="24"/>
          <w:szCs w:val="24"/>
        </w:rPr>
        <w:instrText xml:space="preserve"> ADDIN ZOTERO_ITEM CSL_CITATION {"citationID":"HCpwZOck","properties":{"formattedCitation":"({\\i{}66})","plainCitation":"(66)","noteIndex":0},"citationItems":[{"id":1115,"uris":["http://zotero.org/users/9696352/items/N7QTD2Z3"],"itemData":{"id":1115,"type":"article-journal","abstract":"Abstract Animals often face a trade-off between food acquisition and predation/disturbance avoidance. Yet, the extent to which this trade-off is affected by modulating factors such as thermal risk and foraging opportunities has been largely overlooked. Here, we examined the influence of temporal and environmental gradients on the flight initiation distance (FID, the distance at which animals flee from an approaching human-simulated predator) and escape mode (flying/low risk versus running/low cost) in 16 species of shorebirds foraging on tidal flats of the Bijagós Archipelago, Guinea-Bissau. We measured escape responses throughout the low tide period during wet and dry seasons and simultaneously recorded microclimate variables and occurrence of heat-reduction behaviour (ptiloerection). Furthermore, we measured corticosterone metabolites (CORTm) from droppings in red knots Calidris canutus to assess whether ptiloerection is associated to a physiological stress response to hot conditions. Overall, birds tolerated a closer approach at higher environmental temperatures and when showing ptiloerection. They also had shorter FIDs during the dry season and towards the start/end of the low tide period. FIDs also increased with body mass and decreased in areas with more human presence. In red knots, individuals showing ptiloerection had higher levels of CORTm, demonstrating a link between physiological and behavioural stress coping responses to heat events. Our results suggest that heat-stressed shorebirds take greater risks, supporting the idea of a thermoregulation?predation risk trade-off. They also indicate that shorebirds adjust risk taking to tidal and seasonal cycles, generally reducing FIDs when the energetic costs of escape are expected to be large. Finally, they suggest that shorebirds habituate to non-lethal human presence and respond to perceived predation risk in accordance with the predictions of optimal escape theory. These results are relevant to many animals that face a tight window for foraging activity while being exposed to predation/disturbance and heat during the day. We discuss management implications of our results in the context of global change. Read the free Plain Language Summary for this article on the Journal blog.","container-title":"Functional Ecology","DOI":"10.1111/1365-2435.14288","ISSN":"0269-8463","issue":"4","journalAbbreviation":"Functional Ecology","page":"1005-1019","title":"Heat stress increases risk taking in foraging shorebirds","volume":"37","author":[{"family":"Gutiérrez","given":"Jorge S."},{"family":"Catry","given":"Teresa"},{"family":"Espinosa-Colín","given":"María"},{"family":"Masero","given":"José A."},{"family":"Granadeiro","given":"José Pedro"}],"issued":{"date-parts":[["2023"]]}}}],"schema":"https://github.com/citation-style-language/schema/raw/master/csl-citation.json"} </w:instrText>
      </w:r>
      <w:r w:rsidR="002A3104">
        <w:rPr>
          <w:color w:val="000000"/>
          <w:sz w:val="24"/>
          <w:szCs w:val="24"/>
        </w:rPr>
        <w:fldChar w:fldCharType="separate"/>
      </w:r>
      <w:r w:rsidR="005C105F" w:rsidRPr="005C105F">
        <w:rPr>
          <w:sz w:val="24"/>
        </w:rPr>
        <w:t>(</w:t>
      </w:r>
      <w:r w:rsidR="005C105F" w:rsidRPr="005C105F">
        <w:rPr>
          <w:i/>
          <w:iCs/>
          <w:sz w:val="24"/>
        </w:rPr>
        <w:t>66</w:t>
      </w:r>
      <w:r w:rsidR="005C105F" w:rsidRPr="005C105F">
        <w:rPr>
          <w:sz w:val="24"/>
        </w:rPr>
        <w:t>)</w:t>
      </w:r>
      <w:r w:rsidR="002A3104">
        <w:rPr>
          <w:color w:val="000000"/>
          <w:sz w:val="24"/>
          <w:szCs w:val="24"/>
        </w:rPr>
        <w:fldChar w:fldCharType="end"/>
      </w:r>
      <w:r>
        <w:rPr>
          <w:color w:val="000000"/>
          <w:sz w:val="24"/>
          <w:szCs w:val="24"/>
        </w:rPr>
        <w:t>, or the known relationship among disease, anthropogenic food consumption, and boldness</w:t>
      </w:r>
      <w:r w:rsidR="002A3104">
        <w:rPr>
          <w:color w:val="000000"/>
          <w:sz w:val="24"/>
          <w:szCs w:val="24"/>
        </w:rPr>
        <w:t xml:space="preserve"> in coyotes</w:t>
      </w:r>
      <w:r>
        <w:rPr>
          <w:color w:val="000000"/>
          <w:sz w:val="24"/>
          <w:szCs w:val="24"/>
        </w:rPr>
        <w:t xml:space="preserve"> </w:t>
      </w:r>
      <w:r w:rsidR="002A3104">
        <w:rPr>
          <w:color w:val="000000"/>
          <w:sz w:val="24"/>
          <w:szCs w:val="24"/>
        </w:rPr>
        <w:fldChar w:fldCharType="begin"/>
      </w:r>
      <w:r w:rsidR="005C105F">
        <w:rPr>
          <w:color w:val="000000"/>
          <w:sz w:val="24"/>
          <w:szCs w:val="24"/>
        </w:rPr>
        <w:instrText xml:space="preserve"> ADDIN ZOTERO_ITEM CSL_CITATION {"citationID":"lVdmJQT4","properties":{"formattedCitation":"({\\i{}67})","plainCitation":"(67)","noteIndex":0},"citationItems":[{"id":843,"uris":["http://zotero.org/users/9696352/items/43ZZYYGM"],"itemData":{"id":843,"type":"article-journal","abstract":"Reports of encounters between people and generalist urban-adapted carnivores are increasing around the world. In North America, coyotes Canis latrans are among the carnivores that appear to be especially capable of incorporating novel anthropogenic food types, including those found in cities. Consuming anthropogenic food may benefit coyotes by increasing their dietary diversity, but it may also lead to increased interactions and conflicts with humans. To test these hypotheses, we compared the diets of urban and rural coyotes from two urban and three rural sites spanning 32 200 km(2) in Alberta, Canada. We analyzed scat samples to calculate diet diversity at the level of both individuals (species per scat) and populations (Shannon index) and to determine the frequency of anthropogenic food consumption. We complemented this comparison with stable isotope analyses of hair samples taken from individual urban and rural coyotes that were or were not reported by the public for repeatedly visiting backyards and schoolyards during the day. Relative to rural coyotes, urban coyotes had more diverse diets at the level of both individuals and populations, consumed anthropogenic food more often, and animals less often, than rural coyotes. Although urban coyotes assimilated more anthropogenic food than the rural coyotes overall, the urban coyotes reported for conflict assimilated less protein and were more likely to be diseased. Our results suggest that processed anthropogenic food may contribute to the success of urban coyotes, but does not entirely correlate with conflict. Instead, some seemingly innocuous, but low-protein food sources such as bird feeders, compost, and cultivated fruit trees may contribute disproportionately to encounters with people for coyotes and other urban-adapted opportunistic carnivores.","container-title":"Ecography","DOI":"10.1111/ecog.01128","ISSN":"0906-7590","issue":"12","journalAbbreviation":"Ecography","language":"English","note":"publisher-place: Hoboken\npublisher: Wiley\nWOS:000368444600007","page":"1235-1242","title":"Greater consumption of protein-poor anthropogenic food by urban relative to rural coyotes increases diet breadth and potential for human-wildlife conflict","volume":"38","author":[{"family":"Murray","given":"M"},{"family":"Cembrowski","given":"A."},{"family":"Latham","given":"A. D. M."},{"family":"Lukasik","given":"V. M."},{"family":"Pruss","given":"S."},{"family":"St. Clair","given":"C. C."}],"issued":{"date-parts":[["2015",12]]}}}],"schema":"https://github.com/citation-style-language/schema/raw/master/csl-citation.json"} </w:instrText>
      </w:r>
      <w:r w:rsidR="002A3104">
        <w:rPr>
          <w:color w:val="000000"/>
          <w:sz w:val="24"/>
          <w:szCs w:val="24"/>
        </w:rPr>
        <w:fldChar w:fldCharType="separate"/>
      </w:r>
      <w:r w:rsidR="005C105F" w:rsidRPr="005C105F">
        <w:rPr>
          <w:sz w:val="24"/>
        </w:rPr>
        <w:t>(</w:t>
      </w:r>
      <w:r w:rsidR="005C105F" w:rsidRPr="005C105F">
        <w:rPr>
          <w:i/>
          <w:iCs/>
          <w:sz w:val="24"/>
        </w:rPr>
        <w:t>67</w:t>
      </w:r>
      <w:r w:rsidR="005C105F" w:rsidRPr="005C105F">
        <w:rPr>
          <w:sz w:val="24"/>
        </w:rPr>
        <w:t>)</w:t>
      </w:r>
      <w:r w:rsidR="002A3104">
        <w:rPr>
          <w:color w:val="000000"/>
          <w:sz w:val="24"/>
          <w:szCs w:val="24"/>
        </w:rPr>
        <w:fldChar w:fldCharType="end"/>
      </w:r>
      <w:r>
        <w:rPr>
          <w:color w:val="000000"/>
          <w:sz w:val="24"/>
          <w:szCs w:val="24"/>
        </w:rPr>
        <w:t xml:space="preserve">. Odds of contact also increased during daylight hours, perhaps because </w:t>
      </w:r>
      <w:r w:rsidR="002A3104">
        <w:rPr>
          <w:color w:val="000000"/>
          <w:sz w:val="24"/>
          <w:szCs w:val="24"/>
        </w:rPr>
        <w:t>bolder</w:t>
      </w:r>
      <w:r>
        <w:rPr>
          <w:color w:val="000000"/>
          <w:sz w:val="24"/>
          <w:szCs w:val="24"/>
        </w:rPr>
        <w:t xml:space="preserve"> individuals are more </w:t>
      </w:r>
      <w:r w:rsidR="002A3104">
        <w:rPr>
          <w:color w:val="000000"/>
          <w:sz w:val="24"/>
          <w:szCs w:val="24"/>
        </w:rPr>
        <w:t>diurnal</w:t>
      </w:r>
      <w:r>
        <w:rPr>
          <w:color w:val="000000"/>
          <w:sz w:val="24"/>
          <w:szCs w:val="24"/>
        </w:rPr>
        <w:t xml:space="preserve"> </w:t>
      </w:r>
      <w:r w:rsidR="002A3104">
        <w:rPr>
          <w:color w:val="000000"/>
          <w:sz w:val="24"/>
          <w:szCs w:val="24"/>
        </w:rPr>
        <w:fldChar w:fldCharType="begin"/>
      </w:r>
      <w:r w:rsidR="001B34F2">
        <w:rPr>
          <w:color w:val="000000"/>
          <w:sz w:val="24"/>
          <w:szCs w:val="24"/>
        </w:rPr>
        <w:instrText xml:space="preserve"> ADDIN ZOTERO_ITEM CSL_CITATION {"citationID":"nQ2UhvgW","properties":{"formattedCitation":"({\\i{}44})","plainCitation":"(44)","noteIndex":0},"citationItems":[{"id":162,"uris":["http://zotero.org/users/9696352/items/2LFPZ3SF"],"itemData":{"id":162,"type":"article-journal","abstract":"Many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Cassady"}],"issued":{"date-parts":[["2015",12]]}}}],"schema":"https://github.com/citation-style-language/schema/raw/master/csl-citation.json"} </w:instrText>
      </w:r>
      <w:r w:rsidR="002A3104">
        <w:rPr>
          <w:color w:val="000000"/>
          <w:sz w:val="24"/>
          <w:szCs w:val="24"/>
        </w:rPr>
        <w:fldChar w:fldCharType="separate"/>
      </w:r>
      <w:r w:rsidR="001B34F2" w:rsidRPr="001B34F2">
        <w:rPr>
          <w:sz w:val="24"/>
        </w:rPr>
        <w:t>(</w:t>
      </w:r>
      <w:r w:rsidR="001B34F2" w:rsidRPr="001B34F2">
        <w:rPr>
          <w:i/>
          <w:iCs/>
          <w:sz w:val="24"/>
        </w:rPr>
        <w:t>44</w:t>
      </w:r>
      <w:r w:rsidR="001B34F2" w:rsidRPr="001B34F2">
        <w:rPr>
          <w:sz w:val="24"/>
        </w:rPr>
        <w:t>)</w:t>
      </w:r>
      <w:r w:rsidR="002A3104">
        <w:rPr>
          <w:color w:val="000000"/>
          <w:sz w:val="24"/>
          <w:szCs w:val="24"/>
        </w:rPr>
        <w:fldChar w:fldCharType="end"/>
      </w:r>
      <w:r>
        <w:rPr>
          <w:color w:val="000000"/>
          <w:sz w:val="24"/>
          <w:szCs w:val="24"/>
        </w:rPr>
        <w:t xml:space="preserve">. Contact rates increased in the second year of the study, perhaps due to </w:t>
      </w:r>
      <w:proofErr w:type="gramStart"/>
      <w:r>
        <w:rPr>
          <w:color w:val="000000"/>
          <w:sz w:val="24"/>
          <w:szCs w:val="24"/>
        </w:rPr>
        <w:t>learned familiarity with puzzles</w:t>
      </w:r>
      <w:proofErr w:type="gramEnd"/>
      <w:r>
        <w:rPr>
          <w:color w:val="000000"/>
          <w:sz w:val="24"/>
          <w:szCs w:val="24"/>
        </w:rPr>
        <w:t>. Fear</w:t>
      </w:r>
      <w:r w:rsidR="002A3104">
        <w:rPr>
          <w:color w:val="000000"/>
          <w:sz w:val="24"/>
          <w:szCs w:val="24"/>
        </w:rPr>
        <w:t>fulness was</w:t>
      </w:r>
      <w:r>
        <w:rPr>
          <w:color w:val="000000"/>
          <w:sz w:val="24"/>
          <w:szCs w:val="24"/>
        </w:rPr>
        <w:t xml:space="preserve"> less likely with increasing group size, which could reveal increased comfort from </w:t>
      </w:r>
      <w:r w:rsidR="002A3104">
        <w:rPr>
          <w:color w:val="000000"/>
          <w:sz w:val="24"/>
          <w:szCs w:val="24"/>
        </w:rPr>
        <w:t>greater</w:t>
      </w:r>
      <w:r>
        <w:rPr>
          <w:color w:val="000000"/>
          <w:sz w:val="24"/>
          <w:szCs w:val="24"/>
        </w:rPr>
        <w:t xml:space="preserve"> vigilance for predators </w:t>
      </w:r>
      <w:r w:rsidR="002A3104">
        <w:rPr>
          <w:color w:val="000000"/>
          <w:sz w:val="24"/>
          <w:szCs w:val="24"/>
        </w:rPr>
        <w:fldChar w:fldCharType="begin"/>
      </w:r>
      <w:r w:rsidR="005C105F">
        <w:rPr>
          <w:color w:val="000000"/>
          <w:sz w:val="24"/>
          <w:szCs w:val="24"/>
        </w:rPr>
        <w:instrText xml:space="preserve"> ADDIN ZOTERO_ITEM CSL_CITATION {"citationID":"zNxHoeSr","properties":{"formattedCitation":"({\\i{}68})","plainCitation":"(68)","noteIndex":0},"citationItems":[{"id":1204,"uris":["http://zotero.org/users/9696352/items/RU8QD72U"],"itemData":{"id":1204,"type":"article-journal","container-title":"Behavioral Ecology","ISSN":"1465-7279","issue":"3","journalAbbreviation":"Behavioral Ecology","note":"publisher: Oxford University Press UK","page":"722-734","title":"Innovative problem solving in nonhuman animals: the effects of group size revisited","volume":"26","author":[{"family":"Griffin","given":"Andrea S"},{"family":"Guez","given":"David"}],"issued":{"date-parts":[["2015"]]}}}],"schema":"https://github.com/citation-style-language/schema/raw/master/csl-citation.json"} </w:instrText>
      </w:r>
      <w:r w:rsidR="002A3104">
        <w:rPr>
          <w:color w:val="000000"/>
          <w:sz w:val="24"/>
          <w:szCs w:val="24"/>
        </w:rPr>
        <w:fldChar w:fldCharType="separate"/>
      </w:r>
      <w:r w:rsidR="005C105F" w:rsidRPr="005C105F">
        <w:rPr>
          <w:sz w:val="24"/>
        </w:rPr>
        <w:t>(</w:t>
      </w:r>
      <w:r w:rsidR="005C105F" w:rsidRPr="005C105F">
        <w:rPr>
          <w:i/>
          <w:iCs/>
          <w:sz w:val="24"/>
        </w:rPr>
        <w:t>68</w:t>
      </w:r>
      <w:r w:rsidR="005C105F" w:rsidRPr="005C105F">
        <w:rPr>
          <w:sz w:val="24"/>
        </w:rPr>
        <w:t>)</w:t>
      </w:r>
      <w:r w:rsidR="002A3104">
        <w:rPr>
          <w:color w:val="000000"/>
          <w:sz w:val="24"/>
          <w:szCs w:val="24"/>
        </w:rPr>
        <w:fldChar w:fldCharType="end"/>
      </w:r>
      <w:r>
        <w:rPr>
          <w:color w:val="000000"/>
          <w:sz w:val="24"/>
          <w:szCs w:val="24"/>
        </w:rPr>
        <w:t xml:space="preserve">. Though many studies have not found an effect of sex on problem solving </w:t>
      </w:r>
      <w:r w:rsidR="002A3104">
        <w:rPr>
          <w:color w:val="000000"/>
          <w:sz w:val="24"/>
          <w:szCs w:val="24"/>
        </w:rPr>
        <w:fldChar w:fldCharType="begin"/>
      </w:r>
      <w:r w:rsidR="001B34F2">
        <w:rPr>
          <w:color w:val="000000"/>
          <w:sz w:val="24"/>
          <w:szCs w:val="24"/>
        </w:rPr>
        <w:instrText xml:space="preserve"> ADDIN ZOTERO_ITEM CSL_CITATION {"citationID":"hQZz4CLu","properties":{"formattedCitation":"({\\i{}23})","plainCitation":"(23)","noteIndex":0},"citationItems":[{"id":1205,"uris":["http://zotero.org/users/9696352/items/I8Z8DWSE"],"itemData":{"id":1205,"type":"article-journal","container-title":"Proceedings of the Royal Society B: Biological Sciences","ISSN":"0962-8452","issue":"1744","journalAbbreviation":"Proceedings of the Royal Society B: Biological Sciences","note":"publisher: The Royal Society","page":"4087-4095","title":"Innovative problem solving by wild spotted hyenas","volume":"279","author":[{"family":"Benson-Amram","given":"Sarah"},{"family":"Holekamp","given":"Kay E"}],"issued":{"date-parts":[["2012"]]}}}],"schema":"https://github.com/citation-style-language/schema/raw/master/csl-citation.json"} </w:instrText>
      </w:r>
      <w:r w:rsidR="002A3104">
        <w:rPr>
          <w:color w:val="000000"/>
          <w:sz w:val="24"/>
          <w:szCs w:val="24"/>
        </w:rPr>
        <w:fldChar w:fldCharType="separate"/>
      </w:r>
      <w:r w:rsidR="001B34F2" w:rsidRPr="001B34F2">
        <w:rPr>
          <w:sz w:val="24"/>
        </w:rPr>
        <w:t>(</w:t>
      </w:r>
      <w:r w:rsidR="001B34F2" w:rsidRPr="001B34F2">
        <w:rPr>
          <w:i/>
          <w:iCs/>
          <w:sz w:val="24"/>
        </w:rPr>
        <w:t>23</w:t>
      </w:r>
      <w:r w:rsidR="001B34F2" w:rsidRPr="001B34F2">
        <w:rPr>
          <w:sz w:val="24"/>
        </w:rPr>
        <w:t>)</w:t>
      </w:r>
      <w:r w:rsidR="002A3104">
        <w:rPr>
          <w:color w:val="000000"/>
          <w:sz w:val="24"/>
          <w:szCs w:val="24"/>
        </w:rPr>
        <w:fldChar w:fldCharType="end"/>
      </w:r>
      <w:r>
        <w:rPr>
          <w:color w:val="000000"/>
          <w:sz w:val="24"/>
          <w:szCs w:val="24"/>
        </w:rPr>
        <w:t xml:space="preserve">, we found that males were somewhat more likely to </w:t>
      </w:r>
      <w:r w:rsidR="002A3104">
        <w:rPr>
          <w:color w:val="000000"/>
          <w:sz w:val="24"/>
          <w:szCs w:val="24"/>
        </w:rPr>
        <w:t>explore</w:t>
      </w:r>
      <w:r>
        <w:rPr>
          <w:color w:val="000000"/>
          <w:sz w:val="24"/>
          <w:szCs w:val="24"/>
        </w:rPr>
        <w:t xml:space="preserve"> puzzles, consistent with literature suggesting greater boldness in males </w:t>
      </w:r>
      <w:r w:rsidR="002A3104">
        <w:rPr>
          <w:color w:val="000000"/>
          <w:sz w:val="24"/>
          <w:szCs w:val="24"/>
        </w:rPr>
        <w:fldChar w:fldCharType="begin"/>
      </w:r>
      <w:r w:rsidR="005C105F">
        <w:rPr>
          <w:color w:val="000000"/>
          <w:sz w:val="24"/>
          <w:szCs w:val="24"/>
        </w:rPr>
        <w:instrText xml:space="preserve"> ADDIN ZOTERO_ITEM CSL_CITATION {"citationID":"OKJDTD5i","properties":{"formattedCitation":"({\\i{}69})","plainCitation":"(69)","noteIndex":0},"citationItems":[{"id":1206,"uris":["http://zotero.org/users/9696352/items/6KFQITJ9"],"itemData":{"id":1206,"type":"article-journal","container-title":"Behavioral Ecology","ISSN":"1465-7279","issue":"2","journalAbbreviation":"Behavioral Ecology","note":"publisher: Oxford University Press","page":"448-455","title":"Fitness consequences of personality: a meta-analysis","volume":"19","author":[{"family":"Smith","given":"Brian R"},{"family":"Blumstein","given":"Daniel T"}],"issued":{"date-parts":[["2008"]]}}}],"schema":"https://github.com/citation-style-language/schema/raw/master/csl-citation.json"} </w:instrText>
      </w:r>
      <w:r w:rsidR="002A3104">
        <w:rPr>
          <w:color w:val="000000"/>
          <w:sz w:val="24"/>
          <w:szCs w:val="24"/>
        </w:rPr>
        <w:fldChar w:fldCharType="separate"/>
      </w:r>
      <w:r w:rsidR="005C105F" w:rsidRPr="005C105F">
        <w:rPr>
          <w:sz w:val="24"/>
        </w:rPr>
        <w:t>(</w:t>
      </w:r>
      <w:r w:rsidR="005C105F" w:rsidRPr="005C105F">
        <w:rPr>
          <w:i/>
          <w:iCs/>
          <w:sz w:val="24"/>
        </w:rPr>
        <w:t>69</w:t>
      </w:r>
      <w:r w:rsidR="005C105F" w:rsidRPr="005C105F">
        <w:rPr>
          <w:sz w:val="24"/>
        </w:rPr>
        <w:t>)</w:t>
      </w:r>
      <w:r w:rsidR="002A3104">
        <w:rPr>
          <w:color w:val="000000"/>
          <w:sz w:val="24"/>
          <w:szCs w:val="24"/>
        </w:rPr>
        <w:fldChar w:fldCharType="end"/>
      </w:r>
      <w:r>
        <w:rPr>
          <w:color w:val="000000"/>
          <w:sz w:val="24"/>
          <w:szCs w:val="24"/>
        </w:rPr>
        <w:t xml:space="preserve">, but females were marginally more likely to solve puzzles. </w:t>
      </w:r>
    </w:p>
    <w:p w14:paraId="4D51DED8" w14:textId="12E0E729" w:rsidR="00414E5A" w:rsidRDefault="00414E5A" w:rsidP="00A25061">
      <w:pPr>
        <w:pStyle w:val="Teaser"/>
        <w:rPr>
          <w:color w:val="000000"/>
        </w:rPr>
      </w:pPr>
      <w:r>
        <w:rPr>
          <w:color w:val="000000"/>
        </w:rPr>
        <w:t xml:space="preserve">Urban wildlife is an increasing component of the novel and complex urban ecosystems that humans are creating </w:t>
      </w:r>
      <w:r w:rsidR="008F712E">
        <w:rPr>
          <w:color w:val="000000"/>
        </w:rPr>
        <w:fldChar w:fldCharType="begin"/>
      </w:r>
      <w:r w:rsidR="00A25061">
        <w:rPr>
          <w:color w:val="000000"/>
        </w:rPr>
        <w:instrText xml:space="preserve"> ADDIN ZOTERO_ITEM CSL_CITATION {"citationID":"X50Wdmod","properties":{"formattedCitation":"({\\i{}5})","plainCitation":"(5)","noteIndex":0},"citationItems":[{"id":1239,"uris":["http://zotero.org/users/9696352/items/LUKYYFJ7"],"itemData":{"id":1239,"type":"article-journal","container-title":"Animal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city","volume":"85","author":[{"family":"Sol","given":"Daniel"},{"family":"Lapiedra","given":"Oriol"},{"family":"González-Lagos","given":"Cesar"}],"issued":{"date-parts":[["2013"]]}}}],"schema":"https://github.com/citation-style-language/schema/raw/master/csl-citation.json"} </w:instrText>
      </w:r>
      <w:r w:rsidR="008F712E">
        <w:rPr>
          <w:color w:val="000000"/>
        </w:rPr>
        <w:fldChar w:fldCharType="separate"/>
      </w:r>
      <w:r w:rsidR="00A25061" w:rsidRPr="00A25061">
        <w:t>(</w:t>
      </w:r>
      <w:r w:rsidR="00A25061" w:rsidRPr="00A25061">
        <w:rPr>
          <w:i/>
          <w:iCs/>
        </w:rPr>
        <w:t>5</w:t>
      </w:r>
      <w:r w:rsidR="00A25061" w:rsidRPr="00A25061">
        <w:t>)</w:t>
      </w:r>
      <w:r w:rsidR="008F712E">
        <w:rPr>
          <w:color w:val="000000"/>
        </w:rPr>
        <w:fldChar w:fldCharType="end"/>
      </w:r>
      <w:r>
        <w:rPr>
          <w:color w:val="000000"/>
        </w:rPr>
        <w:t xml:space="preserve">. </w:t>
      </w:r>
      <w:r w:rsidR="00A25061" w:rsidRPr="00FC62FD">
        <w:t xml:space="preserve">Our study clearly demonstrated with multiple </w:t>
      </w:r>
      <w:proofErr w:type="spellStart"/>
      <w:r w:rsidR="00A25061" w:rsidRPr="00FC62FD">
        <w:t>behavioural</w:t>
      </w:r>
      <w:proofErr w:type="spellEnd"/>
      <w:r w:rsidR="00A25061" w:rsidRPr="00FC62FD">
        <w:t xml:space="preserve"> metrics that</w:t>
      </w:r>
      <w:r w:rsidR="00A25061">
        <w:t xml:space="preserve"> innovation, boldness, and </w:t>
      </w:r>
      <w:r w:rsidR="00A25061" w:rsidRPr="00FC62FD">
        <w:t xml:space="preserve">concomitant resource acquisition </w:t>
      </w:r>
      <w:r w:rsidR="00A25061">
        <w:t>were</w:t>
      </w:r>
      <w:r w:rsidR="00A25061" w:rsidRPr="00FC62FD">
        <w:t xml:space="preserve"> greater in coyotes</w:t>
      </w:r>
      <w:r w:rsidR="00A25061">
        <w:t xml:space="preserve"> occupying more urbanized sites, at two scales of urbanization. Though some adaptation to cities may be genetic or epigenetic </w:t>
      </w:r>
      <w:r w:rsidR="00A25061">
        <w:fldChar w:fldCharType="begin"/>
      </w:r>
      <w:r w:rsidR="009B3AB6">
        <w:instrText xml:space="preserve"> ADDIN ZOTERO_ITEM CSL_CITATION {"citationID":"pgeFup1A","properties":{"formattedCitation":"({\\i{}11})","plainCitation":"(11)","noteIndex":0},"citationItems":[{"id":1051,"uris":["http://zotero.org/users/9696352/items/2MBRN2VW"],"itemData":{"id":1051,"type":"article-journal","abstract":"Urban environments are novel landscapes that markedly alter animal behavior. Divergence in behavior in response to urbanization may provide advantages in navigation, exploiting resources, and surviving under a novel suite of selective pressures. Relatively few studies, however, have identified population-level behavioral changes in response to urbanization that are not confounded by rearing environment and prior experience (e.g., an urban upbringing). To address this, we used the Australian water dragon (Intellagama lesueurii) to test whether populations under varying levels of urbanization (urban, semi-natural, and natural populations) differ in their innate behavioral traits; acquired either heritably or due to population-specific maternal effects. Eggs were collected from wild mothers and hatched in the lab. Hatchlings were then reared in the lab under standardized conditions (a common-garden experiment). We then assayed individual behavioral traits (boldness, exploration, and neophilia) five times across their first year of development. We compared behavioral traits, as well as their expression (repeatability), between urban, semi-natural, and natural populations. Neophilia and explorative behavior was similar among all populations. However, dragons from semi-natural populations were significantly bolder than those from natural populations. Urban dragons were also bolder than dragons from natural populations, although this trend was not significant because of high variance in boldness. Dragons from semi-natural and urban populations had similar boldness scores, suggesting a potentially biologically relevant difference in boldness between them and natural populations. We also saw some differences in the consistency of the expression of behavior. Boldness in individuals from urban environments was also the only repeatable trait. Overall, our study suggests that boldness is an innate, urban-derived divergent behavioral trait that likely contributes to the success of these lizards in anthropogenically altered environments.","container-title":"Behavioral Ecology and Sociobiology","DOI":"10.1007/s00265-019-2713-9","ISSN":"1432-0762","issue":"8","journalAbbreviation":"Behavioral Ecology and Sociobiology","page":"105","title":"Bold New World: urbanization promotes an innate behavioral trait in a lizard","volume":"73","author":[{"family":"Baxter-Gilbert","given":"James"},{"family":"Riley","given":"Julia L."},{"family":"Whiting","given":"Martin J."}],"issued":{"date-parts":[["2019",7,6]]}}}],"schema":"https://github.com/citation-style-language/schema/raw/master/csl-citation.json"} </w:instrText>
      </w:r>
      <w:r w:rsidR="00A25061">
        <w:fldChar w:fldCharType="separate"/>
      </w:r>
      <w:r w:rsidR="009B3AB6" w:rsidRPr="009B3AB6">
        <w:t>(</w:t>
      </w:r>
      <w:r w:rsidR="009B3AB6" w:rsidRPr="009B3AB6">
        <w:rPr>
          <w:i/>
          <w:iCs/>
        </w:rPr>
        <w:t>11</w:t>
      </w:r>
      <w:r w:rsidR="009B3AB6" w:rsidRPr="009B3AB6">
        <w:t>)</w:t>
      </w:r>
      <w:r w:rsidR="00A25061">
        <w:fldChar w:fldCharType="end"/>
      </w:r>
      <w:r w:rsidR="00A25061">
        <w:t xml:space="preserve">, much of this variation can likely be attributed to the </w:t>
      </w:r>
      <w:proofErr w:type="spellStart"/>
      <w:r w:rsidR="00A25061">
        <w:t>behavioural</w:t>
      </w:r>
      <w:proofErr w:type="spellEnd"/>
      <w:r w:rsidR="00A25061">
        <w:t xml:space="preserve"> flexibility for which coyotes are renowned </w:t>
      </w:r>
      <w:r w:rsidR="00A25061">
        <w:fldChar w:fldCharType="begin"/>
      </w:r>
      <w:r w:rsidR="001B34F2">
        <w:instrText xml:space="preserve"> ADDIN ZOTERO_ITEM CSL_CITATION {"citationID":"T7VCHViO","properties":{"formattedCitation":"({\\i{}39}, {\\i{}44}, {\\i{}47})","plainCitation":"(39, 44, 47)","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E."}],"issued":{"date-parts":[["2002",2]]}}},{"id":162,"uris":["http://zotero.org/users/9696352/items/2LFPZ3SF"],"itemData":{"id":162,"type":"article-journal","abstract":"Many species living in developed areas adjust the timing of their activity and habitat selection to avoid humans, which may reduce their risk of conflict, including vehicle collisions. Understanding the behavioral adaptations to vehicles exhibited by species that thrive in urban areas could improve the conservation of many species that are threatened by road-caused mortality. We explored these behaviors using the seasonal distribution of 80 road-killed coyotes (Canis latrans) collected by civic employees and by comparing the activity patterns (step lengths) and road crossings made by 19 coyotes fitted with GPS collars with 3-h fix rates, 7 of which were killed in vehicle collisions. Coyotes were collected on roads most often in spring and fall, which corresponded to the most rapid changes in day length in our northern study area and when collared road-killed coyotes were more active during rush hour. Among collared coyotes, those that were killed on roads were most active and crossed roads most frequently at dusk. By contrast, surviving animals were most active and crossed roads most often near midnight year round and surprisingly, exhibited less avoidance of roads than did road-killed coyotes. Our results suggest that risk of vehicle collision is lower for coyotes that restrict the times at which they cross roads but some coyotes do not or cannot. Such behavioral flexibility to adapt to the timing of human activity relative to exogenous cues such as dawn and dusk may contribute to differences both among and within wildlife species in rates of coexistence with humans.","container-title":"Behavioral Ecology","DOI":"10.1093/beheco/arv102","ISSN":"1045-2249","issue":"6","journalAbbreviation":"Behav. Ecol.","language":"English","note":"publisher-place: Cary\npublisher: Oxford Univ Press Inc\nWOS:000365704900013","page":"1520-1527","title":"Individual flexibility in nocturnal activity reduces risk of road mortality for an urban carnivore","volume":"26","author":[{"family":"Murray","given":""},{"family":"St. Clair","given":"Colleen Cassady"}],"issued":{"date-parts":[["2015",12]]}}},{"id":646,"uris":["http://zotero.org/users/9696352/items/NQATQK52"],"itemData":{"id":646,"type":"article-journal","abstract":"Many generalist species thrive in urban environments by supplementing their diets with anthropogenic food, which creates numerous challenges for managing urban wildlife. Management could be advanced with more information on how spatial and temporal variation in habitat use by urban animals predicts variation in their dietary ecology. In this study, we used stable isotope analysis complemented with GPS collar location data to determine how diet composition and the dietary niche of coyotes (Canis latrans) varied across a sample of 169 individuals collected along an urban-to-rural gradient in Alberta, Canada. We further categorized urban individuals as either matrix (frequent use of developed areas) or greenspace (use of natural areas) via GPS locations. Matrix coyotes were isotopically distinct from all other coyote populations: they had the largest dietary niche, exhibited the most among-individual variation in diet, consumed the most anthropogenic food and fruit, and consumed the least amount of prey. Greenspace coyotes consumed more anthropogenic food than rural and suburban coyotes but otherwise exhibited similar niche width, among-individual heterogeneity, and prey consumption. We further tested for seasonal dietary variation and found that urban coyotes had a larger dietary niche during the summer, when they also consumed more anthropogenic food. Our conclusions were robust to our choice of mixing model parameters, including discrimination factors, suggesting that these methodological choices have limited effect when discerning relative trends among populations. Overall, our results suggest that management of urban coyotes should target the food sources accessible to coyotes in the urban matrix to reduce human–coyote conflict. [ABSTRACT FROM AUTHOR]","archive":"Academic Search Complete","container-title":"Journal of Urban Ecology","ISSN":"20585543","issue":"1","journalAbbreviation":"Journal of Urban Ecology","page":"1-12","source":"EBSCOhost","title":"Inter-population differences in coyote diet and niche width along an urban–suburban–rural gradient.","volume":"7","author":[{"family":"Sugden","given":"Scott"},{"family":"Murray","given":"Maureen"},{"family":"Edwards","given":"Mark A"},{"family":"St. Clair","given":"Colleen Cassady"}],"issued":{"date-parts":[["2021",1]]}}}],"schema":"https://github.com/citation-style-language/schema/raw/master/csl-citation.json"} </w:instrText>
      </w:r>
      <w:r w:rsidR="00A25061">
        <w:fldChar w:fldCharType="separate"/>
      </w:r>
      <w:r w:rsidR="001B34F2" w:rsidRPr="001B34F2">
        <w:t>(</w:t>
      </w:r>
      <w:r w:rsidR="001B34F2" w:rsidRPr="001B34F2">
        <w:rPr>
          <w:i/>
          <w:iCs/>
        </w:rPr>
        <w:t>39</w:t>
      </w:r>
      <w:r w:rsidR="001B34F2" w:rsidRPr="001B34F2">
        <w:t xml:space="preserve">, </w:t>
      </w:r>
      <w:r w:rsidR="001B34F2" w:rsidRPr="001B34F2">
        <w:rPr>
          <w:i/>
          <w:iCs/>
        </w:rPr>
        <w:t>44</w:t>
      </w:r>
      <w:r w:rsidR="001B34F2" w:rsidRPr="001B34F2">
        <w:t xml:space="preserve">, </w:t>
      </w:r>
      <w:r w:rsidR="001B34F2" w:rsidRPr="001B34F2">
        <w:rPr>
          <w:i/>
          <w:iCs/>
        </w:rPr>
        <w:t>47</w:t>
      </w:r>
      <w:r w:rsidR="001B34F2" w:rsidRPr="001B34F2">
        <w:t>)</w:t>
      </w:r>
      <w:r w:rsidR="00A25061">
        <w:fldChar w:fldCharType="end"/>
      </w:r>
      <w:r w:rsidR="00A25061">
        <w:t xml:space="preserve">, which supports the ability of individuals to explore and adapt to novel resources in cities </w:t>
      </w:r>
      <w:r w:rsidR="00A25061">
        <w:fldChar w:fldCharType="begin"/>
      </w:r>
      <w:r w:rsidR="001B34F2">
        <w:instrText xml:space="preserve"> ADDIN ZOTERO_ITEM CSL_CITATION {"citationID":"iRGIEylN","properties":{"formattedCitation":"({\\i{}3}, {\\i{}5}, {\\i{}33})","plainCitation":"(3, 5, 33)","noteIndex":0},"citationItems":[{"id":1259,"uris":["http://zotero.org/users/9696352/items/256KS3B9"],"itemData":{"id":1259,"type":"article-journal","container-title":"Evolutionary applications","ISSN":"1752-4571","issue":"2","journalAbbreviation":"Evolutionary applications","note":"publisher: Wiley Online Library","page":"367-387","title":"Evolution and behavioural responses to human‐induced rapid environmental change","volume":"4","author":[{"family":"Sih","given":"Andrew"},{"family":"Ferrari","given":"Maud CO"},{"family":"Harris","given":"David J"}],"issued":{"date-parts":[["2011"]]}}},{"id":1239,"uris":["http://zotero.org/users/9696352/items/LUKYYFJ7"],"itemData":{"id":1239,"type":"article-journal","container-title":"Animal behaviour","ISSN":"0003-3472","issue":"5","journalAbbreviation":"Animal behaviour","note":"publisher: Elsevier","page":"1101-1112","title":"Behavioural adjustments for a life in the city","volume":"85","author":[{"family":"Sol","given":"Daniel"},{"family":"Lapiedra","given":"Oriol"},{"family":"González-Lagos","given":"Cesar"}],"issued":{"date-parts":[["2013"]]}}},{"id":777,"uris":["http://zotero.org/users/9696352/items/KFDAL426"],"itemData":{"id":777,"type":"article-journal","abstract":"Recent work in animal cognition has focused on how animals respond to new or changing environments. Although many species are currently in decline, other species are thriving in human-altered habitats by taking advantage of new resources and opportunities associated with anthropogenic disturbance. Yet, as a result, these same species are often in conflict with humans and treated as a nuisance. Therefore, cognitive abilities such as innovation and behavioural flexibility may, paradoxically, lead to the demise of especially adaptive individuals. Here we review what is known about the cognition of 'nuisance' species and 'problem' individuals to shed light on the struggles of coexistence with humans along disturbed landscapes. We take an in-depth look at several cognitive abilities that are hypothesized to be of critical importance for species that are successfully utilizing human-altered environments, including neophilia, boldness, categorization, innovation, memory, learning, social learning and behavioural flexibility, and examine evidence that these cognitive abilities may also bring animals into conflict with humans. We also highlight some examples of species that may be using cognitive mechanisms to change their behaviour to avoid conflict with humans. We then discuss the role of animal cognition in current mitigation strategies that have been developed to address human-wildlife conflict. Additionally, we consider the role that human behaviour and perception of animals might play in either worsening or lessening conflict with wildlife. Finally, we propose some directions for future research and suggest that empirical investigation of 'nuisance' animal cognition could reveal the cognitive mechanisms underlying adaptation to anthropogenic change as well as help mitigate human-wildlife conflict. (C) 2018 The Association for the Study of Animal Behaviour. Published by Elsevier Ltd. All rights reserved.","container-title":"Animal Behaviour","DOI":"10.1016/j.anbehav.2018.05.005","ISSN":"0003-3472","note":"WOS:000455323900020","page":"167-177","title":"The cognition of 'nuisance' species","volume":"147","author":[{"family":"Barrett","given":"Lisa P."},{"family":"Stanton","given":"Lauren A."},{"family":"Benson-Amram","given":"Sarah"}],"issued":{"date-parts":[["2019",1]]}}}],"schema":"https://github.com/citation-style-language/schema/raw/master/csl-citation.json"} </w:instrText>
      </w:r>
      <w:r w:rsidR="00A25061">
        <w:fldChar w:fldCharType="separate"/>
      </w:r>
      <w:r w:rsidR="001B34F2" w:rsidRPr="001B34F2">
        <w:t>(</w:t>
      </w:r>
      <w:r w:rsidR="001B34F2" w:rsidRPr="001B34F2">
        <w:rPr>
          <w:i/>
          <w:iCs/>
        </w:rPr>
        <w:t>3</w:t>
      </w:r>
      <w:r w:rsidR="001B34F2" w:rsidRPr="001B34F2">
        <w:t xml:space="preserve">, </w:t>
      </w:r>
      <w:r w:rsidR="001B34F2" w:rsidRPr="001B34F2">
        <w:rPr>
          <w:i/>
          <w:iCs/>
        </w:rPr>
        <w:t>5</w:t>
      </w:r>
      <w:r w:rsidR="001B34F2" w:rsidRPr="001B34F2">
        <w:t xml:space="preserve">, </w:t>
      </w:r>
      <w:r w:rsidR="001B34F2" w:rsidRPr="001B34F2">
        <w:rPr>
          <w:i/>
          <w:iCs/>
        </w:rPr>
        <w:t>33</w:t>
      </w:r>
      <w:r w:rsidR="001B34F2" w:rsidRPr="001B34F2">
        <w:t>)</w:t>
      </w:r>
      <w:r w:rsidR="00A25061">
        <w:fldChar w:fldCharType="end"/>
      </w:r>
      <w:r w:rsidR="00A25061">
        <w:t>.</w:t>
      </w:r>
      <w:r w:rsidR="00A25061" w:rsidRPr="00A25061">
        <w:t xml:space="preserve"> </w:t>
      </w:r>
      <w:r w:rsidR="00A25061">
        <w:t xml:space="preserve">These </w:t>
      </w:r>
      <w:proofErr w:type="spellStart"/>
      <w:r w:rsidR="00A25061">
        <w:t>behavioural</w:t>
      </w:r>
      <w:proofErr w:type="spellEnd"/>
      <w:r w:rsidR="00A25061">
        <w:t xml:space="preserve"> traits may be enhanced by access to anthropogenic food, </w:t>
      </w:r>
      <w:proofErr w:type="spellStart"/>
      <w:r w:rsidR="00A25061">
        <w:t>favouring</w:t>
      </w:r>
      <w:proofErr w:type="spellEnd"/>
      <w:r w:rsidR="00A25061">
        <w:t xml:space="preserve"> further increases in expensive brain tissues </w:t>
      </w:r>
      <w:r w:rsidR="00A25061">
        <w:fldChar w:fldCharType="begin"/>
      </w:r>
      <w:r w:rsidR="005C105F">
        <w:instrText xml:space="preserve"> ADDIN ZOTERO_ITEM CSL_CITATION {"citationID":"DvAAtFDI","properties":{"formattedCitation":"({\\i{}6}, {\\i{}70})","plainCitation":"(6, 70)","noteIndex":0},"citationItems":[{"id":774,"uris":["http://zotero.org/users/9696352/items/2P8MG9FH"],"itemData":{"id":774,"type":"article-journal","abstract":"Despite considerable interest in the forces shaping the relationship between brain size and cognitive abilities, it remains controversial whether larger-brained animals are, indeed, better problem-solvers. Recently, several comparative studies have revealed correlations between brain size and traits thought to require advanced cognitive abilities, such as innovation, behavioral flexibility, invasion success, and self-control. However, the general assumption that animals with larger brains have superior cognitive abilities has been heavily criticized, primarily because of the lack of experimental support for it. Here, we designed an experiment to inquire whether specific neuroanatomical or socioecological measures predict success at solving a novel technical problem among species in the mammalian order Carnivora. We presented puzzle boxes, baited with food and scaled to accommodate body size, to members of 39 carnivore species from nine families housed in multiple North American zoos. We found that species with larger brains relative to their body mass were more successful at opening the boxes. In a subset of species, we also used virtual brain endocasts to measure volumes of four gross brain regions and show that some of these regions improve model prediction of success at opening the boxes when included with total brain size and body mass. Socioecological variables, including measures of social complexity and manual dexterity, failed to predict success at opening the boxes. Our results, thus, fail to support the social brain hypothesis but provide important empirical support for the relationship between relative brain size and the ability to solve this novel technical problem.","container-title":"Proceedings of the National Academy of Sciences of the United States of America","DOI":"10.1073/pnas.1505913113","ISSN":"0027-8424","issue":"9","note":"WOS:000371204500065","page":"2532-2537","title":"Brain size predicts problem-solving ability in mammalian carnivores","volume":"113","author":[{"family":"Benson-Amram","given":"Sarah"},{"family":"Dantzer","given":"Ben"},{"family":"Stricker","given":"Gregory"},{"family":"Swanson","given":"Eli M."},{"family":"Holekamp","given":"Kay E."}],"issued":{"date-parts":[["2016",3,1]]}}},{"id":996,"uris":["http://zotero.org/users/9696352/items/32R4HVRT"],"itemData":{"id":996,"type":"article-journal","container-title":"Journal of human evolution","ISSN":"0047-2484","issue":"4","journalAbbreviation":"Journal of human evolution","note":"publisher: Elsevier","page":"392-400","title":"The expensive brain: a framework for explaining evolutionary changes in brain size","volume":"57","author":[{"family":"Isler","given":"Karin"},{"family":"Schaik","given":"Carel P","non-dropping-particle":"van"}],"issued":{"date-parts":[["2009"]]}}}],"schema":"https://github.com/citation-style-language/schema/raw/master/csl-citation.json"} </w:instrText>
      </w:r>
      <w:r w:rsidR="00A25061">
        <w:fldChar w:fldCharType="separate"/>
      </w:r>
      <w:r w:rsidR="005C105F" w:rsidRPr="005C105F">
        <w:t>(</w:t>
      </w:r>
      <w:r w:rsidR="005C105F" w:rsidRPr="005C105F">
        <w:rPr>
          <w:i/>
          <w:iCs/>
        </w:rPr>
        <w:t>6</w:t>
      </w:r>
      <w:r w:rsidR="005C105F" w:rsidRPr="005C105F">
        <w:t xml:space="preserve">, </w:t>
      </w:r>
      <w:r w:rsidR="005C105F" w:rsidRPr="005C105F">
        <w:rPr>
          <w:i/>
          <w:iCs/>
        </w:rPr>
        <w:t>70</w:t>
      </w:r>
      <w:r w:rsidR="005C105F" w:rsidRPr="005C105F">
        <w:t>)</w:t>
      </w:r>
      <w:r w:rsidR="00A25061">
        <w:fldChar w:fldCharType="end"/>
      </w:r>
      <w:r w:rsidR="00A25061">
        <w:t xml:space="preserve">, which in turn </w:t>
      </w:r>
      <w:proofErr w:type="spellStart"/>
      <w:r w:rsidR="00A25061">
        <w:t>favour</w:t>
      </w:r>
      <w:proofErr w:type="spellEnd"/>
      <w:r w:rsidR="00A25061">
        <w:t xml:space="preserve"> more cognitive buffer </w:t>
      </w:r>
      <w:r w:rsidR="00A25061">
        <w:fldChar w:fldCharType="begin"/>
      </w:r>
      <w:r w:rsidR="00A25061">
        <w:instrText xml:space="preserve"> ADDIN ZOTERO_ITEM CSL_CITATION {"citationID":"zn8NnMrx","properties":{"formattedCitation":"({\\i{}8})","plainCitation":"(8)","noteIndex":0},"citationItems":[{"id":1260,"uris":["http://zotero.org/users/9696352/items/3ZE4VT53"],"itemData":{"id":1260,"type":"article-journal","container-title":"Cognitive Ecology II","ISSN":"0226169375","journalAbbreviation":"Cognitive Ecology II","note":"publisher: University of Chicago Press","page":"111","title":"7 The Cognitive-Buffer Hypothesis for the Evolution of Large Brains","author":[{"family":"DARWIN","given":"CHARLES"}],"issued":{"date-parts":[["2009"]]}}}],"schema":"https://github.com/citation-style-language/schema/raw/master/csl-citation.json"} </w:instrText>
      </w:r>
      <w:r w:rsidR="00A25061">
        <w:fldChar w:fldCharType="separate"/>
      </w:r>
      <w:r w:rsidR="00A25061" w:rsidRPr="00A25061">
        <w:t>(</w:t>
      </w:r>
      <w:r w:rsidR="00A25061" w:rsidRPr="00A25061">
        <w:rPr>
          <w:i/>
          <w:iCs/>
        </w:rPr>
        <w:t>8</w:t>
      </w:r>
      <w:r w:rsidR="00A25061" w:rsidRPr="00A25061">
        <w:t>)</w:t>
      </w:r>
      <w:r w:rsidR="00A25061">
        <w:fldChar w:fldCharType="end"/>
      </w:r>
      <w:r w:rsidR="00A25061">
        <w:t xml:space="preserve"> and greater capacity to adapt to changing urban environments. Such a positive feedback loop may contribute to the increasing prevalence of coyotes in urban areas throughout North America </w:t>
      </w:r>
      <w:r w:rsidR="00A25061">
        <w:fldChar w:fldCharType="begin"/>
      </w:r>
      <w:r w:rsidR="001B34F2">
        <w:instrText xml:space="preserve"> ADDIN ZOTERO_ITEM CSL_CITATION {"citationID":"G1g2vyUI","properties":{"formattedCitation":"({\\i{}39})","plainCitation":"(39)","noteIndex":0},"citationItems":[{"id":169,"uris":["http://zotero.org/users/9696352/items/WY7M54WS"],"itemData":{"id":169,"type":"article-journal","container-title":"Bioscience","DOI":"10.1641/0006-3568(2002)052[0185:TCITSE]2.0.CO;2","ISSN":"0006-3568","issue":"2","journalAbbreviation":"Bioscience","language":"English","page":"185-190","title":"Top carnivores in the suburbs? Ecological and conservation issues raised by colonization of north-eastern North America by coyotes","volume":"52","author":[{"family":"Gompper","given":"M. E."}],"issued":{"date-parts":[["2002",2]]}}}],"schema":"https://github.com/citation-style-language/schema/raw/master/csl-citation.json"} </w:instrText>
      </w:r>
      <w:r w:rsidR="00A25061">
        <w:fldChar w:fldCharType="separate"/>
      </w:r>
      <w:r w:rsidR="001B34F2" w:rsidRPr="001B34F2">
        <w:t>(</w:t>
      </w:r>
      <w:r w:rsidR="001B34F2" w:rsidRPr="001B34F2">
        <w:rPr>
          <w:i/>
          <w:iCs/>
        </w:rPr>
        <w:t>39</w:t>
      </w:r>
      <w:r w:rsidR="001B34F2" w:rsidRPr="001B34F2">
        <w:t>)</w:t>
      </w:r>
      <w:r w:rsidR="00A25061">
        <w:fldChar w:fldCharType="end"/>
      </w:r>
      <w:r w:rsidR="00A25061">
        <w:t xml:space="preserve"> and their recent expansion into South America </w:t>
      </w:r>
      <w:r w:rsidR="00A25061">
        <w:fldChar w:fldCharType="begin"/>
      </w:r>
      <w:r w:rsidR="005C105F">
        <w:instrText xml:space="preserve"> ADDIN ZOTERO_ITEM CSL_CITATION {"citationID":"2zazHeY5","properties":{"formattedCitation":"({\\i{}71})","plainCitation":"(71)","noteIndex":0},"citationItems":[{"id":986,"uris":["http://zotero.org/users/9696352/items/Z576RB6H"],"itemData":{"id":986,"type":"article-journal","abstract":"During the last century, the coyote (Canis latrans) has increased its distribution in Central America. Before the 1980s, it had not been recorded in Panama. New records show that coyotes have crossed the Panama Canal, indicating that continues to expand; therefore, there is a possibility that it will reach northern South America. Our objectives were to identify potential coyote colonization routes to South America, and the variables that favor its expansion. We hypothesized that habitat fragmentation benefits coyote expansion. We applied 7 algorithms to model the potential distribution of the coyote, using 196 presence records and 12 variables. The models with better performance were used to generate a consensus model. Using our consensus model and the areas with highest probability of presence, a potential colonization route was generated between Central America and northern South America. This route lies through southern Costa Rica, along the Pacific coast of Panama to the south, to the Andean mountains in northern Colombia. The variables that explained potential coyote distribution were human population density, altitude, and percentage of crops with positive influence, and tropical broadleaf forests with negative influence. These results indicate that human activities and deforestation are related to coyote distribution expansion. Actions can be implemented within the identified route to improve environmental management, in order to avoid the presence of the coyote in the ecosystems of northern South America.","container-title":"INTEGRATIVE ZOOLOGY","DOI":"10.1111/1749-4877.12446","ISSN":"1749-4877, 1749-4869","issue":"6","note":"Web of Science ID: WOS:000549888600001","page":"471-481","source":"Clarivate Analytics Web of Science","title":"Coyote (Canis latrans) in South America: potential routes of colonization","volume":"15","author":[{"family":"Monroy-Vilchis","given":"Octavio"},{"family":"Gonzalez-Maya","given":"Jose F."},{"family":"Balbuena-Serrano","given":"Angel"},{"family":"Elvir","given":"Fausto"},{"family":"Zarco-Gonzalez","given":"Martha M."},{"family":"Rodriguez-Soto","given":"Clarita"}],"issued":{"date-parts":[["2020",11]]}}}],"schema":"https://github.com/citation-style-language/schema/raw/master/csl-citation.json"} </w:instrText>
      </w:r>
      <w:r w:rsidR="00A25061">
        <w:fldChar w:fldCharType="separate"/>
      </w:r>
      <w:r w:rsidR="005C105F" w:rsidRPr="005C105F">
        <w:t>(</w:t>
      </w:r>
      <w:r w:rsidR="005C105F" w:rsidRPr="005C105F">
        <w:rPr>
          <w:i/>
          <w:iCs/>
        </w:rPr>
        <w:t>71</w:t>
      </w:r>
      <w:r w:rsidR="005C105F" w:rsidRPr="005C105F">
        <w:t>)</w:t>
      </w:r>
      <w:r w:rsidR="00A25061">
        <w:fldChar w:fldCharType="end"/>
      </w:r>
      <w:r w:rsidR="00A25061">
        <w:t>. I</w:t>
      </w:r>
      <w:r>
        <w:rPr>
          <w:color w:val="000000"/>
        </w:rPr>
        <w:t>n a world that is changing rapidly courtesy of expanding urbanization and climate change, evidence of rapid adaptation to novel challenges underscores the capacity of some species to flexibly navigate, persist, and thrive within human-altered landscapes</w:t>
      </w:r>
    </w:p>
    <w:p w14:paraId="43E51DF0" w14:textId="77777777" w:rsidR="00205788" w:rsidRPr="00285545" w:rsidRDefault="00205788" w:rsidP="00205788">
      <w:pPr>
        <w:spacing w:before="120"/>
        <w:ind w:firstLine="720"/>
        <w:rPr>
          <w:color w:val="000000" w:themeColor="text1"/>
          <w:sz w:val="24"/>
          <w:szCs w:val="24"/>
        </w:rPr>
      </w:pPr>
    </w:p>
    <w:p w14:paraId="65719253" w14:textId="77777777" w:rsidR="009A413A" w:rsidRDefault="009A413A">
      <w:pPr>
        <w:rPr>
          <w:rFonts w:eastAsia="Times New Roman"/>
          <w:b/>
          <w:bCs/>
          <w:kern w:val="28"/>
          <w:sz w:val="24"/>
          <w:szCs w:val="24"/>
        </w:rPr>
      </w:pPr>
      <w:r>
        <w:br w:type="page"/>
      </w:r>
    </w:p>
    <w:p w14:paraId="063A3DBD" w14:textId="7CA51DB5" w:rsidR="00357455" w:rsidRPr="00660DB4" w:rsidRDefault="00D73714" w:rsidP="00357455">
      <w:pPr>
        <w:pStyle w:val="Refhead"/>
      </w:pPr>
      <w:commentRangeStart w:id="15"/>
      <w:r w:rsidRPr="001B13BA">
        <w:lastRenderedPageBreak/>
        <w:t>References</w:t>
      </w:r>
      <w:r w:rsidR="008C361F" w:rsidRPr="001B13BA">
        <w:t xml:space="preserve"> </w:t>
      </w:r>
      <w:commentRangeEnd w:id="15"/>
      <w:r w:rsidR="006838B1">
        <w:rPr>
          <w:rStyle w:val="CommentReference"/>
          <w:b w:val="0"/>
          <w:bCs w:val="0"/>
          <w:kern w:val="0"/>
        </w:rPr>
        <w:commentReference w:id="15"/>
      </w:r>
      <w:r w:rsidR="008C361F" w:rsidRPr="001B13BA">
        <w:t>and Notes</w:t>
      </w:r>
    </w:p>
    <w:p w14:paraId="44ED27DF" w14:textId="77777777" w:rsidR="00AC5235" w:rsidRDefault="008F712E" w:rsidP="00AC5235">
      <w:pPr>
        <w:pStyle w:val="Bibliography"/>
      </w:pPr>
      <w:r>
        <w:rPr>
          <w:b/>
        </w:rPr>
        <w:fldChar w:fldCharType="begin"/>
      </w:r>
      <w:r>
        <w:rPr>
          <w:b/>
        </w:rPr>
        <w:instrText xml:space="preserve"> ADDIN ZOTERO_BIBL {"uncited":[],"omitted":[],"custom":[]} CSL_BIBLIOGRAPHY </w:instrText>
      </w:r>
      <w:r>
        <w:rPr>
          <w:b/>
        </w:rPr>
        <w:fldChar w:fldCharType="separate"/>
      </w:r>
      <w:r w:rsidR="00AC5235">
        <w:t xml:space="preserve">1. </w:t>
      </w:r>
      <w:r w:rsidR="00AC5235">
        <w:tab/>
        <w:t xml:space="preserve">S. R. Palumbi, D. J. Barshis, N. Traylor-Knowles, R. A. Bay, Mechanisms of reef coral resistance to future climate change. </w:t>
      </w:r>
      <w:r w:rsidR="00AC5235">
        <w:rPr>
          <w:i/>
          <w:iCs/>
        </w:rPr>
        <w:t>Science</w:t>
      </w:r>
      <w:r w:rsidR="00AC5235">
        <w:t xml:space="preserve"> </w:t>
      </w:r>
      <w:r w:rsidR="00AC5235">
        <w:rPr>
          <w:b/>
          <w:bCs/>
        </w:rPr>
        <w:t>344</w:t>
      </w:r>
      <w:r w:rsidR="00AC5235">
        <w:t>, 895–898 (2014).</w:t>
      </w:r>
    </w:p>
    <w:p w14:paraId="591F6DD4" w14:textId="77777777" w:rsidR="00AC5235" w:rsidRDefault="00AC5235" w:rsidP="00AC5235">
      <w:pPr>
        <w:pStyle w:val="Bibliography"/>
      </w:pPr>
      <w:r>
        <w:t xml:space="preserve">2. </w:t>
      </w:r>
      <w:r>
        <w:tab/>
        <w:t xml:space="preserve">J. W. Gibbons, D. E. Scott, T. J. Ryan, K. A. Buhlmann, T. D. Tuberville, B. S. Metts, J. L. Greene, T. Mills, Y. Leiden, S. Poppy, The Global Decline of Reptiles, Déjà Vu Amphibians: Reptile species are declining on a global scale. Six significant threats to reptile populations are habitat loss and degradation, introduced invasive species, environmental pollution, disease, unsustainable use, and global climate change. </w:t>
      </w:r>
      <w:r>
        <w:rPr>
          <w:i/>
          <w:iCs/>
        </w:rPr>
        <w:t>BioScience</w:t>
      </w:r>
      <w:r>
        <w:t xml:space="preserve"> </w:t>
      </w:r>
      <w:r>
        <w:rPr>
          <w:b/>
          <w:bCs/>
        </w:rPr>
        <w:t>50</w:t>
      </w:r>
      <w:r>
        <w:t>, 653–666 (2000).</w:t>
      </w:r>
    </w:p>
    <w:p w14:paraId="25C5335C" w14:textId="77777777" w:rsidR="00AC5235" w:rsidRDefault="00AC5235" w:rsidP="00AC5235">
      <w:pPr>
        <w:pStyle w:val="Bibliography"/>
      </w:pPr>
      <w:r>
        <w:t xml:space="preserve">3. </w:t>
      </w:r>
      <w:r>
        <w:tab/>
        <w:t xml:space="preserve">A. Sih, M. C. Ferrari, D. J. Harris, Evolution and behavioural responses to human‐induced rapid environmental change. </w:t>
      </w:r>
      <w:r>
        <w:rPr>
          <w:i/>
          <w:iCs/>
        </w:rPr>
        <w:t>Evolutionary applications</w:t>
      </w:r>
      <w:r>
        <w:t xml:space="preserve"> </w:t>
      </w:r>
      <w:r>
        <w:rPr>
          <w:b/>
          <w:bCs/>
        </w:rPr>
        <w:t>4</w:t>
      </w:r>
      <w:r>
        <w:t>, 367–387 (2011).</w:t>
      </w:r>
    </w:p>
    <w:p w14:paraId="195025FE" w14:textId="77777777" w:rsidR="00AC5235" w:rsidRDefault="00AC5235" w:rsidP="00AC5235">
      <w:pPr>
        <w:pStyle w:val="Bibliography"/>
      </w:pPr>
      <w:r>
        <w:t xml:space="preserve">4. </w:t>
      </w:r>
      <w:r>
        <w:tab/>
        <w:t xml:space="preserve">A. L. Greggor, N. S. Clayton, B. Phalan, A. Thornton, Comparative cognition for conservationists. </w:t>
      </w:r>
      <w:r>
        <w:rPr>
          <w:i/>
          <w:iCs/>
        </w:rPr>
        <w:t>Trends in Ecology &amp; Evolution</w:t>
      </w:r>
      <w:r>
        <w:t xml:space="preserve"> </w:t>
      </w:r>
      <w:r>
        <w:rPr>
          <w:b/>
          <w:bCs/>
        </w:rPr>
        <w:t>29</w:t>
      </w:r>
      <w:r>
        <w:t>, 489–495 (2014).</w:t>
      </w:r>
    </w:p>
    <w:p w14:paraId="32CE4562" w14:textId="77777777" w:rsidR="00AC5235" w:rsidRDefault="00AC5235" w:rsidP="00AC5235">
      <w:pPr>
        <w:pStyle w:val="Bibliography"/>
      </w:pPr>
      <w:r>
        <w:t xml:space="preserve">5. </w:t>
      </w:r>
      <w:r>
        <w:tab/>
        <w:t xml:space="preserve">D. Sol, O. Lapiedra, C. González-Lagos, Behavioural adjustments for a life in the city. </w:t>
      </w:r>
      <w:r>
        <w:rPr>
          <w:i/>
          <w:iCs/>
        </w:rPr>
        <w:t>Animal behaviour</w:t>
      </w:r>
      <w:r>
        <w:t xml:space="preserve"> </w:t>
      </w:r>
      <w:r>
        <w:rPr>
          <w:b/>
          <w:bCs/>
        </w:rPr>
        <w:t>85</w:t>
      </w:r>
      <w:r>
        <w:t>, 1101–1112 (2013).</w:t>
      </w:r>
    </w:p>
    <w:p w14:paraId="2E489EB7" w14:textId="77777777" w:rsidR="00AC5235" w:rsidRDefault="00AC5235" w:rsidP="00AC5235">
      <w:pPr>
        <w:pStyle w:val="Bibliography"/>
      </w:pPr>
      <w:r>
        <w:t xml:space="preserve">6. </w:t>
      </w:r>
      <w:r>
        <w:tab/>
        <w:t xml:space="preserve">S. Benson-Amram, B. Dantzer, G. Stricker, E. M. Swanson, K. E. Holekamp, Brain size predicts problem-solving ability in mammalian carnivores. </w:t>
      </w:r>
      <w:r>
        <w:rPr>
          <w:i/>
          <w:iCs/>
        </w:rPr>
        <w:t>Proceedings of the National Academy of Sciences of the United States of America</w:t>
      </w:r>
      <w:r>
        <w:t xml:space="preserve"> </w:t>
      </w:r>
      <w:r>
        <w:rPr>
          <w:b/>
          <w:bCs/>
        </w:rPr>
        <w:t>113</w:t>
      </w:r>
      <w:r>
        <w:t>, 2532–2537 (2016).</w:t>
      </w:r>
    </w:p>
    <w:p w14:paraId="32FD8B5A" w14:textId="77777777" w:rsidR="00AC5235" w:rsidRDefault="00AC5235" w:rsidP="00AC5235">
      <w:pPr>
        <w:pStyle w:val="Bibliography"/>
      </w:pPr>
      <w:r>
        <w:t xml:space="preserve">7. </w:t>
      </w:r>
      <w:r>
        <w:tab/>
        <w:t xml:space="preserve">S. E. Daniels, R. E. Fanelli, A. Gilbert, S. Benson-Amram, Behavioral flexibility of a generalist carnivore. </w:t>
      </w:r>
      <w:r>
        <w:rPr>
          <w:i/>
          <w:iCs/>
        </w:rPr>
        <w:t>Animal Cognition</w:t>
      </w:r>
      <w:r>
        <w:t xml:space="preserve"> </w:t>
      </w:r>
      <w:r>
        <w:rPr>
          <w:b/>
          <w:bCs/>
        </w:rPr>
        <w:t>22</w:t>
      </w:r>
      <w:r>
        <w:t>, 387–396 (2019).</w:t>
      </w:r>
    </w:p>
    <w:p w14:paraId="43D7D05D" w14:textId="77777777" w:rsidR="00AC5235" w:rsidRDefault="00AC5235" w:rsidP="00AC5235">
      <w:pPr>
        <w:pStyle w:val="Bibliography"/>
      </w:pPr>
      <w:r>
        <w:t xml:space="preserve">8. </w:t>
      </w:r>
      <w:r>
        <w:tab/>
        <w:t xml:space="preserve">C. DARWIN, 7 The Cognitive-Buffer Hypothesis for the Evolution of Large Brains. </w:t>
      </w:r>
      <w:r>
        <w:rPr>
          <w:i/>
          <w:iCs/>
        </w:rPr>
        <w:t>Cognitive Ecology II</w:t>
      </w:r>
      <w:r>
        <w:t>, 111 (2009).</w:t>
      </w:r>
    </w:p>
    <w:p w14:paraId="4961635D" w14:textId="77777777" w:rsidR="00AC5235" w:rsidRDefault="00AC5235" w:rsidP="00AC5235">
      <w:pPr>
        <w:pStyle w:val="Bibliography"/>
      </w:pPr>
      <w:r>
        <w:t xml:space="preserve">9. </w:t>
      </w:r>
      <w:r>
        <w:tab/>
        <w:t xml:space="preserve">D. J. Pritchard, T. A. Hurly, M. C. Tello‐Ramos, S. D. Healy, Why study cognition in the wild (and how to test it)? </w:t>
      </w:r>
      <w:r>
        <w:rPr>
          <w:i/>
          <w:iCs/>
        </w:rPr>
        <w:t>Journal of the Experimental Analysis of Behavior</w:t>
      </w:r>
      <w:r>
        <w:t xml:space="preserve"> </w:t>
      </w:r>
      <w:r>
        <w:rPr>
          <w:b/>
          <w:bCs/>
        </w:rPr>
        <w:t>105</w:t>
      </w:r>
      <w:r>
        <w:t>, 41–55 (2016).</w:t>
      </w:r>
    </w:p>
    <w:p w14:paraId="382DCFFC" w14:textId="77777777" w:rsidR="00AC5235" w:rsidRDefault="00AC5235" w:rsidP="00AC5235">
      <w:pPr>
        <w:pStyle w:val="Bibliography"/>
      </w:pPr>
      <w:r>
        <w:t xml:space="preserve">10. </w:t>
      </w:r>
      <w:r>
        <w:tab/>
        <w:t xml:space="preserve">S. Benson-Amram, H. J. Griebling, C. M. Sluka, The current state of carnivore cognition. </w:t>
      </w:r>
      <w:r>
        <w:rPr>
          <w:i/>
          <w:iCs/>
        </w:rPr>
        <w:t>Animal Cognition</w:t>
      </w:r>
      <w:r>
        <w:t xml:space="preserve"> </w:t>
      </w:r>
      <w:r>
        <w:rPr>
          <w:b/>
          <w:bCs/>
        </w:rPr>
        <w:t>26</w:t>
      </w:r>
      <w:r>
        <w:t>, 37–58 (2023).</w:t>
      </w:r>
    </w:p>
    <w:p w14:paraId="5090D149" w14:textId="77777777" w:rsidR="00AC5235" w:rsidRDefault="00AC5235" w:rsidP="00AC5235">
      <w:pPr>
        <w:pStyle w:val="Bibliography"/>
      </w:pPr>
      <w:r>
        <w:t xml:space="preserve">11. </w:t>
      </w:r>
      <w:r>
        <w:tab/>
        <w:t xml:space="preserve">J. Baxter-Gilbert, J. L. Riley, M. J. Whiting, Bold New World: urbanization promotes an innate behavioral trait in a lizard. </w:t>
      </w:r>
      <w:r>
        <w:rPr>
          <w:i/>
          <w:iCs/>
        </w:rPr>
        <w:t>Behavioral Ecology and Sociobiology</w:t>
      </w:r>
      <w:r>
        <w:t xml:space="preserve"> </w:t>
      </w:r>
      <w:r>
        <w:rPr>
          <w:b/>
          <w:bCs/>
        </w:rPr>
        <w:t>73</w:t>
      </w:r>
      <w:r>
        <w:t>, 105 (2019).</w:t>
      </w:r>
    </w:p>
    <w:p w14:paraId="5EB9B615" w14:textId="77777777" w:rsidR="00AC5235" w:rsidRDefault="00AC5235" w:rsidP="00AC5235">
      <w:pPr>
        <w:pStyle w:val="Bibliography"/>
      </w:pPr>
      <w:r>
        <w:t xml:space="preserve">12. </w:t>
      </w:r>
      <w:r>
        <w:tab/>
        <w:t xml:space="preserve">L. Lefebvre, S. M. Reader, D. Sol, Brains, innovations and evolution in birds and primates. </w:t>
      </w:r>
      <w:r>
        <w:rPr>
          <w:i/>
          <w:iCs/>
        </w:rPr>
        <w:t>Brain Behavior and Evolution</w:t>
      </w:r>
      <w:r>
        <w:t xml:space="preserve"> </w:t>
      </w:r>
      <w:r>
        <w:rPr>
          <w:b/>
          <w:bCs/>
        </w:rPr>
        <w:t>63</w:t>
      </w:r>
      <w:r>
        <w:t>, 233–246 (2004).</w:t>
      </w:r>
    </w:p>
    <w:p w14:paraId="158B384C" w14:textId="77777777" w:rsidR="00AC5235" w:rsidRDefault="00AC5235" w:rsidP="00AC5235">
      <w:pPr>
        <w:pStyle w:val="Bibliography"/>
      </w:pPr>
      <w:r>
        <w:t xml:space="preserve">13. </w:t>
      </w:r>
      <w:r>
        <w:tab/>
        <w:t>S. M. Reader, K. MacDonald, Environmental variability and primate behavioural flexibility. (2003).</w:t>
      </w:r>
    </w:p>
    <w:p w14:paraId="18FB67F8" w14:textId="77777777" w:rsidR="00AC5235" w:rsidRDefault="00AC5235" w:rsidP="00AC5235">
      <w:pPr>
        <w:pStyle w:val="Bibliography"/>
      </w:pPr>
      <w:r>
        <w:t xml:space="preserve">14. </w:t>
      </w:r>
      <w:r>
        <w:tab/>
        <w:t xml:space="preserve">D. Sol, R. P. Duncan, T. M. Blackburn, P. Cassey, L. Lefebvre, Big brains, enhanced cognition, and response of birds to novel environments. </w:t>
      </w:r>
      <w:r>
        <w:rPr>
          <w:i/>
          <w:iCs/>
        </w:rPr>
        <w:t>Proceedings of the National Academy of Sciences</w:t>
      </w:r>
      <w:r>
        <w:t xml:space="preserve"> </w:t>
      </w:r>
      <w:r>
        <w:rPr>
          <w:b/>
          <w:bCs/>
        </w:rPr>
        <w:t>102</w:t>
      </w:r>
      <w:r>
        <w:t>, 5460–5465 (2005).</w:t>
      </w:r>
    </w:p>
    <w:p w14:paraId="7FD05CF2" w14:textId="77777777" w:rsidR="00AC5235" w:rsidRDefault="00AC5235" w:rsidP="00AC5235">
      <w:pPr>
        <w:pStyle w:val="Bibliography"/>
      </w:pPr>
      <w:r>
        <w:t xml:space="preserve">15. </w:t>
      </w:r>
      <w:r>
        <w:tab/>
        <w:t xml:space="preserve">D. Sol, S. Timmermans, L. Lefebvre, Behavioural flexibility and invasion success in birds. </w:t>
      </w:r>
      <w:r>
        <w:rPr>
          <w:i/>
          <w:iCs/>
        </w:rPr>
        <w:t>Animal behaviour</w:t>
      </w:r>
      <w:r>
        <w:t xml:space="preserve"> </w:t>
      </w:r>
      <w:r>
        <w:rPr>
          <w:b/>
          <w:bCs/>
        </w:rPr>
        <w:t>63</w:t>
      </w:r>
      <w:r>
        <w:t>, 495–502 (2002).</w:t>
      </w:r>
    </w:p>
    <w:p w14:paraId="778AB788" w14:textId="77777777" w:rsidR="00AC5235" w:rsidRDefault="00AC5235" w:rsidP="00AC5235">
      <w:pPr>
        <w:pStyle w:val="Bibliography"/>
      </w:pPr>
      <w:r>
        <w:t xml:space="preserve">16. </w:t>
      </w:r>
      <w:r>
        <w:tab/>
        <w:t xml:space="preserve">E. Vincze, B. Kovács, Urbanization’s effects on problem solving abilities: A meta-analysis. </w:t>
      </w:r>
      <w:r>
        <w:rPr>
          <w:i/>
          <w:iCs/>
        </w:rPr>
        <w:t>Frontiers in Ecology and Evolution</w:t>
      </w:r>
      <w:r>
        <w:t xml:space="preserve"> </w:t>
      </w:r>
      <w:r>
        <w:rPr>
          <w:b/>
          <w:bCs/>
        </w:rPr>
        <w:t>10</w:t>
      </w:r>
      <w:r>
        <w:t>, 834436 (2022).</w:t>
      </w:r>
    </w:p>
    <w:p w14:paraId="1FAFD3EB" w14:textId="77777777" w:rsidR="00AC5235" w:rsidRDefault="00AC5235" w:rsidP="00AC5235">
      <w:pPr>
        <w:pStyle w:val="Bibliography"/>
      </w:pPr>
      <w:r>
        <w:t xml:space="preserve">17. </w:t>
      </w:r>
      <w:r>
        <w:tab/>
        <w:t xml:space="preserve">A. S. Griffin, K. Netto, C. Peneaux, Neophilia, innovation and learning in an urbanized world: a critical evaluation of mixed findings. </w:t>
      </w:r>
      <w:r>
        <w:rPr>
          <w:i/>
          <w:iCs/>
        </w:rPr>
        <w:t>Current Opinion in Behavioral Sciences</w:t>
      </w:r>
      <w:r>
        <w:t xml:space="preserve"> </w:t>
      </w:r>
      <w:r>
        <w:rPr>
          <w:b/>
          <w:bCs/>
        </w:rPr>
        <w:t>16</w:t>
      </w:r>
      <w:r>
        <w:t>, 15–22 (2017).</w:t>
      </w:r>
    </w:p>
    <w:p w14:paraId="3761AD6C" w14:textId="77777777" w:rsidR="00AC5235" w:rsidRDefault="00AC5235" w:rsidP="00AC5235">
      <w:pPr>
        <w:pStyle w:val="Bibliography"/>
      </w:pPr>
      <w:r>
        <w:lastRenderedPageBreak/>
        <w:t xml:space="preserve">18. </w:t>
      </w:r>
      <w:r>
        <w:tab/>
        <w:t xml:space="preserve">L. Johnson-Ulrich, G. Yirga, R. L. Strong, K. E. Holekamp, The effect of urbanization on innovation in spotted hyenas. </w:t>
      </w:r>
      <w:r>
        <w:rPr>
          <w:i/>
          <w:iCs/>
        </w:rPr>
        <w:t>Animal Cognition</w:t>
      </w:r>
      <w:r>
        <w:t xml:space="preserve"> </w:t>
      </w:r>
      <w:r>
        <w:rPr>
          <w:b/>
          <w:bCs/>
        </w:rPr>
        <w:t>24</w:t>
      </w:r>
      <w:r>
        <w:t>, 1027–1038 (2021).</w:t>
      </w:r>
    </w:p>
    <w:p w14:paraId="3946D3EA" w14:textId="77777777" w:rsidR="00AC5235" w:rsidRDefault="00AC5235" w:rsidP="00AC5235">
      <w:pPr>
        <w:pStyle w:val="Bibliography"/>
      </w:pPr>
      <w:r>
        <w:t xml:space="preserve">19. </w:t>
      </w:r>
      <w:r>
        <w:tab/>
        <w:t xml:space="preserve">V. Mazza, A. Guenther, City mice and country mice: innovative problem solving in rural and urban noncommensal rodents. </w:t>
      </w:r>
      <w:r>
        <w:rPr>
          <w:i/>
          <w:iCs/>
        </w:rPr>
        <w:t>Animal Behaviour</w:t>
      </w:r>
      <w:r>
        <w:t xml:space="preserve"> </w:t>
      </w:r>
      <w:r>
        <w:rPr>
          <w:b/>
          <w:bCs/>
        </w:rPr>
        <w:t>172</w:t>
      </w:r>
      <w:r>
        <w:t>, 197–210 (2021).</w:t>
      </w:r>
    </w:p>
    <w:p w14:paraId="6D3C7D04" w14:textId="77777777" w:rsidR="00AC5235" w:rsidRDefault="00AC5235" w:rsidP="00AC5235">
      <w:pPr>
        <w:pStyle w:val="Bibliography"/>
      </w:pPr>
      <w:r>
        <w:t xml:space="preserve">20. </w:t>
      </w:r>
      <w:r>
        <w:tab/>
        <w:t xml:space="preserve">S. Papp, E. Vincze, B. Preiszner, A. Liker, V. Bókony, A comparison of problem-solving success between urban and rural house sparrows. </w:t>
      </w:r>
      <w:r>
        <w:rPr>
          <w:i/>
          <w:iCs/>
        </w:rPr>
        <w:t>Behavioral ecology and sociobiology</w:t>
      </w:r>
      <w:r>
        <w:t xml:space="preserve"> </w:t>
      </w:r>
      <w:r>
        <w:rPr>
          <w:b/>
          <w:bCs/>
        </w:rPr>
        <w:t>69</w:t>
      </w:r>
      <w:r>
        <w:t>, 471–480 (2015).</w:t>
      </w:r>
    </w:p>
    <w:p w14:paraId="4494E775" w14:textId="77777777" w:rsidR="00AC5235" w:rsidRDefault="00AC5235" w:rsidP="00AC5235">
      <w:pPr>
        <w:pStyle w:val="Bibliography"/>
      </w:pPr>
      <w:r>
        <w:t xml:space="preserve">21. </w:t>
      </w:r>
      <w:r>
        <w:tab/>
        <w:t xml:space="preserve">J.-N. Audet, L. Lefebvre, What’s flexible in behavioral flexibility? </w:t>
      </w:r>
      <w:r>
        <w:rPr>
          <w:i/>
          <w:iCs/>
        </w:rPr>
        <w:t>Behavioral Ecology</w:t>
      </w:r>
      <w:r>
        <w:t xml:space="preserve"> </w:t>
      </w:r>
      <w:r>
        <w:rPr>
          <w:b/>
          <w:bCs/>
        </w:rPr>
        <w:t>28</w:t>
      </w:r>
      <w:r>
        <w:t>, 943–947 (2017).</w:t>
      </w:r>
    </w:p>
    <w:p w14:paraId="1F8047A7" w14:textId="77777777" w:rsidR="00AC5235" w:rsidRDefault="00AC5235" w:rsidP="00AC5235">
      <w:pPr>
        <w:pStyle w:val="Bibliography"/>
      </w:pPr>
      <w:r>
        <w:t xml:space="preserve">22. </w:t>
      </w:r>
      <w:r>
        <w:tab/>
        <w:t xml:space="preserve">J. K. Young, L. Touzot, S. P. Brummer, Persistence and conspecific observations improve problem-solving abilities of coyotes. </w:t>
      </w:r>
      <w:r>
        <w:rPr>
          <w:i/>
          <w:iCs/>
        </w:rPr>
        <w:t>Plos One</w:t>
      </w:r>
      <w:r>
        <w:t xml:space="preserve"> </w:t>
      </w:r>
      <w:r>
        <w:rPr>
          <w:b/>
          <w:bCs/>
        </w:rPr>
        <w:t>14</w:t>
      </w:r>
      <w:r>
        <w:t>, e0218778 (2019).</w:t>
      </w:r>
    </w:p>
    <w:p w14:paraId="17498479" w14:textId="77777777" w:rsidR="00AC5235" w:rsidRDefault="00AC5235" w:rsidP="00AC5235">
      <w:pPr>
        <w:pStyle w:val="Bibliography"/>
      </w:pPr>
      <w:r>
        <w:t xml:space="preserve">23. </w:t>
      </w:r>
      <w:r>
        <w:tab/>
        <w:t xml:space="preserve">S. Benson-Amram, K. E. Holekamp, Innovative problem solving by wild spotted hyenas. </w:t>
      </w:r>
      <w:r>
        <w:rPr>
          <w:i/>
          <w:iCs/>
        </w:rPr>
        <w:t>Proceedings of the Royal Society B: Biological Sciences</w:t>
      </w:r>
      <w:r>
        <w:t xml:space="preserve"> </w:t>
      </w:r>
      <w:r>
        <w:rPr>
          <w:b/>
          <w:bCs/>
        </w:rPr>
        <w:t>279</w:t>
      </w:r>
      <w:r>
        <w:t>, 4087–4095 (2012).</w:t>
      </w:r>
    </w:p>
    <w:p w14:paraId="7A6BCF46" w14:textId="77777777" w:rsidR="00AC5235" w:rsidRDefault="00AC5235" w:rsidP="00AC5235">
      <w:pPr>
        <w:pStyle w:val="Bibliography"/>
      </w:pPr>
      <w:r>
        <w:t xml:space="preserve">24. </w:t>
      </w:r>
      <w:r>
        <w:tab/>
        <w:t xml:space="preserve">S. Benson-Amram, M. L. Weldele, K. E. Holekamp, A comparison of innovative problem-solving abilities between wild and captive spotted hyaenas, Crocuta crocuta. </w:t>
      </w:r>
      <w:r>
        <w:rPr>
          <w:i/>
          <w:iCs/>
        </w:rPr>
        <w:t>Animal Behaviour</w:t>
      </w:r>
      <w:r>
        <w:t xml:space="preserve"> </w:t>
      </w:r>
      <w:r>
        <w:rPr>
          <w:b/>
          <w:bCs/>
        </w:rPr>
        <w:t>85</w:t>
      </w:r>
      <w:r>
        <w:t>, 349–356 (2013).</w:t>
      </w:r>
    </w:p>
    <w:p w14:paraId="14FBAEE9" w14:textId="77777777" w:rsidR="00AC5235" w:rsidRDefault="00AC5235" w:rsidP="00AC5235">
      <w:pPr>
        <w:pStyle w:val="Bibliography"/>
      </w:pPr>
      <w:r>
        <w:t xml:space="preserve">25. </w:t>
      </w:r>
      <w:r>
        <w:tab/>
        <w:t xml:space="preserve">S. W. Breck, S. A. Poessel, P. Mahoney, J. K. Young, The intrepid urban coyote: a comparison of bold and exploratory behavior in coyotes from urban and rural environments. </w:t>
      </w:r>
      <w:r>
        <w:rPr>
          <w:i/>
          <w:iCs/>
        </w:rPr>
        <w:t>Sci Rep</w:t>
      </w:r>
      <w:r>
        <w:t xml:space="preserve"> </w:t>
      </w:r>
      <w:r>
        <w:rPr>
          <w:b/>
          <w:bCs/>
        </w:rPr>
        <w:t>9</w:t>
      </w:r>
      <w:r>
        <w:t>, 2104 (2019).</w:t>
      </w:r>
    </w:p>
    <w:p w14:paraId="1671EB80" w14:textId="77777777" w:rsidR="00AC5235" w:rsidRDefault="00AC5235" w:rsidP="00AC5235">
      <w:pPr>
        <w:pStyle w:val="Bibliography"/>
      </w:pPr>
      <w:r>
        <w:t xml:space="preserve">26. </w:t>
      </w:r>
      <w:r>
        <w:tab/>
        <w:t xml:space="preserve">F. B. Morton, M. Gartner, E.-M. Norrie, Y. Haddou, C. D. Soulsbury, K. A. Adaway, Urban foxes are bolder but not more innovative than their rural conspecifics. </w:t>
      </w:r>
      <w:r>
        <w:rPr>
          <w:i/>
          <w:iCs/>
        </w:rPr>
        <w:t>Animal Behaviour</w:t>
      </w:r>
      <w:r>
        <w:t xml:space="preserve"> </w:t>
      </w:r>
      <w:r>
        <w:rPr>
          <w:b/>
          <w:bCs/>
        </w:rPr>
        <w:t>203</w:t>
      </w:r>
      <w:r>
        <w:t>, 101–113 (2023).</w:t>
      </w:r>
    </w:p>
    <w:p w14:paraId="2B645296" w14:textId="77777777" w:rsidR="00AC5235" w:rsidRDefault="00AC5235" w:rsidP="00AC5235">
      <w:pPr>
        <w:pStyle w:val="Bibliography"/>
      </w:pPr>
      <w:r>
        <w:t xml:space="preserve">27. </w:t>
      </w:r>
      <w:r>
        <w:tab/>
        <w:t xml:space="preserve">J. W. Atwell, G. C. Cardoso, D. J. Whittaker, S. Campbell-Nelson, K. W. Robertson, E. D. Ketterson, Boldness behavior and stress physiology in a novel urban environment suggest rapid correlated evolutionary adaptation. </w:t>
      </w:r>
      <w:r>
        <w:rPr>
          <w:i/>
          <w:iCs/>
        </w:rPr>
        <w:t>Behavioral Ecology</w:t>
      </w:r>
      <w:r>
        <w:t xml:space="preserve"> </w:t>
      </w:r>
      <w:r>
        <w:rPr>
          <w:b/>
          <w:bCs/>
        </w:rPr>
        <w:t>23</w:t>
      </w:r>
      <w:r>
        <w:t>, 960–969 (2012).</w:t>
      </w:r>
    </w:p>
    <w:p w14:paraId="42C10A1A" w14:textId="77777777" w:rsidR="00AC5235" w:rsidRDefault="00AC5235" w:rsidP="00AC5235">
      <w:pPr>
        <w:pStyle w:val="Bibliography"/>
      </w:pPr>
      <w:r>
        <w:t xml:space="preserve">28. </w:t>
      </w:r>
      <w:r>
        <w:tab/>
        <w:t xml:space="preserve">J. Evans, K. Boudreau, J. Hyman, Behavioural syndromes in urban and rural populations of song sparrows. </w:t>
      </w:r>
      <w:r>
        <w:rPr>
          <w:i/>
          <w:iCs/>
        </w:rPr>
        <w:t>Ethology</w:t>
      </w:r>
      <w:r>
        <w:t xml:space="preserve"> </w:t>
      </w:r>
      <w:r>
        <w:rPr>
          <w:b/>
          <w:bCs/>
        </w:rPr>
        <w:t>116</w:t>
      </w:r>
      <w:r>
        <w:t>, 588–595 (2010).</w:t>
      </w:r>
    </w:p>
    <w:p w14:paraId="02AD5779" w14:textId="77777777" w:rsidR="00AC5235" w:rsidRDefault="00AC5235" w:rsidP="00AC5235">
      <w:pPr>
        <w:pStyle w:val="Bibliography"/>
      </w:pPr>
      <w:r>
        <w:t xml:space="preserve">29. </w:t>
      </w:r>
      <w:r>
        <w:tab/>
        <w:t xml:space="preserve">V. Mazza, M. Dammhahn, E. Lösche, J. A. Eccard, Small mammals in the big city: Behavioural adjustments of non-commensal rodents to urban environments. </w:t>
      </w:r>
      <w:r>
        <w:rPr>
          <w:i/>
          <w:iCs/>
        </w:rPr>
        <w:t>Global Change Biology</w:t>
      </w:r>
      <w:r>
        <w:t xml:space="preserve"> </w:t>
      </w:r>
      <w:r>
        <w:rPr>
          <w:b/>
          <w:bCs/>
        </w:rPr>
        <w:t>26</w:t>
      </w:r>
      <w:r>
        <w:t>, 6326–6337 (2020).</w:t>
      </w:r>
    </w:p>
    <w:p w14:paraId="4F017022" w14:textId="77777777" w:rsidR="00AC5235" w:rsidRDefault="00AC5235" w:rsidP="00AC5235">
      <w:pPr>
        <w:pStyle w:val="Bibliography"/>
      </w:pPr>
      <w:r>
        <w:t xml:space="preserve">30. </w:t>
      </w:r>
      <w:r>
        <w:tab/>
        <w:t xml:space="preserve">M. Dammhahn, V. Mazza, A. Schirmer, C. Göttsche, J. A. Eccard, Of city and village mice: behavioural adjustments of striped field mice to urban environments. </w:t>
      </w:r>
      <w:r>
        <w:rPr>
          <w:i/>
          <w:iCs/>
        </w:rPr>
        <w:t>Scientific Reports</w:t>
      </w:r>
      <w:r>
        <w:t xml:space="preserve"> </w:t>
      </w:r>
      <w:r>
        <w:rPr>
          <w:b/>
          <w:bCs/>
        </w:rPr>
        <w:t>10</w:t>
      </w:r>
      <w:r>
        <w:t>, 13056 (2020).</w:t>
      </w:r>
    </w:p>
    <w:p w14:paraId="0537A485" w14:textId="77777777" w:rsidR="00AC5235" w:rsidRDefault="00AC5235" w:rsidP="00AC5235">
      <w:pPr>
        <w:pStyle w:val="Bibliography"/>
      </w:pPr>
      <w:r>
        <w:t xml:space="preserve">31. </w:t>
      </w:r>
      <w:r>
        <w:tab/>
        <w:t xml:space="preserve">O. Lapiedra, Z. Chejanovski, J. J. Kolbe, Urbanization and biological invasion shape animal personalities. </w:t>
      </w:r>
      <w:r>
        <w:rPr>
          <w:i/>
          <w:iCs/>
        </w:rPr>
        <w:t>Global Change Biology</w:t>
      </w:r>
      <w:r>
        <w:t xml:space="preserve"> </w:t>
      </w:r>
      <w:r>
        <w:rPr>
          <w:b/>
          <w:bCs/>
        </w:rPr>
        <w:t>23</w:t>
      </w:r>
      <w:r>
        <w:t>, 592–603 (2017).</w:t>
      </w:r>
    </w:p>
    <w:p w14:paraId="42AF3677" w14:textId="77777777" w:rsidR="00AC5235" w:rsidRDefault="00AC5235" w:rsidP="00AC5235">
      <w:pPr>
        <w:pStyle w:val="Bibliography"/>
      </w:pPr>
      <w:r>
        <w:t xml:space="preserve">32. </w:t>
      </w:r>
      <w:r>
        <w:tab/>
        <w:t xml:space="preserve">S. Blanchett, A. Turcotte, G. Blouin-Demers, The impact of urbanization on painted turtle (Chrysemys picta) behaviour. </w:t>
      </w:r>
      <w:r>
        <w:rPr>
          <w:i/>
          <w:iCs/>
        </w:rPr>
        <w:t>Ethology</w:t>
      </w:r>
      <w:r>
        <w:t xml:space="preserve"> </w:t>
      </w:r>
      <w:r>
        <w:rPr>
          <w:b/>
          <w:bCs/>
        </w:rPr>
        <w:t>130</w:t>
      </w:r>
      <w:r>
        <w:t>, e13467 (2024).</w:t>
      </w:r>
    </w:p>
    <w:p w14:paraId="56C95D41" w14:textId="77777777" w:rsidR="00AC5235" w:rsidRDefault="00AC5235" w:rsidP="00AC5235">
      <w:pPr>
        <w:pStyle w:val="Bibliography"/>
      </w:pPr>
      <w:r>
        <w:t xml:space="preserve">33. </w:t>
      </w:r>
      <w:r>
        <w:tab/>
        <w:t xml:space="preserve">L. P. Barrett, L. A. Stanton, S. Benson-Amram, The cognition of “nuisance” species. </w:t>
      </w:r>
      <w:r>
        <w:rPr>
          <w:i/>
          <w:iCs/>
        </w:rPr>
        <w:t>Animal Behaviour</w:t>
      </w:r>
      <w:r>
        <w:t xml:space="preserve"> </w:t>
      </w:r>
      <w:r>
        <w:rPr>
          <w:b/>
          <w:bCs/>
        </w:rPr>
        <w:t>147</w:t>
      </w:r>
      <w:r>
        <w:t>, 167–177 (2019).</w:t>
      </w:r>
    </w:p>
    <w:p w14:paraId="060B6148" w14:textId="77777777" w:rsidR="00AC5235" w:rsidRDefault="00AC5235" w:rsidP="00AC5235">
      <w:pPr>
        <w:pStyle w:val="Bibliography"/>
      </w:pPr>
      <w:r>
        <w:t xml:space="preserve">34. </w:t>
      </w:r>
      <w:r>
        <w:tab/>
        <w:t xml:space="preserve">IUCN, What is human-wildlife conflict? Briefing Paper by the IUCN SSC Human-Wildlife Conflict Task Force. </w:t>
      </w:r>
      <w:r>
        <w:rPr>
          <w:i/>
          <w:iCs/>
        </w:rPr>
        <w:t>IUCN SSC HWCTF</w:t>
      </w:r>
      <w:r>
        <w:t xml:space="preserve"> (2020).</w:t>
      </w:r>
    </w:p>
    <w:p w14:paraId="7D9FB263" w14:textId="77777777" w:rsidR="00AC5235" w:rsidRDefault="00AC5235" w:rsidP="00AC5235">
      <w:pPr>
        <w:pStyle w:val="Bibliography"/>
      </w:pPr>
      <w:r>
        <w:t xml:space="preserve">35. </w:t>
      </w:r>
      <w:r>
        <w:tab/>
        <w:t xml:space="preserve">A. Treves, K. U. Karanth, Human-carnivore conflict and perspectives on carnivore management worldwide. </w:t>
      </w:r>
      <w:r>
        <w:rPr>
          <w:i/>
          <w:iCs/>
        </w:rPr>
        <w:t>Conserv. Biol.</w:t>
      </w:r>
      <w:r>
        <w:t xml:space="preserve"> </w:t>
      </w:r>
      <w:r>
        <w:rPr>
          <w:b/>
          <w:bCs/>
        </w:rPr>
        <w:t>17</w:t>
      </w:r>
      <w:r>
        <w:t>, 1491–1499 (2003).</w:t>
      </w:r>
    </w:p>
    <w:p w14:paraId="728B78BF" w14:textId="77777777" w:rsidR="00AC5235" w:rsidRDefault="00AC5235" w:rsidP="00AC5235">
      <w:pPr>
        <w:pStyle w:val="Bibliography"/>
      </w:pPr>
      <w:r>
        <w:lastRenderedPageBreak/>
        <w:t xml:space="preserve">36. </w:t>
      </w:r>
      <w:r>
        <w:tab/>
        <w:t xml:space="preserve">W. J. Ripple, J. A. Estes, R. L. Beschta, C. C. Wilmers, E. G. Ritchie, M. Hebblewhite, J. Berger, B. Elmhagen, M. Letnic, M. P. Nelson, Status and ecological effects of the world’s largest carnivores. </w:t>
      </w:r>
      <w:r>
        <w:rPr>
          <w:i/>
          <w:iCs/>
        </w:rPr>
        <w:t>Science</w:t>
      </w:r>
      <w:r>
        <w:t xml:space="preserve"> </w:t>
      </w:r>
      <w:r>
        <w:rPr>
          <w:b/>
          <w:bCs/>
        </w:rPr>
        <w:t>343</w:t>
      </w:r>
      <w:r>
        <w:t>, 1241484 (2014).</w:t>
      </w:r>
    </w:p>
    <w:p w14:paraId="6BA43018" w14:textId="77777777" w:rsidR="00AC5235" w:rsidRDefault="00AC5235" w:rsidP="00AC5235">
      <w:pPr>
        <w:pStyle w:val="Bibliography"/>
      </w:pPr>
      <w:r>
        <w:t xml:space="preserve">37. </w:t>
      </w:r>
      <w:r>
        <w:tab/>
        <w:t xml:space="preserve">R. B. Blair, Land use and avian species diversity along an urban gradient. </w:t>
      </w:r>
      <w:r>
        <w:rPr>
          <w:i/>
          <w:iCs/>
        </w:rPr>
        <w:t>ECOLOGICAL APPLICATIONS</w:t>
      </w:r>
      <w:r>
        <w:t xml:space="preserve"> </w:t>
      </w:r>
      <w:r>
        <w:rPr>
          <w:b/>
          <w:bCs/>
        </w:rPr>
        <w:t>6</w:t>
      </w:r>
      <w:r>
        <w:t>, 506–519 (1996).</w:t>
      </w:r>
    </w:p>
    <w:p w14:paraId="14D5FA8A" w14:textId="77777777" w:rsidR="00AC5235" w:rsidRDefault="00AC5235" w:rsidP="00AC5235">
      <w:pPr>
        <w:pStyle w:val="Bibliography"/>
      </w:pPr>
      <w:r>
        <w:t xml:space="preserve">38. </w:t>
      </w:r>
      <w:r>
        <w:tab/>
        <w:t xml:space="preserve">S. D. Gehrt, J. L. Brown, C. Anchor, Is the urban coyote a misanthropic synanthrope? The case from Chicago. </w:t>
      </w:r>
      <w:r>
        <w:rPr>
          <w:i/>
          <w:iCs/>
        </w:rPr>
        <w:t>Cities and the Environment (CATE)</w:t>
      </w:r>
      <w:r>
        <w:t xml:space="preserve"> </w:t>
      </w:r>
      <w:r>
        <w:rPr>
          <w:b/>
          <w:bCs/>
        </w:rPr>
        <w:t>4</w:t>
      </w:r>
      <w:r>
        <w:t>, 3 (2011).</w:t>
      </w:r>
    </w:p>
    <w:p w14:paraId="6FF9304F" w14:textId="77777777" w:rsidR="00AC5235" w:rsidRDefault="00AC5235" w:rsidP="00AC5235">
      <w:pPr>
        <w:pStyle w:val="Bibliography"/>
      </w:pPr>
      <w:r>
        <w:t xml:space="preserve">39. </w:t>
      </w:r>
      <w:r>
        <w:tab/>
        <w:t xml:space="preserve">M. E. Gompper, Top carnivores in the suburbs? Ecological and conservation issues raised by colonization of north-eastern North America by coyotes. </w:t>
      </w:r>
      <w:r>
        <w:rPr>
          <w:i/>
          <w:iCs/>
        </w:rPr>
        <w:t>Bioscience</w:t>
      </w:r>
      <w:r>
        <w:t xml:space="preserve"> </w:t>
      </w:r>
      <w:r>
        <w:rPr>
          <w:b/>
          <w:bCs/>
        </w:rPr>
        <w:t>52</w:t>
      </w:r>
      <w:r>
        <w:t>, 185–190 (2002).</w:t>
      </w:r>
    </w:p>
    <w:p w14:paraId="45BF3F09" w14:textId="77777777" w:rsidR="00AC5235" w:rsidRDefault="00AC5235" w:rsidP="00AC5235">
      <w:pPr>
        <w:pStyle w:val="Bibliography"/>
      </w:pPr>
      <w:r>
        <w:t xml:space="preserve">40. </w:t>
      </w:r>
      <w:r>
        <w:tab/>
        <w:t xml:space="preserve">H. Lowry, A. Lill, B. B. M. Wong, Behavioural responses of wildlife to urban environments. </w:t>
      </w:r>
      <w:r>
        <w:rPr>
          <w:i/>
          <w:iCs/>
        </w:rPr>
        <w:t>Biological Reviews</w:t>
      </w:r>
      <w:r>
        <w:t xml:space="preserve"> </w:t>
      </w:r>
      <w:r>
        <w:rPr>
          <w:b/>
          <w:bCs/>
        </w:rPr>
        <w:t>88</w:t>
      </w:r>
      <w:r>
        <w:t>, 537–549 (2013).</w:t>
      </w:r>
    </w:p>
    <w:p w14:paraId="54E20B51" w14:textId="77777777" w:rsidR="00AC5235" w:rsidRDefault="00AC5235" w:rsidP="00AC5235">
      <w:pPr>
        <w:pStyle w:val="Bibliography"/>
      </w:pPr>
      <w:r>
        <w:t xml:space="preserve">41. </w:t>
      </w:r>
      <w:r>
        <w:tab/>
        <w:t xml:space="preserve">S. Kark, A. Iwaniuk, A. Schalimtzek, E. Banker, Living in the city: can anyone become an “urban exploiter”? </w:t>
      </w:r>
      <w:r>
        <w:rPr>
          <w:i/>
          <w:iCs/>
        </w:rPr>
        <w:t>Journal of Biogeography</w:t>
      </w:r>
      <w:r>
        <w:t xml:space="preserve"> </w:t>
      </w:r>
      <w:r>
        <w:rPr>
          <w:b/>
          <w:bCs/>
        </w:rPr>
        <w:t>34</w:t>
      </w:r>
      <w:r>
        <w:t>, 638–651 (2007).</w:t>
      </w:r>
    </w:p>
    <w:p w14:paraId="7ED91477" w14:textId="77777777" w:rsidR="00AC5235" w:rsidRDefault="00AC5235" w:rsidP="00AC5235">
      <w:pPr>
        <w:pStyle w:val="Bibliography"/>
      </w:pPr>
      <w:r>
        <w:t xml:space="preserve">42. </w:t>
      </w:r>
      <w:r>
        <w:tab/>
        <w:t xml:space="preserve">J. Munshi-South, Urban landscape genetics: canopy cover predicts gene flow between white-footed mouse (Peromyscus leucopus) populations in New York City. </w:t>
      </w:r>
      <w:r>
        <w:rPr>
          <w:i/>
          <w:iCs/>
        </w:rPr>
        <w:t>MOLECULAR ECOLOGY</w:t>
      </w:r>
      <w:r>
        <w:t xml:space="preserve"> </w:t>
      </w:r>
      <w:r>
        <w:rPr>
          <w:b/>
          <w:bCs/>
        </w:rPr>
        <w:t>21</w:t>
      </w:r>
      <w:r>
        <w:t>, 1360–1378 (2012).</w:t>
      </w:r>
    </w:p>
    <w:p w14:paraId="68F3049A" w14:textId="77777777" w:rsidR="00AC5235" w:rsidRDefault="00AC5235" w:rsidP="00AC5235">
      <w:pPr>
        <w:pStyle w:val="Bibliography"/>
      </w:pPr>
      <w:r>
        <w:t xml:space="preserve">43. </w:t>
      </w:r>
      <w:r>
        <w:tab/>
        <w:t xml:space="preserve">K. M. Gaynor, C. E. Hojnowski, N. H. Carter, J. S. Brashares, The influence of human disturbance on wildlife nocturnality. </w:t>
      </w:r>
      <w:r>
        <w:rPr>
          <w:i/>
          <w:iCs/>
        </w:rPr>
        <w:t>Science</w:t>
      </w:r>
      <w:r>
        <w:t xml:space="preserve"> </w:t>
      </w:r>
      <w:r>
        <w:rPr>
          <w:b/>
          <w:bCs/>
        </w:rPr>
        <w:t>360</w:t>
      </w:r>
      <w:r>
        <w:t>, 1232-+ (2018).</w:t>
      </w:r>
    </w:p>
    <w:p w14:paraId="4E046D06" w14:textId="77777777" w:rsidR="00AC5235" w:rsidRDefault="00AC5235" w:rsidP="00AC5235">
      <w:pPr>
        <w:pStyle w:val="Bibliography"/>
      </w:pPr>
      <w:r>
        <w:t xml:space="preserve">44. </w:t>
      </w:r>
      <w:r>
        <w:tab/>
        <w:t xml:space="preserve">Murray, C. C. St. Clair, Individual flexibility in nocturnal activity reduces risk of road mortality for an urban carnivore. </w:t>
      </w:r>
      <w:r>
        <w:rPr>
          <w:i/>
          <w:iCs/>
        </w:rPr>
        <w:t>Behav. Ecol.</w:t>
      </w:r>
      <w:r>
        <w:t xml:space="preserve"> </w:t>
      </w:r>
      <w:r>
        <w:rPr>
          <w:b/>
          <w:bCs/>
        </w:rPr>
        <w:t>26</w:t>
      </w:r>
      <w:r>
        <w:t>, 1520–1527 (2015).</w:t>
      </w:r>
    </w:p>
    <w:p w14:paraId="1AD75A4C" w14:textId="77777777" w:rsidR="00AC5235" w:rsidRDefault="00AC5235" w:rsidP="00AC5235">
      <w:pPr>
        <w:pStyle w:val="Bibliography"/>
      </w:pPr>
      <w:r>
        <w:t xml:space="preserve">45. </w:t>
      </w:r>
      <w:r>
        <w:tab/>
        <w:t xml:space="preserve">S. Raymond, C. C. St Clair, Urban coyotes select cryptic den sites near human development where conflict rates increase. </w:t>
      </w:r>
      <w:r>
        <w:rPr>
          <w:i/>
          <w:iCs/>
        </w:rPr>
        <w:t>JOURNAL OF WILDLIFE MANAGEMENT</w:t>
      </w:r>
      <w:r>
        <w:t xml:space="preserve"> </w:t>
      </w:r>
      <w:r>
        <w:rPr>
          <w:b/>
          <w:bCs/>
        </w:rPr>
        <w:t>87</w:t>
      </w:r>
      <w:r>
        <w:t xml:space="preserve"> (2023).</w:t>
      </w:r>
    </w:p>
    <w:p w14:paraId="52AFC44A" w14:textId="77777777" w:rsidR="00AC5235" w:rsidRDefault="00AC5235" w:rsidP="00AC5235">
      <w:pPr>
        <w:pStyle w:val="Bibliography"/>
      </w:pPr>
      <w:r>
        <w:t xml:space="preserve">46. </w:t>
      </w:r>
      <w:r>
        <w:tab/>
        <w:t xml:space="preserve">S. Raymond, D. K. Steckler, M. A. Seguin, C. C. St. Clair, Coyote scat in cities increases risk of human exposure to an emerging zoonotic disease in North America. </w:t>
      </w:r>
      <w:r>
        <w:rPr>
          <w:i/>
          <w:iCs/>
        </w:rPr>
        <w:t>FRONTIERS IN CONSERVATION SCIENCE</w:t>
      </w:r>
      <w:r>
        <w:t xml:space="preserve"> </w:t>
      </w:r>
      <w:r>
        <w:rPr>
          <w:b/>
          <w:bCs/>
        </w:rPr>
        <w:t>4</w:t>
      </w:r>
      <w:r>
        <w:t>, 1294693 (2024).</w:t>
      </w:r>
    </w:p>
    <w:p w14:paraId="3C0A2AF1" w14:textId="77777777" w:rsidR="00AC5235" w:rsidRDefault="00AC5235" w:rsidP="00AC5235">
      <w:pPr>
        <w:pStyle w:val="Bibliography"/>
      </w:pPr>
      <w:r>
        <w:t xml:space="preserve">47. </w:t>
      </w:r>
      <w:r>
        <w:tab/>
        <w:t xml:space="preserve">S. Sugden, M. Murray, M. A. Edwards, C. C. St. Clair, Inter-population differences in coyote diet and niche width along an urban–suburban–rural gradient. </w:t>
      </w:r>
      <w:r>
        <w:rPr>
          <w:i/>
          <w:iCs/>
        </w:rPr>
        <w:t>Journal of Urban Ecology</w:t>
      </w:r>
      <w:r>
        <w:t xml:space="preserve"> </w:t>
      </w:r>
      <w:r>
        <w:rPr>
          <w:b/>
          <w:bCs/>
        </w:rPr>
        <w:t>7</w:t>
      </w:r>
      <w:r>
        <w:t>, 1–12 (2021).</w:t>
      </w:r>
    </w:p>
    <w:p w14:paraId="6D1E3424" w14:textId="77777777" w:rsidR="00AC5235" w:rsidRDefault="00AC5235" w:rsidP="00AC5235">
      <w:pPr>
        <w:pStyle w:val="Bibliography"/>
      </w:pPr>
      <w:r>
        <w:t xml:space="preserve">48. </w:t>
      </w:r>
      <w:r>
        <w:tab/>
        <w:t xml:space="preserve">L. A. Stanton, E. S. Bridge, J. Huizinga, S. Benson-Amram, Environmental, individual and social traits of free-ranging raccoons influence performance in cognitive testing. </w:t>
      </w:r>
      <w:r>
        <w:rPr>
          <w:i/>
          <w:iCs/>
        </w:rPr>
        <w:t>Journal of Experimental Biology</w:t>
      </w:r>
      <w:r>
        <w:t xml:space="preserve"> </w:t>
      </w:r>
      <w:r>
        <w:rPr>
          <w:b/>
          <w:bCs/>
        </w:rPr>
        <w:t>225</w:t>
      </w:r>
      <w:r>
        <w:t>, jeb243726 (2022).</w:t>
      </w:r>
    </w:p>
    <w:p w14:paraId="3AC34C0E" w14:textId="77777777" w:rsidR="00AC5235" w:rsidRDefault="00AC5235" w:rsidP="00AC5235">
      <w:pPr>
        <w:pStyle w:val="Bibliography"/>
      </w:pPr>
      <w:r>
        <w:t xml:space="preserve">49. </w:t>
      </w:r>
      <w:r>
        <w:tab/>
        <w:t xml:space="preserve">A. C. Garcia, M. A. Parsons, J. K. Young, Effects of early-life experience on innovation and problem-solving in captive coyotes. </w:t>
      </w:r>
      <w:r>
        <w:rPr>
          <w:i/>
          <w:iCs/>
        </w:rPr>
        <w:t>Behavioral Ecology and Sociobiology</w:t>
      </w:r>
      <w:r>
        <w:t xml:space="preserve"> </w:t>
      </w:r>
      <w:r>
        <w:rPr>
          <w:b/>
          <w:bCs/>
        </w:rPr>
        <w:t>76</w:t>
      </w:r>
      <w:r>
        <w:t>, 141 (2022).</w:t>
      </w:r>
    </w:p>
    <w:p w14:paraId="71497C0A" w14:textId="77777777" w:rsidR="00AC5235" w:rsidRDefault="00AC5235" w:rsidP="00AC5235">
      <w:pPr>
        <w:pStyle w:val="Bibliography"/>
      </w:pPr>
      <w:r>
        <w:t xml:space="preserve">50. </w:t>
      </w:r>
      <w:r>
        <w:tab/>
        <w:t xml:space="preserve">L. A. Stanton, E. S. Bridge, J. Huizinga, S. R. Johnson, J. K. Young, S. Benson-Amram, Variation in reversal learning by three generalist mesocarnivores. </w:t>
      </w:r>
      <w:r>
        <w:rPr>
          <w:i/>
          <w:iCs/>
        </w:rPr>
        <w:t>Animal Cognition</w:t>
      </w:r>
      <w:r>
        <w:t xml:space="preserve"> </w:t>
      </w:r>
      <w:r>
        <w:rPr>
          <w:b/>
          <w:bCs/>
        </w:rPr>
        <w:t>24</w:t>
      </w:r>
      <w:r>
        <w:t>, 555–568 (2021).</w:t>
      </w:r>
    </w:p>
    <w:p w14:paraId="2B288C5C" w14:textId="77777777" w:rsidR="00AC5235" w:rsidRDefault="00AC5235" w:rsidP="00AC5235">
      <w:pPr>
        <w:pStyle w:val="Bibliography"/>
      </w:pPr>
      <w:r>
        <w:t xml:space="preserve">51. </w:t>
      </w:r>
      <w:r>
        <w:tab/>
        <w:t xml:space="preserve">A. E. Mettler, J. A. Shivik, Dominance and neophobia in coyote (Canis latrans) breeding pairs. </w:t>
      </w:r>
      <w:r>
        <w:rPr>
          <w:i/>
          <w:iCs/>
        </w:rPr>
        <w:t>Applied Animal Behaviour Science</w:t>
      </w:r>
      <w:r>
        <w:t xml:space="preserve"> </w:t>
      </w:r>
      <w:r>
        <w:rPr>
          <w:b/>
          <w:bCs/>
        </w:rPr>
        <w:t>102</w:t>
      </w:r>
      <w:r>
        <w:t>, 85–94 (2007).</w:t>
      </w:r>
    </w:p>
    <w:p w14:paraId="4D9D81A8" w14:textId="77777777" w:rsidR="00AC5235" w:rsidRDefault="00AC5235" w:rsidP="00AC5235">
      <w:pPr>
        <w:pStyle w:val="Bibliography"/>
      </w:pPr>
      <w:r>
        <w:t xml:space="preserve">52. </w:t>
      </w:r>
      <w:r>
        <w:tab/>
        <w:t xml:space="preserve">P. A. Darrow, J. A. Shivik, Bold, shy, and persistent: variable coyote response to light and sound stimuli. </w:t>
      </w:r>
      <w:r>
        <w:rPr>
          <w:i/>
          <w:iCs/>
        </w:rPr>
        <w:t>Applied Animal Behaviour Science</w:t>
      </w:r>
      <w:r>
        <w:t xml:space="preserve"> </w:t>
      </w:r>
      <w:r>
        <w:rPr>
          <w:b/>
          <w:bCs/>
        </w:rPr>
        <w:t>116</w:t>
      </w:r>
      <w:r>
        <w:t>, 82–87 (2009).</w:t>
      </w:r>
    </w:p>
    <w:p w14:paraId="2E83FAE0" w14:textId="77777777" w:rsidR="00AC5235" w:rsidRDefault="00AC5235" w:rsidP="00AC5235">
      <w:pPr>
        <w:pStyle w:val="Bibliography"/>
      </w:pPr>
      <w:r>
        <w:lastRenderedPageBreak/>
        <w:t xml:space="preserve">53. </w:t>
      </w:r>
      <w:r>
        <w:tab/>
        <w:t xml:space="preserve">L. Stanton, E. Davis, S. Johnson, A. Gilbert, S. Benson-Amram, Adaptation of the Aesop’s Fable paradigm for use with raccoons (Procyon lotor): considerations for future application in non-avian and non-primate species. </w:t>
      </w:r>
      <w:r>
        <w:rPr>
          <w:i/>
          <w:iCs/>
        </w:rPr>
        <w:t>Animal Cognition</w:t>
      </w:r>
      <w:r>
        <w:t xml:space="preserve"> </w:t>
      </w:r>
      <w:r>
        <w:rPr>
          <w:b/>
          <w:bCs/>
        </w:rPr>
        <w:t>20</w:t>
      </w:r>
      <w:r>
        <w:t>, 1147–1152 (2017).</w:t>
      </w:r>
    </w:p>
    <w:p w14:paraId="183C2BFC" w14:textId="77777777" w:rsidR="00AC5235" w:rsidRDefault="00AC5235" w:rsidP="00AC5235">
      <w:pPr>
        <w:pStyle w:val="Bibliography"/>
      </w:pPr>
      <w:r>
        <w:t xml:space="preserve">54. </w:t>
      </w:r>
      <w:r>
        <w:tab/>
        <w:t xml:space="preserve">K. A. Adaway, M. H. Snider, C. Vinciguerra, C. A. Kupferman, J. C. Beasley, F. B. Morton, Wild racoons are more innovative but not bolder than another generalist, the Virginia opossum, on a pull-string task. </w:t>
      </w:r>
      <w:r>
        <w:rPr>
          <w:i/>
          <w:iCs/>
        </w:rPr>
        <w:t>Animal Behaviour</w:t>
      </w:r>
      <w:r>
        <w:t xml:space="preserve"> </w:t>
      </w:r>
      <w:r>
        <w:rPr>
          <w:b/>
          <w:bCs/>
        </w:rPr>
        <w:t>227</w:t>
      </w:r>
      <w:r>
        <w:t>, 123279 (2025).</w:t>
      </w:r>
    </w:p>
    <w:p w14:paraId="57701665" w14:textId="77777777" w:rsidR="00AC5235" w:rsidRDefault="00AC5235" w:rsidP="00AC5235">
      <w:pPr>
        <w:pStyle w:val="Bibliography"/>
      </w:pPr>
      <w:r>
        <w:t xml:space="preserve">55. </w:t>
      </w:r>
      <w:r>
        <w:tab/>
        <w:t xml:space="preserve">T. Caspi, M. G. Serrano, S. L. Vanderzwan, J. Kessler, C. J. Schell, B. N. Sacks, Impervious surface cover and number of restaurants shape diet variation in an urban carnivore. </w:t>
      </w:r>
      <w:r>
        <w:rPr>
          <w:i/>
          <w:iCs/>
        </w:rPr>
        <w:t>Ecosphere</w:t>
      </w:r>
      <w:r>
        <w:t xml:space="preserve"> </w:t>
      </w:r>
      <w:r>
        <w:rPr>
          <w:b/>
          <w:bCs/>
        </w:rPr>
        <w:t>16</w:t>
      </w:r>
      <w:r>
        <w:t>, e70152 (2025).</w:t>
      </w:r>
    </w:p>
    <w:p w14:paraId="02181536" w14:textId="77777777" w:rsidR="00AC5235" w:rsidRDefault="00AC5235" w:rsidP="00AC5235">
      <w:pPr>
        <w:pStyle w:val="Bibliography"/>
      </w:pPr>
      <w:r>
        <w:t xml:space="preserve">56. </w:t>
      </w:r>
      <w:r>
        <w:tab/>
        <w:t xml:space="preserve">A. M. Kitchen, E. M. Gese, E. R. Schauster, Long-term spatial stability of coyote (Canis latrans) home ranges in southeastern Colorado. </w:t>
      </w:r>
      <w:r>
        <w:rPr>
          <w:i/>
          <w:iCs/>
        </w:rPr>
        <w:t>Canadian Journal of Zoology</w:t>
      </w:r>
      <w:r>
        <w:t xml:space="preserve"> </w:t>
      </w:r>
      <w:r>
        <w:rPr>
          <w:b/>
          <w:bCs/>
        </w:rPr>
        <w:t>78</w:t>
      </w:r>
      <w:r>
        <w:t>, 458–464 (2000).</w:t>
      </w:r>
    </w:p>
    <w:p w14:paraId="70F25709" w14:textId="77777777" w:rsidR="00AC5235" w:rsidRDefault="00AC5235" w:rsidP="00AC5235">
      <w:pPr>
        <w:pStyle w:val="Bibliography"/>
      </w:pPr>
      <w:r>
        <w:t xml:space="preserve">57. </w:t>
      </w:r>
      <w:r>
        <w:tab/>
        <w:t xml:space="preserve">C. J. Schell, J. K. Young, E. V. Lonsdorf, R. M. Santymire, J. M. Mateo, Parental habituation to human disturbance over time reduces fear of humans in coyote offspring. </w:t>
      </w:r>
      <w:r>
        <w:rPr>
          <w:i/>
          <w:iCs/>
        </w:rPr>
        <w:t>Ecol. Evol.</w:t>
      </w:r>
      <w:r>
        <w:t xml:space="preserve"> </w:t>
      </w:r>
      <w:r>
        <w:rPr>
          <w:b/>
          <w:bCs/>
        </w:rPr>
        <w:t>8</w:t>
      </w:r>
      <w:r>
        <w:t>, 12965–12980 (2018).</w:t>
      </w:r>
    </w:p>
    <w:p w14:paraId="1C01EABC" w14:textId="77777777" w:rsidR="00AC5235" w:rsidRDefault="00AC5235" w:rsidP="00AC5235">
      <w:pPr>
        <w:pStyle w:val="Bibliography"/>
      </w:pPr>
      <w:r>
        <w:t xml:space="preserve">58. </w:t>
      </w:r>
      <w:r>
        <w:tab/>
        <w:t xml:space="preserve">A. Whiten, J. Goodall, W. C. McGrew, T. Nishida, V. Reynolds, Y. Sugiyama, C. E. Tutin, R. W. Wrangham, C. Boesch, Cultures in chimpanzees. </w:t>
      </w:r>
      <w:r>
        <w:rPr>
          <w:i/>
          <w:iCs/>
        </w:rPr>
        <w:t>Nature</w:t>
      </w:r>
      <w:r>
        <w:t xml:space="preserve"> </w:t>
      </w:r>
      <w:r>
        <w:rPr>
          <w:b/>
          <w:bCs/>
        </w:rPr>
        <w:t>399</w:t>
      </w:r>
      <w:r>
        <w:t>, 682–685 (1999).</w:t>
      </w:r>
    </w:p>
    <w:p w14:paraId="1096FF73" w14:textId="77777777" w:rsidR="00AC5235" w:rsidRDefault="00AC5235" w:rsidP="00AC5235">
      <w:pPr>
        <w:pStyle w:val="Bibliography"/>
      </w:pPr>
      <w:r>
        <w:t xml:space="preserve">59. </w:t>
      </w:r>
      <w:r>
        <w:tab/>
        <w:t xml:space="preserve">R. J. Moll, J. D. Cepek, P. D. Lorch, P. M. Dennis, E. Tans, T. Robison, J. J. Millspaugh, R. A. Montgomery, What does urbanization actually mean? A framework for urban metrics in wildlife research. </w:t>
      </w:r>
      <w:r>
        <w:rPr>
          <w:i/>
          <w:iCs/>
        </w:rPr>
        <w:t>Journal of Applied Ecology</w:t>
      </w:r>
      <w:r>
        <w:t xml:space="preserve"> </w:t>
      </w:r>
      <w:r>
        <w:rPr>
          <w:b/>
          <w:bCs/>
        </w:rPr>
        <w:t>56</w:t>
      </w:r>
      <w:r>
        <w:t>, 1289–1300 (2019).</w:t>
      </w:r>
    </w:p>
    <w:p w14:paraId="0BD28764" w14:textId="77777777" w:rsidR="00AC5235" w:rsidRDefault="00AC5235" w:rsidP="00AC5235">
      <w:pPr>
        <w:pStyle w:val="Bibliography"/>
      </w:pPr>
      <w:r>
        <w:t xml:space="preserve">60. </w:t>
      </w:r>
      <w:r>
        <w:tab/>
        <w:t xml:space="preserve">J. B. Hopkins, S. Herrero, R. T. Shideler, K. A. Gunther, C. C. Schwartz, S. T. Kalinowski, A proposed lexicon of terms and concepts for human-bear management in North America. </w:t>
      </w:r>
      <w:r>
        <w:rPr>
          <w:i/>
          <w:iCs/>
        </w:rPr>
        <w:t>Ursus</w:t>
      </w:r>
      <w:r>
        <w:t xml:space="preserve"> </w:t>
      </w:r>
      <w:r>
        <w:rPr>
          <w:b/>
          <w:bCs/>
        </w:rPr>
        <w:t>21</w:t>
      </w:r>
      <w:r>
        <w:t>, 154–168 (2010).</w:t>
      </w:r>
    </w:p>
    <w:p w14:paraId="26A0CC0A" w14:textId="77777777" w:rsidR="00AC5235" w:rsidRDefault="00AC5235" w:rsidP="00AC5235">
      <w:pPr>
        <w:pStyle w:val="Bibliography"/>
      </w:pPr>
      <w:r>
        <w:t xml:space="preserve">61. </w:t>
      </w:r>
      <w:r>
        <w:tab/>
        <w:t xml:space="preserve">S. Raymond, C. C. St Clair, Coyotes access diverse anthropogenic attractants at the ecotone between natural and residential urban areas. </w:t>
      </w:r>
      <w:r>
        <w:rPr>
          <w:i/>
          <w:iCs/>
        </w:rPr>
        <w:t>URBAN ECOSYSTEMS</w:t>
      </w:r>
      <w:r>
        <w:t xml:space="preserve"> </w:t>
      </w:r>
      <w:r>
        <w:rPr>
          <w:b/>
          <w:bCs/>
        </w:rPr>
        <w:t>26</w:t>
      </w:r>
      <w:r>
        <w:t>, 1589–1605 (2023).</w:t>
      </w:r>
    </w:p>
    <w:p w14:paraId="01C064C4" w14:textId="77777777" w:rsidR="00AC5235" w:rsidRDefault="00AC5235" w:rsidP="00AC5235">
      <w:pPr>
        <w:pStyle w:val="Bibliography"/>
      </w:pPr>
      <w:r>
        <w:t xml:space="preserve">62. </w:t>
      </w:r>
      <w:r>
        <w:tab/>
        <w:t xml:space="preserve">A. S. Griffin, D. Guez, Innovation and problem solving: a review of common mechanisms. </w:t>
      </w:r>
      <w:r>
        <w:rPr>
          <w:i/>
          <w:iCs/>
        </w:rPr>
        <w:t>Behavioural Processes</w:t>
      </w:r>
      <w:r>
        <w:t xml:space="preserve"> </w:t>
      </w:r>
      <w:r>
        <w:rPr>
          <w:b/>
          <w:bCs/>
        </w:rPr>
        <w:t>109</w:t>
      </w:r>
      <w:r>
        <w:t>, 121–134 (2014).</w:t>
      </w:r>
    </w:p>
    <w:p w14:paraId="4CE67178" w14:textId="77777777" w:rsidR="00AC5235" w:rsidRDefault="00AC5235" w:rsidP="00AC5235">
      <w:pPr>
        <w:pStyle w:val="Bibliography"/>
      </w:pPr>
      <w:r>
        <w:t xml:space="preserve">63. </w:t>
      </w:r>
      <w:r>
        <w:tab/>
        <w:t xml:space="preserve">L. Johnson-Ulrich, Z. Johnson-Ulrich, K. Holekamp, Proactive behavior, but not inhibitory control, predicts repeated innovation by spotted hyenas tested with a multi-access box. </w:t>
      </w:r>
      <w:r>
        <w:rPr>
          <w:i/>
          <w:iCs/>
        </w:rPr>
        <w:t>Animal Cognition</w:t>
      </w:r>
      <w:r>
        <w:t xml:space="preserve"> </w:t>
      </w:r>
      <w:r>
        <w:rPr>
          <w:b/>
          <w:bCs/>
        </w:rPr>
        <w:t>21</w:t>
      </w:r>
      <w:r>
        <w:t>, 379–392 (2018).</w:t>
      </w:r>
    </w:p>
    <w:p w14:paraId="3F9BE043" w14:textId="77777777" w:rsidR="00AC5235" w:rsidRDefault="00AC5235" w:rsidP="00AC5235">
      <w:pPr>
        <w:pStyle w:val="Bibliography"/>
      </w:pPr>
      <w:r>
        <w:t xml:space="preserve">64. </w:t>
      </w:r>
      <w:r>
        <w:tab/>
        <w:t xml:space="preserve">K. K. Y. Wat, P. B. Banks, C. McArthur, Linking animal personality to problem-solving performance in urban common brushtail possums. </w:t>
      </w:r>
      <w:r>
        <w:rPr>
          <w:i/>
          <w:iCs/>
        </w:rPr>
        <w:t>Animal Behaviour</w:t>
      </w:r>
      <w:r>
        <w:t xml:space="preserve"> </w:t>
      </w:r>
      <w:r>
        <w:rPr>
          <w:b/>
          <w:bCs/>
        </w:rPr>
        <w:t>162</w:t>
      </w:r>
      <w:r>
        <w:t>, 35–45 (2020).</w:t>
      </w:r>
    </w:p>
    <w:p w14:paraId="59F748C0" w14:textId="77777777" w:rsidR="00AC5235" w:rsidRDefault="00AC5235" w:rsidP="00AC5235">
      <w:pPr>
        <w:pStyle w:val="Bibliography"/>
      </w:pPr>
      <w:r>
        <w:t xml:space="preserve">65. </w:t>
      </w:r>
      <w:r>
        <w:tab/>
        <w:t xml:space="preserve">A. T. Morehouse, T. A. Graves, N. Mikle, M. S. Boyce, Nature vs. Nurture: Evidence for Social Learning of Conflict Behaviour in Grizzly Bears. </w:t>
      </w:r>
      <w:r>
        <w:rPr>
          <w:i/>
          <w:iCs/>
        </w:rPr>
        <w:t>Plos One</w:t>
      </w:r>
      <w:r>
        <w:t xml:space="preserve"> </w:t>
      </w:r>
      <w:r>
        <w:rPr>
          <w:b/>
          <w:bCs/>
        </w:rPr>
        <w:t>11</w:t>
      </w:r>
      <w:r>
        <w:t>, e0165425 (2016).</w:t>
      </w:r>
    </w:p>
    <w:p w14:paraId="7EAEC27E" w14:textId="77777777" w:rsidR="00AC5235" w:rsidRDefault="00AC5235" w:rsidP="00AC5235">
      <w:pPr>
        <w:pStyle w:val="Bibliography"/>
      </w:pPr>
      <w:r>
        <w:t xml:space="preserve">66. </w:t>
      </w:r>
      <w:r>
        <w:tab/>
        <w:t xml:space="preserve">J. S. Gutiérrez, T. Catry, M. Espinosa-Colín, J. A. Masero, J. P. Granadeiro, Heat stress increases risk taking in foraging shorebirds. </w:t>
      </w:r>
      <w:r>
        <w:rPr>
          <w:i/>
          <w:iCs/>
        </w:rPr>
        <w:t>Functional Ecology</w:t>
      </w:r>
      <w:r>
        <w:t xml:space="preserve"> </w:t>
      </w:r>
      <w:r>
        <w:rPr>
          <w:b/>
          <w:bCs/>
        </w:rPr>
        <w:t>37</w:t>
      </w:r>
      <w:r>
        <w:t>, 1005–1019 (2023).</w:t>
      </w:r>
    </w:p>
    <w:p w14:paraId="11684653" w14:textId="77777777" w:rsidR="00AC5235" w:rsidRDefault="00AC5235" w:rsidP="00AC5235">
      <w:pPr>
        <w:pStyle w:val="Bibliography"/>
      </w:pPr>
      <w:r>
        <w:t xml:space="preserve">67. </w:t>
      </w:r>
      <w:r>
        <w:tab/>
        <w:t xml:space="preserve">M. Murray, A. Cembrowski, A. D. M. Latham, V. M. Lukasik, S. Pruss, C. C. St. Clair, Greater consumption of protein-poor anthropogenic food by urban relative to rural coyotes increases diet breadth and potential for human-wildlife conflict. </w:t>
      </w:r>
      <w:r>
        <w:rPr>
          <w:i/>
          <w:iCs/>
        </w:rPr>
        <w:t>Ecography</w:t>
      </w:r>
      <w:r>
        <w:t xml:space="preserve"> </w:t>
      </w:r>
      <w:r>
        <w:rPr>
          <w:b/>
          <w:bCs/>
        </w:rPr>
        <w:t>38</w:t>
      </w:r>
      <w:r>
        <w:t>, 1235–1242 (2015).</w:t>
      </w:r>
    </w:p>
    <w:p w14:paraId="685E9D04" w14:textId="77777777" w:rsidR="00AC5235" w:rsidRDefault="00AC5235" w:rsidP="00AC5235">
      <w:pPr>
        <w:pStyle w:val="Bibliography"/>
      </w:pPr>
      <w:r>
        <w:t xml:space="preserve">68. </w:t>
      </w:r>
      <w:r>
        <w:tab/>
        <w:t xml:space="preserve">A. S. Griffin, D. Guez, Innovative problem solving in nonhuman animals: the effects of group size revisited. </w:t>
      </w:r>
      <w:r>
        <w:rPr>
          <w:i/>
          <w:iCs/>
        </w:rPr>
        <w:t>Behavioral Ecology</w:t>
      </w:r>
      <w:r>
        <w:t xml:space="preserve"> </w:t>
      </w:r>
      <w:r>
        <w:rPr>
          <w:b/>
          <w:bCs/>
        </w:rPr>
        <w:t>26</w:t>
      </w:r>
      <w:r>
        <w:t>, 722–734 (2015).</w:t>
      </w:r>
    </w:p>
    <w:p w14:paraId="10BA8B81" w14:textId="77777777" w:rsidR="00AC5235" w:rsidRDefault="00AC5235" w:rsidP="00AC5235">
      <w:pPr>
        <w:pStyle w:val="Bibliography"/>
      </w:pPr>
      <w:r>
        <w:t xml:space="preserve">69. </w:t>
      </w:r>
      <w:r>
        <w:tab/>
        <w:t xml:space="preserve">B. R. Smith, D. T. Blumstein, Fitness consequences of personality: a meta-analysis. </w:t>
      </w:r>
      <w:r>
        <w:rPr>
          <w:i/>
          <w:iCs/>
        </w:rPr>
        <w:t>Behavioral Ecology</w:t>
      </w:r>
      <w:r>
        <w:t xml:space="preserve"> </w:t>
      </w:r>
      <w:r>
        <w:rPr>
          <w:b/>
          <w:bCs/>
        </w:rPr>
        <w:t>19</w:t>
      </w:r>
      <w:r>
        <w:t>, 448–455 (2008).</w:t>
      </w:r>
    </w:p>
    <w:p w14:paraId="5F86A0AA" w14:textId="77777777" w:rsidR="00AC5235" w:rsidRDefault="00AC5235" w:rsidP="00AC5235">
      <w:pPr>
        <w:pStyle w:val="Bibliography"/>
      </w:pPr>
      <w:r>
        <w:lastRenderedPageBreak/>
        <w:t xml:space="preserve">70. </w:t>
      </w:r>
      <w:r>
        <w:tab/>
        <w:t xml:space="preserve">K. Isler, C. P. van Schaik, The expensive brain: a framework for explaining evolutionary changes in brain size. </w:t>
      </w:r>
      <w:r>
        <w:rPr>
          <w:i/>
          <w:iCs/>
        </w:rPr>
        <w:t>Journal of human evolution</w:t>
      </w:r>
      <w:r>
        <w:t xml:space="preserve"> </w:t>
      </w:r>
      <w:r>
        <w:rPr>
          <w:b/>
          <w:bCs/>
        </w:rPr>
        <w:t>57</w:t>
      </w:r>
      <w:r>
        <w:t>, 392–400 (2009).</w:t>
      </w:r>
    </w:p>
    <w:p w14:paraId="4ACE7A91" w14:textId="77777777" w:rsidR="00AC5235" w:rsidRDefault="00AC5235" w:rsidP="00AC5235">
      <w:pPr>
        <w:pStyle w:val="Bibliography"/>
      </w:pPr>
      <w:r>
        <w:t xml:space="preserve">71. </w:t>
      </w:r>
      <w:r>
        <w:tab/>
        <w:t xml:space="preserve">O. Monroy-Vilchis, J. F. Gonzalez-Maya, A. Balbuena-Serrano, F. Elvir, M. M. Zarco-Gonzalez, C. Rodriguez-Soto, Coyote (Canis latrans) in South America: potential routes of colonization. </w:t>
      </w:r>
      <w:r>
        <w:rPr>
          <w:i/>
          <w:iCs/>
        </w:rPr>
        <w:t>INTEGRATIVE ZOOLOGY</w:t>
      </w:r>
      <w:r>
        <w:t xml:space="preserve"> </w:t>
      </w:r>
      <w:r>
        <w:rPr>
          <w:b/>
          <w:bCs/>
        </w:rPr>
        <w:t>15</w:t>
      </w:r>
      <w:r>
        <w:t>, 471–481 (2020).</w:t>
      </w:r>
    </w:p>
    <w:p w14:paraId="5CE9E439" w14:textId="4900BCD6" w:rsidR="00AB2A10" w:rsidRDefault="008F712E" w:rsidP="00E351C0">
      <w:pPr>
        <w:pStyle w:val="Acknowledgement"/>
        <w:ind w:left="0" w:firstLine="0"/>
        <w:rPr>
          <w:b/>
        </w:rPr>
      </w:pPr>
      <w:r>
        <w:rPr>
          <w:b/>
        </w:rPr>
        <w:fldChar w:fldCharType="end"/>
      </w:r>
    </w:p>
    <w:p w14:paraId="58AD7DE7" w14:textId="2B333B06" w:rsidR="00B52557" w:rsidRPr="00AB6AE3" w:rsidRDefault="00D73714" w:rsidP="00E351C0">
      <w:pPr>
        <w:pStyle w:val="Acknowledgement"/>
        <w:ind w:left="0" w:firstLine="0"/>
      </w:pPr>
      <w:r w:rsidRPr="009A6B8F">
        <w:rPr>
          <w:b/>
        </w:rPr>
        <w:t>Acknowledgments:</w:t>
      </w:r>
      <w:r w:rsidRPr="009A6B8F">
        <w:t xml:space="preserve"> </w:t>
      </w:r>
      <w:r w:rsidR="00C17C86">
        <w:t xml:space="preserve">We thank Darcy Visscher for </w:t>
      </w:r>
      <w:r w:rsidR="007775B4">
        <w:t>sharing</w:t>
      </w:r>
      <w:r w:rsidR="00C17C86">
        <w:t xml:space="preserve"> equipment used </w:t>
      </w:r>
      <w:r w:rsidR="007775B4">
        <w:t>for</w:t>
      </w:r>
      <w:r w:rsidR="00C17C86">
        <w:t xml:space="preserve"> th</w:t>
      </w:r>
      <w:r w:rsidR="007775B4">
        <w:t>is</w:t>
      </w:r>
      <w:r w:rsidR="00C17C86">
        <w:t xml:space="preserve"> study, Erick Lundgren for input on</w:t>
      </w:r>
      <w:r w:rsidR="002600EC">
        <w:t xml:space="preserve"> our</w:t>
      </w:r>
      <w:r w:rsidR="00C17C86">
        <w:t xml:space="preserve"> statistical approach and </w:t>
      </w:r>
      <w:r w:rsidR="002600EC">
        <w:t xml:space="preserve">execution, and Sam Kaviar for assistance </w:t>
      </w:r>
      <w:r w:rsidR="007364D2">
        <w:t xml:space="preserve">designing assays. </w:t>
      </w:r>
      <w:r w:rsidR="002F2EEB">
        <w:t xml:space="preserve">We thank Elk Island National Park staff for supporting this work. </w:t>
      </w:r>
      <w:r w:rsidR="006F6778" w:rsidRPr="006F6778">
        <w:t>This work was approved by the University of Alberta Animal Care Committee (AUP00003950) and Parks Canada (EINP-2023-45676).</w:t>
      </w:r>
    </w:p>
    <w:p w14:paraId="598A3F87" w14:textId="6B5A8397" w:rsidR="00B52557" w:rsidRPr="00944555" w:rsidRDefault="7FEA168B" w:rsidP="005659B1">
      <w:pPr>
        <w:pStyle w:val="Acknowledgement"/>
        <w:ind w:left="360" w:firstLine="0"/>
      </w:pPr>
      <w:proofErr w:type="gramStart"/>
      <w:r w:rsidRPr="00944555">
        <w:rPr>
          <w:b/>
          <w:bCs/>
        </w:rPr>
        <w:t>Funding</w:t>
      </w:r>
      <w:proofErr w:type="gramEnd"/>
      <w:r w:rsidRPr="00944555">
        <w:rPr>
          <w:b/>
          <w:bCs/>
        </w:rPr>
        <w:t>:</w:t>
      </w:r>
      <w:r w:rsidRPr="00944555">
        <w:t xml:space="preserve"> </w:t>
      </w:r>
    </w:p>
    <w:p w14:paraId="6A2B8A1C" w14:textId="7A69FC2D" w:rsidR="006E6243" w:rsidRDefault="006E6243" w:rsidP="00D805A6">
      <w:pPr>
        <w:pStyle w:val="Acknowledgement"/>
        <w:ind w:firstLine="0"/>
        <w:rPr>
          <w:lang w:val="en-CA"/>
        </w:rPr>
      </w:pPr>
      <w:r>
        <w:rPr>
          <w:lang w:val="en-CA"/>
        </w:rPr>
        <w:t xml:space="preserve">Alberta Conservation Association Biodiversity </w:t>
      </w:r>
      <w:r w:rsidR="00944555">
        <w:rPr>
          <w:lang w:val="en-CA"/>
        </w:rPr>
        <w:t>Grant (SR)</w:t>
      </w:r>
    </w:p>
    <w:p w14:paraId="405E12B0" w14:textId="048AB79C" w:rsidR="00944555" w:rsidRDefault="00944555" w:rsidP="00944555">
      <w:pPr>
        <w:pStyle w:val="Acknowledgement"/>
        <w:ind w:firstLine="0"/>
        <w:rPr>
          <w:lang w:val="en-CA"/>
        </w:rPr>
      </w:pPr>
      <w:r w:rsidRPr="00641E3C">
        <w:t xml:space="preserve">Faculty of Science Research </w:t>
      </w:r>
      <w:proofErr w:type="spellStart"/>
      <w:r w:rsidRPr="00641E3C">
        <w:t>Fellowshi</w:t>
      </w:r>
      <w:proofErr w:type="spellEnd"/>
      <w:r>
        <w:rPr>
          <w:lang w:val="en-CA"/>
        </w:rPr>
        <w:t xml:space="preserve">p, University of Alberta </w:t>
      </w:r>
      <w:r w:rsidRPr="00DC3F9B">
        <w:rPr>
          <w:lang w:val="en-CA"/>
        </w:rPr>
        <w:t>(CCSC)</w:t>
      </w:r>
    </w:p>
    <w:p w14:paraId="285FEE6B" w14:textId="77777777" w:rsidR="002F2EEB" w:rsidRPr="002F2EEB" w:rsidRDefault="002F2EEB" w:rsidP="002F2EEB">
      <w:pPr>
        <w:pStyle w:val="Acknowledgement"/>
        <w:ind w:firstLine="0"/>
        <w:rPr>
          <w:lang w:val="en-CA"/>
        </w:rPr>
      </w:pPr>
      <w:r w:rsidRPr="002F2EEB">
        <w:rPr>
          <w:lang w:val="en-CA"/>
        </w:rPr>
        <w:t>Natural Sciences and Engineering Research Council of Canada Discovery Grant 2023-04892 (CCSC)</w:t>
      </w:r>
    </w:p>
    <w:p w14:paraId="28C93B70" w14:textId="6902E4CD" w:rsidR="00DC3F9B" w:rsidRDefault="00DC3F9B" w:rsidP="00DC3F9B">
      <w:pPr>
        <w:pStyle w:val="Acknowledgement"/>
        <w:ind w:firstLine="0"/>
        <w:rPr>
          <w:lang w:val="en-CA"/>
        </w:rPr>
      </w:pPr>
      <w:r w:rsidRPr="00DC3F9B">
        <w:rPr>
          <w:lang w:val="en-CA"/>
        </w:rPr>
        <w:t>Natural Sciences and Engineering Research Council of Canada</w:t>
      </w:r>
      <w:r w:rsidR="007E00DA">
        <w:rPr>
          <w:lang w:val="en-CA"/>
        </w:rPr>
        <w:t>—Canada Graduate Scholarship</w:t>
      </w:r>
      <w:r w:rsidR="002E4A03">
        <w:rPr>
          <w:lang w:val="en-CA"/>
        </w:rPr>
        <w:t>-Doctoral. (SR</w:t>
      </w:r>
      <w:r w:rsidRPr="00DC3F9B">
        <w:rPr>
          <w:lang w:val="en-CA"/>
        </w:rPr>
        <w:t>)</w:t>
      </w:r>
    </w:p>
    <w:p w14:paraId="5639CDAB" w14:textId="4506B3EC" w:rsidR="002E4A03" w:rsidRDefault="002E4A03" w:rsidP="002E4A03">
      <w:pPr>
        <w:pStyle w:val="Acknowledgement"/>
        <w:ind w:firstLine="0"/>
        <w:rPr>
          <w:lang w:val="en-CA"/>
        </w:rPr>
      </w:pPr>
      <w:r>
        <w:rPr>
          <w:lang w:val="en-CA"/>
        </w:rPr>
        <w:t>President’s Doctoral Prize of Distinction, University of Alberta (SR</w:t>
      </w:r>
      <w:r w:rsidRPr="00DC3F9B">
        <w:rPr>
          <w:lang w:val="en-CA"/>
        </w:rPr>
        <w:t>)</w:t>
      </w:r>
    </w:p>
    <w:p w14:paraId="2895638B" w14:textId="534F577C" w:rsidR="0007216E" w:rsidRDefault="0007216E" w:rsidP="00DD3E97">
      <w:pPr>
        <w:pStyle w:val="Acknowledgement"/>
        <w:ind w:firstLine="0"/>
        <w:rPr>
          <w:lang w:val="en-CA"/>
        </w:rPr>
      </w:pPr>
      <w:r>
        <w:rPr>
          <w:lang w:val="en-CA"/>
        </w:rPr>
        <w:t>Natural Sciences and Engineering Research Council of Canada Discover Grant 2022-03590 (SBA)</w:t>
      </w:r>
    </w:p>
    <w:p w14:paraId="35293135" w14:textId="637CD305" w:rsidR="0007216E" w:rsidRDefault="0007216E" w:rsidP="002E4A03">
      <w:pPr>
        <w:pStyle w:val="Acknowledgement"/>
        <w:ind w:firstLine="0"/>
        <w:rPr>
          <w:lang w:val="en-CA"/>
        </w:rPr>
      </w:pPr>
      <w:r>
        <w:rPr>
          <w:lang w:val="en-CA"/>
        </w:rPr>
        <w:t>Habitat Conservation Trust Foundation Wildlife Grant (SBA)</w:t>
      </w:r>
    </w:p>
    <w:p w14:paraId="243B1918" w14:textId="08552E6F" w:rsidR="00DD3E97" w:rsidRDefault="00DD3E97" w:rsidP="002E4A03">
      <w:pPr>
        <w:pStyle w:val="Acknowledgement"/>
        <w:ind w:firstLine="0"/>
        <w:rPr>
          <w:lang w:val="en-CA"/>
        </w:rPr>
      </w:pPr>
      <w:r>
        <w:rPr>
          <w:lang w:val="en-CA"/>
        </w:rPr>
        <w:t>Canada Foundation for Innovation (SBA)</w:t>
      </w:r>
    </w:p>
    <w:p w14:paraId="559E0622" w14:textId="2845548E" w:rsidR="00DD3E97" w:rsidRDefault="00DD3E97" w:rsidP="002E4A03">
      <w:pPr>
        <w:pStyle w:val="Acknowledgement"/>
        <w:ind w:firstLine="0"/>
        <w:rPr>
          <w:lang w:val="en-CA"/>
        </w:rPr>
      </w:pPr>
      <w:r>
        <w:rPr>
          <w:lang w:val="en-CA"/>
        </w:rPr>
        <w:t>British Columbia Knowledge Development Fund (SBA)</w:t>
      </w:r>
    </w:p>
    <w:p w14:paraId="166166C1" w14:textId="006FA85C" w:rsidR="0007216E" w:rsidRPr="00DC3F9B" w:rsidRDefault="0007216E" w:rsidP="002E4A03">
      <w:pPr>
        <w:pStyle w:val="Acknowledgement"/>
        <w:ind w:firstLine="0"/>
        <w:rPr>
          <w:lang w:val="en-CA"/>
        </w:rPr>
      </w:pPr>
    </w:p>
    <w:p w14:paraId="0501F937" w14:textId="6BA03751" w:rsidR="00B52557" w:rsidRPr="009A6B8F" w:rsidRDefault="00DD225C" w:rsidP="005659B1">
      <w:pPr>
        <w:pStyle w:val="Acknowledgement"/>
        <w:ind w:left="360" w:firstLine="0"/>
      </w:pPr>
      <w:r w:rsidRPr="009A6B8F">
        <w:rPr>
          <w:b/>
        </w:rPr>
        <w:t>Author contributions:</w:t>
      </w:r>
      <w:r w:rsidRPr="009A6B8F">
        <w:t xml:space="preserve"> </w:t>
      </w:r>
      <w:bookmarkStart w:id="16" w:name="_Hlk62207876"/>
    </w:p>
    <w:p w14:paraId="4C8119C9" w14:textId="6BA9DAE9" w:rsidR="009A6B8F" w:rsidRDefault="009A6B8F" w:rsidP="00E351C0">
      <w:pPr>
        <w:pStyle w:val="acknowledgement0"/>
        <w:spacing w:before="120" w:beforeAutospacing="0" w:after="0" w:afterAutospacing="0"/>
        <w:ind w:left="720"/>
        <w:jc w:val="both"/>
        <w:rPr>
          <w:color w:val="000000"/>
        </w:rPr>
      </w:pPr>
      <w:r w:rsidRPr="009A6B8F">
        <w:rPr>
          <w:color w:val="000000"/>
        </w:rPr>
        <w:t xml:space="preserve">Conceptualization: </w:t>
      </w:r>
      <w:r w:rsidR="00330C9F">
        <w:rPr>
          <w:color w:val="000000"/>
        </w:rPr>
        <w:t>SR, SBA, CCSC</w:t>
      </w:r>
    </w:p>
    <w:p w14:paraId="0FC70DC9" w14:textId="02692B7C" w:rsidR="009A6B8F" w:rsidRDefault="009A6B8F" w:rsidP="00E351C0">
      <w:pPr>
        <w:pStyle w:val="acknowledgement0"/>
        <w:spacing w:before="120" w:beforeAutospacing="0" w:after="0" w:afterAutospacing="0"/>
        <w:ind w:left="720"/>
        <w:jc w:val="both"/>
        <w:rPr>
          <w:color w:val="000000"/>
        </w:rPr>
      </w:pPr>
      <w:r>
        <w:rPr>
          <w:color w:val="000000"/>
        </w:rPr>
        <w:t xml:space="preserve">Methodology: </w:t>
      </w:r>
      <w:r w:rsidR="00330C9F">
        <w:rPr>
          <w:color w:val="000000"/>
        </w:rPr>
        <w:t>SR, SBA, CCSC</w:t>
      </w:r>
    </w:p>
    <w:p w14:paraId="6268A2B9" w14:textId="10B5BF44" w:rsidR="009A6B8F" w:rsidRDefault="009A6B8F" w:rsidP="00E351C0">
      <w:pPr>
        <w:pStyle w:val="acknowledgement0"/>
        <w:spacing w:before="120" w:beforeAutospacing="0" w:after="0" w:afterAutospacing="0"/>
        <w:ind w:left="720"/>
        <w:jc w:val="both"/>
        <w:rPr>
          <w:color w:val="000000"/>
        </w:rPr>
      </w:pPr>
      <w:r>
        <w:rPr>
          <w:color w:val="000000"/>
        </w:rPr>
        <w:t xml:space="preserve">Investigation: </w:t>
      </w:r>
      <w:r w:rsidR="00330C9F">
        <w:rPr>
          <w:color w:val="000000"/>
        </w:rPr>
        <w:t>SR</w:t>
      </w:r>
    </w:p>
    <w:p w14:paraId="633770B7" w14:textId="3B43C6FB" w:rsidR="009A6B8F" w:rsidRDefault="009A6B8F" w:rsidP="00E351C0">
      <w:pPr>
        <w:pStyle w:val="acknowledgement0"/>
        <w:spacing w:before="120" w:beforeAutospacing="0" w:after="0" w:afterAutospacing="0"/>
        <w:ind w:left="720"/>
        <w:jc w:val="both"/>
        <w:rPr>
          <w:color w:val="000000"/>
        </w:rPr>
      </w:pPr>
      <w:r>
        <w:rPr>
          <w:color w:val="000000"/>
        </w:rPr>
        <w:t xml:space="preserve">Visualization: </w:t>
      </w:r>
      <w:r w:rsidR="00330C9F">
        <w:rPr>
          <w:color w:val="000000"/>
        </w:rPr>
        <w:t>SR</w:t>
      </w:r>
    </w:p>
    <w:p w14:paraId="60EC10B1" w14:textId="25CE23FD" w:rsidR="009A6B8F" w:rsidRDefault="009A6B8F" w:rsidP="00E351C0">
      <w:pPr>
        <w:pStyle w:val="acknowledgement0"/>
        <w:spacing w:before="120" w:beforeAutospacing="0" w:after="0" w:afterAutospacing="0"/>
        <w:ind w:left="720"/>
        <w:jc w:val="both"/>
        <w:rPr>
          <w:color w:val="000000"/>
        </w:rPr>
      </w:pPr>
      <w:r>
        <w:rPr>
          <w:color w:val="000000"/>
        </w:rPr>
        <w:t xml:space="preserve">Funding acquisition: </w:t>
      </w:r>
      <w:r w:rsidR="00330C9F">
        <w:rPr>
          <w:color w:val="000000"/>
        </w:rPr>
        <w:t>SR, CCSC</w:t>
      </w:r>
    </w:p>
    <w:p w14:paraId="5B494BF0" w14:textId="7E88B86A" w:rsidR="009A6B8F" w:rsidRDefault="009A6B8F" w:rsidP="00E351C0">
      <w:pPr>
        <w:pStyle w:val="acknowledgement0"/>
        <w:spacing w:before="120" w:beforeAutospacing="0" w:after="0" w:afterAutospacing="0"/>
        <w:ind w:left="720"/>
        <w:jc w:val="both"/>
        <w:rPr>
          <w:color w:val="000000"/>
        </w:rPr>
      </w:pPr>
      <w:r>
        <w:rPr>
          <w:color w:val="000000"/>
        </w:rPr>
        <w:t xml:space="preserve">Project administration: </w:t>
      </w:r>
      <w:r w:rsidR="00330C9F">
        <w:rPr>
          <w:color w:val="000000"/>
        </w:rPr>
        <w:t>SR, SBA, CCSC</w:t>
      </w:r>
    </w:p>
    <w:p w14:paraId="25F316C6" w14:textId="71792A67" w:rsidR="009A6B8F" w:rsidRDefault="009A6B8F" w:rsidP="00E351C0">
      <w:pPr>
        <w:pStyle w:val="acknowledgement0"/>
        <w:spacing w:before="120" w:beforeAutospacing="0" w:after="0" w:afterAutospacing="0"/>
        <w:ind w:left="720"/>
        <w:jc w:val="both"/>
        <w:rPr>
          <w:color w:val="000000"/>
        </w:rPr>
      </w:pPr>
      <w:r>
        <w:rPr>
          <w:color w:val="000000"/>
        </w:rPr>
        <w:t xml:space="preserve">Supervision: </w:t>
      </w:r>
      <w:r w:rsidR="00330C9F">
        <w:rPr>
          <w:color w:val="000000"/>
        </w:rPr>
        <w:t>SBA, CCSC</w:t>
      </w:r>
    </w:p>
    <w:p w14:paraId="79BD6293" w14:textId="7F71D145" w:rsidR="009A6B8F" w:rsidRDefault="009A6B8F" w:rsidP="00E351C0">
      <w:pPr>
        <w:pStyle w:val="acknowledgement0"/>
        <w:spacing w:before="120" w:beforeAutospacing="0" w:after="0" w:afterAutospacing="0"/>
        <w:ind w:left="720"/>
        <w:jc w:val="both"/>
        <w:rPr>
          <w:color w:val="000000"/>
        </w:rPr>
      </w:pPr>
      <w:r>
        <w:rPr>
          <w:color w:val="000000"/>
        </w:rPr>
        <w:t xml:space="preserve">Writing – original draft: </w:t>
      </w:r>
      <w:r w:rsidR="00330C9F">
        <w:rPr>
          <w:color w:val="000000"/>
        </w:rPr>
        <w:t>SR</w:t>
      </w:r>
    </w:p>
    <w:p w14:paraId="5980E642" w14:textId="3F723E12" w:rsidR="009A6B8F" w:rsidRPr="009A6B8F" w:rsidRDefault="009A6B8F" w:rsidP="00E351C0">
      <w:pPr>
        <w:pStyle w:val="acknowledgement0"/>
        <w:spacing w:before="120" w:beforeAutospacing="0" w:after="0" w:afterAutospacing="0"/>
        <w:ind w:left="720"/>
        <w:jc w:val="both"/>
        <w:rPr>
          <w:color w:val="000000"/>
        </w:rPr>
      </w:pPr>
      <w:r>
        <w:rPr>
          <w:color w:val="000000"/>
        </w:rPr>
        <w:t xml:space="preserve">Writing – review &amp; editing: </w:t>
      </w:r>
      <w:r w:rsidR="00330C9F">
        <w:rPr>
          <w:color w:val="000000"/>
        </w:rPr>
        <w:t>SR, SBA, CCSC</w:t>
      </w:r>
    </w:p>
    <w:bookmarkEnd w:id="16"/>
    <w:p w14:paraId="2E0CAB54" w14:textId="24C358FA" w:rsidR="00B52557" w:rsidRPr="009A6B8F" w:rsidRDefault="00DD225C" w:rsidP="005659B1">
      <w:pPr>
        <w:pStyle w:val="Acknowledgement"/>
        <w:ind w:left="360" w:firstLine="0"/>
      </w:pPr>
      <w:r w:rsidRPr="009A6B8F">
        <w:rPr>
          <w:b/>
        </w:rPr>
        <w:t>Competing interests:</w:t>
      </w:r>
      <w:r w:rsidRPr="009A6B8F">
        <w:t xml:space="preserve"> </w:t>
      </w:r>
      <w:bookmarkStart w:id="17" w:name="_Hlk62207935"/>
      <w:r w:rsidR="00ED4D2D" w:rsidRPr="009A6B8F">
        <w:t xml:space="preserve">Authors declare </w:t>
      </w:r>
      <w:r w:rsidR="00E351C0">
        <w:t xml:space="preserve">that they have </w:t>
      </w:r>
      <w:r w:rsidR="00ED4D2D" w:rsidRPr="009A6B8F">
        <w:t>no competing interests.</w:t>
      </w:r>
      <w:bookmarkEnd w:id="17"/>
    </w:p>
    <w:p w14:paraId="73E3617C" w14:textId="6C2EFFD8" w:rsidR="00D73714" w:rsidRDefault="00DD225C" w:rsidP="005659B1">
      <w:pPr>
        <w:pStyle w:val="Acknowledgement"/>
        <w:ind w:left="360" w:firstLine="0"/>
      </w:pPr>
      <w:r w:rsidRPr="00693228">
        <w:rPr>
          <w:b/>
          <w:highlight w:val="yellow"/>
        </w:rPr>
        <w:lastRenderedPageBreak/>
        <w:t>Data and materials availability:</w:t>
      </w:r>
      <w:r w:rsidRPr="00693228">
        <w:rPr>
          <w:highlight w:val="yellow"/>
        </w:rPr>
        <w:t xml:space="preserve"> </w:t>
      </w:r>
      <w:bookmarkStart w:id="18" w:name="_Hlk62207948"/>
      <w:r w:rsidR="00465F7D" w:rsidRPr="00693228">
        <w:rPr>
          <w:highlight w:val="yellow"/>
        </w:rPr>
        <w:t xml:space="preserve">All data, code, and materials used in the analysis must be available in some form to any researcher for purposes of reproducing or extending the analysis. </w:t>
      </w:r>
      <w:r w:rsidRPr="00693228">
        <w:rPr>
          <w:highlight w:val="yellow"/>
        </w:rPr>
        <w:t>Include a note explaining any restrictions on materials</w:t>
      </w:r>
      <w:r w:rsidR="005C7805" w:rsidRPr="00693228">
        <w:rPr>
          <w:highlight w:val="yellow"/>
        </w:rPr>
        <w:t>,</w:t>
      </w:r>
      <w:r w:rsidRPr="00693228">
        <w:rPr>
          <w:highlight w:val="yellow"/>
        </w:rPr>
        <w:t xml:space="preserve"> such as materials transfer agreements</w:t>
      </w:r>
      <w:r w:rsidR="006A0DD2" w:rsidRPr="00693228">
        <w:rPr>
          <w:highlight w:val="yellow"/>
        </w:rPr>
        <w:t xml:space="preserve"> (MTAs)</w:t>
      </w:r>
      <w:r w:rsidR="00F26AF7" w:rsidRPr="00693228">
        <w:rPr>
          <w:highlight w:val="yellow"/>
        </w:rPr>
        <w:t xml:space="preserve">. </w:t>
      </w:r>
      <w:r w:rsidR="005C7805" w:rsidRPr="00693228">
        <w:rPr>
          <w:highlight w:val="yellow"/>
        </w:rPr>
        <w:t>Note</w:t>
      </w:r>
      <w:r w:rsidRPr="00693228">
        <w:rPr>
          <w:highlight w:val="yellow"/>
        </w:rPr>
        <w:t xml:space="preserve"> accession numbers to any data relating to the paper and deposited in a public database</w:t>
      </w:r>
      <w:r w:rsidR="005C7805" w:rsidRPr="00693228">
        <w:rPr>
          <w:highlight w:val="yellow"/>
        </w:rPr>
        <w:t>; include a brief description of the data set or model with the number</w:t>
      </w:r>
      <w:r w:rsidRPr="00693228">
        <w:rPr>
          <w:highlight w:val="yellow"/>
        </w:rPr>
        <w:t xml:space="preserve">. If all data </w:t>
      </w:r>
      <w:r w:rsidR="002E60B9" w:rsidRPr="00693228">
        <w:rPr>
          <w:highlight w:val="yellow"/>
        </w:rPr>
        <w:t>are</w:t>
      </w:r>
      <w:r w:rsidRPr="00693228">
        <w:rPr>
          <w:highlight w:val="yellow"/>
        </w:rPr>
        <w:t xml:space="preserve"> in the paper and supplementary materials</w:t>
      </w:r>
      <w:r w:rsidR="00BE1EA8" w:rsidRPr="00693228">
        <w:rPr>
          <w:highlight w:val="yellow"/>
        </w:rPr>
        <w:t>,</w:t>
      </w:r>
      <w:r w:rsidRPr="00693228">
        <w:rPr>
          <w:highlight w:val="yellow"/>
        </w:rPr>
        <w:t xml:space="preserve"> include the sentence “</w:t>
      </w:r>
      <w:r w:rsidR="005C7805" w:rsidRPr="00693228">
        <w:rPr>
          <w:highlight w:val="yellow"/>
        </w:rPr>
        <w:t>A</w:t>
      </w:r>
      <w:r w:rsidRPr="00693228">
        <w:rPr>
          <w:highlight w:val="yellow"/>
        </w:rPr>
        <w:t xml:space="preserve">ll data </w:t>
      </w:r>
      <w:r w:rsidR="0097571B" w:rsidRPr="00693228">
        <w:rPr>
          <w:highlight w:val="yellow"/>
        </w:rPr>
        <w:t>are</w:t>
      </w:r>
      <w:r w:rsidRPr="00693228">
        <w:rPr>
          <w:highlight w:val="yellow"/>
        </w:rPr>
        <w:t xml:space="preserve"> available in the </w:t>
      </w:r>
      <w:r w:rsidR="00F26AF7" w:rsidRPr="00693228">
        <w:rPr>
          <w:highlight w:val="yellow"/>
        </w:rPr>
        <w:t>main text</w:t>
      </w:r>
      <w:r w:rsidRPr="00693228">
        <w:rPr>
          <w:highlight w:val="yellow"/>
        </w:rPr>
        <w:t xml:space="preserve"> or the </w:t>
      </w:r>
      <w:r w:rsidR="002E60B9" w:rsidRPr="00693228">
        <w:rPr>
          <w:highlight w:val="yellow"/>
        </w:rPr>
        <w:t>s</w:t>
      </w:r>
      <w:r w:rsidRPr="00693228">
        <w:rPr>
          <w:highlight w:val="yellow"/>
        </w:rPr>
        <w:t xml:space="preserve">upplementary </w:t>
      </w:r>
      <w:r w:rsidR="002E60B9" w:rsidRPr="00693228">
        <w:rPr>
          <w:highlight w:val="yellow"/>
        </w:rPr>
        <w:t>m</w:t>
      </w:r>
      <w:r w:rsidR="005C7805" w:rsidRPr="00693228">
        <w:rPr>
          <w:highlight w:val="yellow"/>
        </w:rPr>
        <w:t>aterials.”</w:t>
      </w:r>
      <w:r w:rsidR="005C7805" w:rsidRPr="009A6B8F">
        <w:t xml:space="preserve"> </w:t>
      </w:r>
      <w:bookmarkEnd w:id="18"/>
    </w:p>
    <w:p w14:paraId="751FC283" w14:textId="1B861896" w:rsidR="00F26AF7" w:rsidRDefault="00F26AF7" w:rsidP="00F26AF7">
      <w:pPr>
        <w:pStyle w:val="SOMHead"/>
      </w:pPr>
      <w:r>
        <w:t>Supplementary Materials</w:t>
      </w:r>
    </w:p>
    <w:p w14:paraId="5E760E27" w14:textId="77777777" w:rsidR="00F26AF7" w:rsidRDefault="00F26AF7" w:rsidP="00F26AF7">
      <w:pPr>
        <w:pStyle w:val="SOMContent"/>
      </w:pPr>
      <w:r>
        <w:t>Materials and Methods</w:t>
      </w:r>
    </w:p>
    <w:p w14:paraId="7209E407" w14:textId="614F37A8" w:rsidR="00F26AF7" w:rsidRDefault="00F26AF7" w:rsidP="00F26AF7">
      <w:pPr>
        <w:pStyle w:val="SOMContent"/>
      </w:pPr>
      <w:r>
        <w:t>Figs</w:t>
      </w:r>
      <w:r w:rsidR="009966F9">
        <w:t>.</w:t>
      </w:r>
      <w:r>
        <w:t xml:space="preserve"> S1</w:t>
      </w:r>
      <w:r w:rsidR="009966F9">
        <w:t xml:space="preserve"> to </w:t>
      </w:r>
      <w:r>
        <w:t>S</w:t>
      </w:r>
      <w:r w:rsidR="00EE0589">
        <w:t>2</w:t>
      </w:r>
    </w:p>
    <w:p w14:paraId="007DD609" w14:textId="3831D421" w:rsidR="00F26AF7" w:rsidRDefault="00F26AF7" w:rsidP="00F26AF7">
      <w:pPr>
        <w:pStyle w:val="SOMContent"/>
      </w:pPr>
      <w:r>
        <w:t>Tables S1</w:t>
      </w:r>
      <w:r w:rsidR="009966F9">
        <w:t xml:space="preserve"> to </w:t>
      </w:r>
      <w:r>
        <w:t>S</w:t>
      </w:r>
      <w:r w:rsidR="003714F1">
        <w:t>9</w:t>
      </w:r>
    </w:p>
    <w:p w14:paraId="0EC8F810" w14:textId="77777777" w:rsidR="00821BBC" w:rsidRDefault="00821BBC" w:rsidP="00821BBC">
      <w:pPr>
        <w:pStyle w:val="SOMContent"/>
      </w:pPr>
      <w:r>
        <w:t xml:space="preserve">References </w:t>
      </w:r>
      <w:commentRangeStart w:id="19"/>
      <w:r>
        <w:t>(</w:t>
      </w:r>
      <w:r>
        <w:rPr>
          <w:i/>
        </w:rPr>
        <w:t>##</w:t>
      </w:r>
      <w:r>
        <w:rPr>
          <w:iCs/>
        </w:rPr>
        <w:t>–</w:t>
      </w:r>
      <w:r>
        <w:rPr>
          <w:i/>
        </w:rPr>
        <w:t>##</w:t>
      </w:r>
      <w:r>
        <w:t>)</w:t>
      </w:r>
      <w:commentRangeEnd w:id="19"/>
      <w:r w:rsidR="003D620E">
        <w:rPr>
          <w:rStyle w:val="CommentReference"/>
        </w:rPr>
        <w:commentReference w:id="19"/>
      </w:r>
    </w:p>
    <w:p w14:paraId="7345E492" w14:textId="53E25DFA" w:rsidR="00357455" w:rsidRDefault="00F26AF7" w:rsidP="007C4E7C">
      <w:pPr>
        <w:pStyle w:val="SOMContent"/>
      </w:pPr>
      <w:r>
        <w:t>Movies S1</w:t>
      </w:r>
      <w:r w:rsidR="001447DE">
        <w:t xml:space="preserve"> to </w:t>
      </w:r>
      <w:r>
        <w:t>S</w:t>
      </w:r>
      <w:r w:rsidR="00AB57FB">
        <w:t>5</w:t>
      </w:r>
    </w:p>
    <w:p w14:paraId="53964F3D" w14:textId="52F1BE19" w:rsidR="007C4E7C" w:rsidRPr="007C4E7C" w:rsidRDefault="007C4E7C" w:rsidP="007C4E7C">
      <w:pPr>
        <w:pStyle w:val="SOMContent"/>
      </w:pPr>
      <w:r w:rsidRPr="007C4E7C">
        <w:rPr>
          <w:highlight w:val="yellow"/>
        </w:rPr>
        <w:t>DATA</w:t>
      </w:r>
    </w:p>
    <w:p w14:paraId="728DF81B" w14:textId="77777777" w:rsidR="00047532" w:rsidRDefault="00047532">
      <w:pPr>
        <w:rPr>
          <w:rFonts w:eastAsia="Times New Roman"/>
          <w:b/>
          <w:kern w:val="28"/>
          <w:sz w:val="24"/>
          <w:szCs w:val="24"/>
        </w:rPr>
      </w:pPr>
      <w:r>
        <w:rPr>
          <w:b/>
        </w:rPr>
        <w:br w:type="page"/>
      </w:r>
    </w:p>
    <w:p w14:paraId="3F538D0B" w14:textId="5506722E" w:rsidR="0039602D" w:rsidRPr="0039602D" w:rsidRDefault="0039602D" w:rsidP="0039602D">
      <w:pPr>
        <w:pStyle w:val="Legend"/>
        <w:rPr>
          <w:lang w:val="en-CA"/>
        </w:rPr>
      </w:pPr>
      <w:r w:rsidRPr="0039602D">
        <w:rPr>
          <w:noProof/>
          <w:lang w:val="en-CA"/>
        </w:rPr>
        <w:lastRenderedPageBreak/>
        <w:drawing>
          <wp:inline distT="0" distB="0" distL="0" distR="0" wp14:anchorId="1FF61A16" wp14:editId="0CD13DF3">
            <wp:extent cx="5374298" cy="6210300"/>
            <wp:effectExtent l="0" t="0" r="0" b="0"/>
            <wp:docPr id="1406386130" name="Picture 2" descr="A map of elks and wol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86130" name="Picture 2" descr="A map of elks and wolv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84403" cy="6221976"/>
                    </a:xfrm>
                    <a:prstGeom prst="rect">
                      <a:avLst/>
                    </a:prstGeom>
                    <a:noFill/>
                    <a:ln>
                      <a:noFill/>
                    </a:ln>
                  </pic:spPr>
                </pic:pic>
              </a:graphicData>
            </a:graphic>
          </wp:inline>
        </w:drawing>
      </w:r>
    </w:p>
    <w:p w14:paraId="13D038DD" w14:textId="0ADF0F84" w:rsidR="00836783" w:rsidRDefault="00836783" w:rsidP="00836783">
      <w:pPr>
        <w:pStyle w:val="Legend"/>
      </w:pPr>
      <w:r w:rsidRPr="00CD7773">
        <w:rPr>
          <w:b/>
        </w:rPr>
        <w:t>Fig. 1.</w:t>
      </w:r>
      <w:r w:rsidRPr="00CD7773">
        <w:t xml:space="preserve"> </w:t>
      </w:r>
      <w:r w:rsidR="00AB2A10" w:rsidRPr="00CD7773">
        <w:rPr>
          <w:b/>
          <w:bCs/>
        </w:rPr>
        <w:t xml:space="preserve">Innovation </w:t>
      </w:r>
      <w:r w:rsidR="0039602D">
        <w:rPr>
          <w:b/>
          <w:bCs/>
        </w:rPr>
        <w:t xml:space="preserve">and boldness </w:t>
      </w:r>
      <w:r w:rsidR="00AB2A10" w:rsidRPr="00CD7773">
        <w:rPr>
          <w:b/>
          <w:bCs/>
        </w:rPr>
        <w:t>can be assessed by testing the problem-solving abilities of animals</w:t>
      </w:r>
      <w:r w:rsidRPr="00CD7773">
        <w:rPr>
          <w:b/>
          <w:bCs/>
        </w:rPr>
        <w:t>.</w:t>
      </w:r>
      <w:r w:rsidR="00AB2A10" w:rsidRPr="00CD7773">
        <w:rPr>
          <w:b/>
          <w:bCs/>
        </w:rPr>
        <w:t xml:space="preserve"> </w:t>
      </w:r>
      <w:r w:rsidR="00AB2A10" w:rsidRPr="00CD7773">
        <w:t xml:space="preserve">We deployed puzzles along an urbanization gradient in the city of Edmonton and a nearby natural, protected area. </w:t>
      </w:r>
      <w:r w:rsidR="00CD7773" w:rsidRPr="00CD7773">
        <w:t xml:space="preserve">We extracted </w:t>
      </w:r>
      <w:proofErr w:type="spellStart"/>
      <w:r w:rsidR="00CD7773" w:rsidRPr="00CD7773">
        <w:t>behavioural</w:t>
      </w:r>
      <w:proofErr w:type="spellEnd"/>
      <w:r w:rsidR="00CD7773" w:rsidRPr="00CD7773">
        <w:t xml:space="preserve"> metrics from </w:t>
      </w:r>
      <w:r w:rsidR="00CD7773">
        <w:t xml:space="preserve">resulting videos. Attaining </w:t>
      </w:r>
      <w:r w:rsidR="00CD7773" w:rsidRPr="00CD7773">
        <w:rPr>
          <w:i/>
          <w:iCs/>
        </w:rPr>
        <w:t>solutions</w:t>
      </w:r>
      <w:r w:rsidR="00CD7773">
        <w:t xml:space="preserve"> to puzzles depends on innovation, which requires </w:t>
      </w:r>
      <w:proofErr w:type="spellStart"/>
      <w:r w:rsidR="00CD7773" w:rsidRPr="00CD7773">
        <w:rPr>
          <w:i/>
          <w:iCs/>
        </w:rPr>
        <w:t>behavioural</w:t>
      </w:r>
      <w:proofErr w:type="spellEnd"/>
      <w:r w:rsidR="00CD7773" w:rsidRPr="00CD7773">
        <w:rPr>
          <w:i/>
          <w:iCs/>
        </w:rPr>
        <w:t xml:space="preserve"> diversity</w:t>
      </w:r>
      <w:r w:rsidR="00CD7773">
        <w:t xml:space="preserve"> and </w:t>
      </w:r>
      <w:r w:rsidR="00CD7773" w:rsidRPr="00CD7773">
        <w:rPr>
          <w:i/>
          <w:iCs/>
        </w:rPr>
        <w:t>persistence</w:t>
      </w:r>
      <w:r w:rsidR="00CD7773">
        <w:t xml:space="preserve">, in addition to boldness, which can be approximated as </w:t>
      </w:r>
      <w:r w:rsidR="00CD7773" w:rsidRPr="00CD7773">
        <w:rPr>
          <w:i/>
          <w:iCs/>
        </w:rPr>
        <w:t>exploration</w:t>
      </w:r>
      <w:r w:rsidR="00CD7773">
        <w:t xml:space="preserve"> and lack of </w:t>
      </w:r>
      <w:r w:rsidR="00CD7773" w:rsidRPr="00CD7773">
        <w:rPr>
          <w:i/>
          <w:iCs/>
        </w:rPr>
        <w:t>fearfulness</w:t>
      </w:r>
      <w:r w:rsidR="00CD7773">
        <w:t xml:space="preserve">. </w:t>
      </w:r>
    </w:p>
    <w:p w14:paraId="696CF3C2" w14:textId="77777777" w:rsidR="00836783" w:rsidRPr="00CB2AA6" w:rsidRDefault="00836783" w:rsidP="00CB2AA6">
      <w:pPr>
        <w:pStyle w:val="Legend"/>
      </w:pPr>
    </w:p>
    <w:p w14:paraId="7BEA1967" w14:textId="77777777" w:rsidR="00CB2AA6" w:rsidRDefault="00CB2AA6" w:rsidP="00D73714">
      <w:pPr>
        <w:pStyle w:val="Legend"/>
      </w:pPr>
    </w:p>
    <w:p w14:paraId="291D2180" w14:textId="77777777" w:rsidR="00A868F4" w:rsidRDefault="00A868F4">
      <w:pPr>
        <w:rPr>
          <w:rFonts w:eastAsia="Times New Roman"/>
          <w:b/>
          <w:kern w:val="28"/>
          <w:sz w:val="24"/>
          <w:szCs w:val="24"/>
        </w:rPr>
      </w:pPr>
      <w:r>
        <w:rPr>
          <w:b/>
        </w:rPr>
        <w:br w:type="page"/>
      </w:r>
    </w:p>
    <w:p w14:paraId="48FEDA50" w14:textId="59C06294" w:rsidR="002717C2" w:rsidRDefault="00060D29" w:rsidP="00D73714">
      <w:pPr>
        <w:pStyle w:val="Legend"/>
        <w:rPr>
          <w:b/>
        </w:rPr>
      </w:pPr>
      <w:r w:rsidRPr="00060D29">
        <w:rPr>
          <w:b/>
          <w:noProof/>
        </w:rPr>
        <w:lastRenderedPageBreak/>
        <w:drawing>
          <wp:inline distT="0" distB="0" distL="0" distR="0" wp14:anchorId="4492BBFB" wp14:editId="4C425B75">
            <wp:extent cx="4064209" cy="6153466"/>
            <wp:effectExtent l="0" t="0" r="0" b="0"/>
            <wp:docPr id="55257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77810" name=""/>
                    <pic:cNvPicPr/>
                  </pic:nvPicPr>
                  <pic:blipFill>
                    <a:blip r:embed="rId16"/>
                    <a:stretch>
                      <a:fillRect/>
                    </a:stretch>
                  </pic:blipFill>
                  <pic:spPr>
                    <a:xfrm>
                      <a:off x="0" y="0"/>
                      <a:ext cx="4064209" cy="6153466"/>
                    </a:xfrm>
                    <a:prstGeom prst="rect">
                      <a:avLst/>
                    </a:prstGeom>
                  </pic:spPr>
                </pic:pic>
              </a:graphicData>
            </a:graphic>
          </wp:inline>
        </w:drawing>
      </w:r>
    </w:p>
    <w:p w14:paraId="09B313D7" w14:textId="0CBB3B11" w:rsidR="00A868F4" w:rsidRDefault="00D73714" w:rsidP="003A4EBF">
      <w:pPr>
        <w:pStyle w:val="Legend"/>
        <w:rPr>
          <w:b/>
        </w:rPr>
      </w:pPr>
      <w:r>
        <w:rPr>
          <w:b/>
        </w:rPr>
        <w:t>Fig. 2.</w:t>
      </w:r>
      <w:r>
        <w:t xml:space="preserve"> </w:t>
      </w:r>
      <w:r w:rsidR="00441C8B">
        <w:rPr>
          <w:b/>
          <w:bCs/>
        </w:rPr>
        <w:t xml:space="preserve">Urbanization increases problem-solving and related </w:t>
      </w:r>
      <w:proofErr w:type="spellStart"/>
      <w:r w:rsidR="00441C8B">
        <w:rPr>
          <w:b/>
          <w:bCs/>
        </w:rPr>
        <w:t>behaviours</w:t>
      </w:r>
      <w:proofErr w:type="spellEnd"/>
      <w:r w:rsidR="00441C8B">
        <w:rPr>
          <w:b/>
          <w:bCs/>
        </w:rPr>
        <w:t xml:space="preserve"> in wild-living coyotes</w:t>
      </w:r>
      <w:r w:rsidR="00441C8B" w:rsidRPr="0049591F">
        <w:rPr>
          <w:b/>
          <w:bCs/>
        </w:rPr>
        <w:t>.</w:t>
      </w:r>
      <w:r w:rsidR="004B4F4B">
        <w:t xml:space="preserve"> </w:t>
      </w:r>
      <w:r w:rsidR="003A4EBF">
        <w:t xml:space="preserve">Predicted counts for a suite of </w:t>
      </w:r>
      <w:proofErr w:type="spellStart"/>
      <w:r w:rsidR="003A4EBF">
        <w:t>behaviours</w:t>
      </w:r>
      <w:proofErr w:type="spellEnd"/>
      <w:r w:rsidR="003A4EBF">
        <w:t xml:space="preserve"> related to problem solving in wild-living coyotes at different levels of urbanization, 2024 - 2025. Panels on the left show the predicted counts for wild sites and city sites, and panels on the right show predictions for sites within the city along an urbanization gradient. </w:t>
      </w:r>
      <w:r w:rsidR="00A868F4">
        <w:rPr>
          <w:b/>
        </w:rPr>
        <w:br w:type="page"/>
      </w:r>
    </w:p>
    <w:p w14:paraId="31537A68" w14:textId="1ED5F5F2" w:rsidR="007E649C" w:rsidRDefault="007E649C" w:rsidP="00A868F4">
      <w:pPr>
        <w:pStyle w:val="Legend"/>
        <w:rPr>
          <w:b/>
        </w:rPr>
      </w:pPr>
      <w:r w:rsidRPr="007E649C">
        <w:rPr>
          <w:b/>
          <w:noProof/>
        </w:rPr>
        <w:lastRenderedPageBreak/>
        <w:drawing>
          <wp:inline distT="0" distB="0" distL="0" distR="0" wp14:anchorId="1149122B" wp14:editId="5B6996F8">
            <wp:extent cx="5943600" cy="7135495"/>
            <wp:effectExtent l="0" t="0" r="0" b="8255"/>
            <wp:docPr id="16619749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74922" name="Picture 1" descr="A screenshot of a computer screen&#10;&#10;AI-generated content may be incorrect."/>
                    <pic:cNvPicPr/>
                  </pic:nvPicPr>
                  <pic:blipFill>
                    <a:blip r:embed="rId17"/>
                    <a:stretch>
                      <a:fillRect/>
                    </a:stretch>
                  </pic:blipFill>
                  <pic:spPr>
                    <a:xfrm>
                      <a:off x="0" y="0"/>
                      <a:ext cx="5943600" cy="7135495"/>
                    </a:xfrm>
                    <a:prstGeom prst="rect">
                      <a:avLst/>
                    </a:prstGeom>
                  </pic:spPr>
                </pic:pic>
              </a:graphicData>
            </a:graphic>
          </wp:inline>
        </w:drawing>
      </w:r>
    </w:p>
    <w:p w14:paraId="0820236F" w14:textId="4B79939D" w:rsidR="00B56783" w:rsidRPr="00701DA9" w:rsidRDefault="00205788" w:rsidP="003714F1">
      <w:pPr>
        <w:keepNext/>
        <w:pBdr>
          <w:top w:val="nil"/>
          <w:left w:val="nil"/>
          <w:bottom w:val="nil"/>
          <w:right w:val="nil"/>
          <w:between w:val="nil"/>
        </w:pBdr>
        <w:spacing w:before="240"/>
        <w:rPr>
          <w:b/>
          <w:bCs/>
          <w:color w:val="262626"/>
        </w:rPr>
      </w:pPr>
      <w:r>
        <w:rPr>
          <w:b/>
          <w:color w:val="000000"/>
          <w:sz w:val="24"/>
          <w:szCs w:val="24"/>
        </w:rPr>
        <w:t>Fig. 3.</w:t>
      </w:r>
      <w:r>
        <w:rPr>
          <w:color w:val="000000"/>
          <w:sz w:val="24"/>
          <w:szCs w:val="24"/>
        </w:rPr>
        <w:t xml:space="preserve"> </w:t>
      </w:r>
      <w:r>
        <w:rPr>
          <w:b/>
          <w:color w:val="000000"/>
          <w:sz w:val="24"/>
          <w:szCs w:val="24"/>
        </w:rPr>
        <w:t xml:space="preserve">Urbanization metrics had the strongest influence on problem-solving and related </w:t>
      </w:r>
      <w:proofErr w:type="spellStart"/>
      <w:r>
        <w:rPr>
          <w:b/>
          <w:color w:val="000000"/>
          <w:sz w:val="24"/>
          <w:szCs w:val="24"/>
        </w:rPr>
        <w:t>behaviours</w:t>
      </w:r>
      <w:proofErr w:type="spellEnd"/>
      <w:r>
        <w:rPr>
          <w:b/>
          <w:color w:val="000000"/>
          <w:sz w:val="24"/>
          <w:szCs w:val="24"/>
        </w:rPr>
        <w:t xml:space="preserve">, even when other environmental and intrinsic factors were considered. </w:t>
      </w:r>
      <w:r>
        <w:rPr>
          <w:color w:val="000000"/>
          <w:sz w:val="24"/>
          <w:szCs w:val="24"/>
        </w:rPr>
        <w:t xml:space="preserve">Standardized coefficient estimates for top models explaining variation in problem solving and constituent </w:t>
      </w:r>
      <w:proofErr w:type="spellStart"/>
      <w:r>
        <w:rPr>
          <w:color w:val="000000"/>
          <w:sz w:val="24"/>
          <w:szCs w:val="24"/>
        </w:rPr>
        <w:t>behaviours</w:t>
      </w:r>
      <w:proofErr w:type="spellEnd"/>
      <w:r>
        <w:rPr>
          <w:color w:val="000000"/>
          <w:sz w:val="24"/>
          <w:szCs w:val="24"/>
        </w:rPr>
        <w:t xml:space="preserve"> during events in wild-living coyotes, 2024-2025. Coefficients related to urbanization are in blue, and those related to intrinsic and environmental event characteristics are in red. The zero inflation components indicate the chances of a structural zero (no record of the </w:t>
      </w:r>
      <w:r>
        <w:rPr>
          <w:color w:val="000000"/>
          <w:sz w:val="24"/>
          <w:szCs w:val="24"/>
        </w:rPr>
        <w:lastRenderedPageBreak/>
        <w:t xml:space="preserve">behavior) </w:t>
      </w:r>
      <w:commentRangeStart w:id="20"/>
      <w:commentRangeStart w:id="21"/>
      <w:r>
        <w:rPr>
          <w:color w:val="000000"/>
          <w:sz w:val="24"/>
          <w:szCs w:val="24"/>
        </w:rPr>
        <w:t>occurring</w:t>
      </w:r>
      <w:commentRangeEnd w:id="20"/>
      <w:r>
        <w:rPr>
          <w:rStyle w:val="CommentReference"/>
        </w:rPr>
        <w:commentReference w:id="20"/>
      </w:r>
      <w:commentRangeEnd w:id="21"/>
      <w:r w:rsidR="00902CB9">
        <w:rPr>
          <w:rStyle w:val="CommentReference"/>
          <w:rFonts w:eastAsia="Times New Roman"/>
        </w:rPr>
        <w:commentReference w:id="21"/>
      </w:r>
      <w:r>
        <w:rPr>
          <w:color w:val="000000"/>
          <w:sz w:val="24"/>
          <w:szCs w:val="24"/>
        </w:rPr>
        <w:t>.</w:t>
      </w:r>
      <w:r w:rsidR="007E649C">
        <w:rPr>
          <w:color w:val="000000"/>
          <w:sz w:val="24"/>
          <w:szCs w:val="24"/>
        </w:rPr>
        <w:t xml:space="preserve"> *Because all solutions occurred in the city site, the confidence intervals for this model were very large. So that the value of the beta coefficient was discernible, we removed confidence intervals for this plot. </w:t>
      </w:r>
    </w:p>
    <w:sectPr w:rsidR="00B56783" w:rsidRPr="00701DA9" w:rsidSect="003714F1">
      <w:headerReference w:type="default" r:id="rId18"/>
      <w:footerReference w:type="default" r:id="rId19"/>
      <w:headerReference w:type="first" r:id="rId20"/>
      <w:footerReference w:type="first" r:id="rId21"/>
      <w:pgSz w:w="12240" w:h="15840" w:code="1"/>
      <w:pgMar w:top="1296" w:right="1440" w:bottom="1296" w:left="1440" w:header="432" w:footer="720" w:gutter="0"/>
      <w:lnNumType w:countBy="5" w:distance="72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ge Raymond" w:date="2025-07-25T22:45:00Z" w:initials="SR">
    <w:p w14:paraId="781EF831" w14:textId="2899C22E" w:rsidR="00883021" w:rsidRDefault="00883021" w:rsidP="00883021">
      <w:pPr>
        <w:pStyle w:val="CommentText"/>
      </w:pPr>
      <w:r>
        <w:rPr>
          <w:rStyle w:val="CommentReference"/>
        </w:rPr>
        <w:annotationRef/>
      </w:r>
      <w:r>
        <w:rPr>
          <w:lang w:val="en-CA"/>
        </w:rPr>
        <w:t>Should be 100-125 words</w:t>
      </w:r>
    </w:p>
  </w:comment>
  <w:comment w:id="5" w:author="Sage Raymond" w:date="2025-10-09T12:18:00Z" w:initials="SR">
    <w:p w14:paraId="0FED1CAE" w14:textId="77777777" w:rsidR="004C2A86" w:rsidRDefault="004C2A86" w:rsidP="004C2A86">
      <w:pPr>
        <w:pStyle w:val="CommentText"/>
      </w:pPr>
      <w:r>
        <w:rPr>
          <w:rStyle w:val="CommentReference"/>
        </w:rPr>
        <w:annotationRef/>
      </w:r>
      <w:r>
        <w:rPr>
          <w:lang w:val="en-CA"/>
        </w:rPr>
        <w:t>New sentence indicating number of events in which we could ID individual</w:t>
      </w:r>
    </w:p>
  </w:comment>
  <w:comment w:id="6" w:author="Colleen Cassady St. Clair" w:date="2025-08-28T11:37:00Z" w:initials="CCSC">
    <w:p w14:paraId="08856892" w14:textId="35A989E3" w:rsidR="00414E5A" w:rsidRDefault="00414E5A" w:rsidP="00414E5A">
      <w:pPr>
        <w:pStyle w:val="CommentText"/>
      </w:pPr>
      <w:r>
        <w:rPr>
          <w:rStyle w:val="CommentReference"/>
        </w:rPr>
        <w:annotationRef/>
      </w:r>
      <w:r>
        <w:t xml:space="preserve">Since the reader would not expect you to identify individuals, why not just delete this? </w:t>
      </w:r>
    </w:p>
  </w:comment>
  <w:comment w:id="7" w:author="Sage Raymond" w:date="2025-09-22T11:11:00Z" w:initials="SR">
    <w:p w14:paraId="010969C8" w14:textId="77777777" w:rsidR="00414E5A" w:rsidRDefault="00414E5A" w:rsidP="00414E5A">
      <w:pPr>
        <w:pStyle w:val="CommentText"/>
      </w:pPr>
      <w:r>
        <w:rPr>
          <w:rStyle w:val="CommentReference"/>
        </w:rPr>
        <w:annotationRef/>
      </w:r>
      <w:r>
        <w:rPr>
          <w:lang w:val="en-CA"/>
        </w:rPr>
        <w:t xml:space="preserve">I think this is important. I think the weakest part of our study design is that we could not always identify individual animals. Given that we could sometimes, I think this piece is a valuable one. </w:t>
      </w:r>
    </w:p>
  </w:comment>
  <w:comment w:id="8" w:author="Seneca Clune (Student)" w:date="2025-10-08T11:59:00Z" w:initials="SC(">
    <w:p w14:paraId="216AF773" w14:textId="77777777" w:rsidR="001D7333" w:rsidRDefault="001D7333" w:rsidP="001D7333">
      <w:r>
        <w:rPr>
          <w:rStyle w:val="CommentReference"/>
        </w:rPr>
        <w:annotationRef/>
      </w:r>
      <w:r>
        <w:rPr>
          <w:rFonts w:eastAsia="Times New Roman"/>
        </w:rPr>
        <w:t>I agree that this is an issue that the reviewers will bring up, so better to nip it in the bud here</w:t>
      </w:r>
    </w:p>
  </w:comment>
  <w:comment w:id="9" w:author="Seneca Clune (Student)" w:date="2025-10-08T12:01:00Z" w:initials="SC(">
    <w:p w14:paraId="2BF27303" w14:textId="77777777" w:rsidR="001D7333" w:rsidRDefault="001D7333" w:rsidP="001D7333">
      <w:r>
        <w:rPr>
          <w:rStyle w:val="CommentReference"/>
        </w:rPr>
        <w:annotationRef/>
      </w:r>
      <w:r>
        <w:rPr>
          <w:rFonts w:eastAsia="Times New Roman"/>
        </w:rPr>
        <w:t>That being said, I don't see where you say how you ID'd individuals and how many you were able to ID, and why you couldn't ID all of them. So that has to get mentioned before this somewhere. Perhaps in that first paragraph of descriptive results, you can say the percent ID'd and how you did it and that they weren't marked.</w:t>
      </w:r>
    </w:p>
  </w:comment>
  <w:comment w:id="10" w:author="Sage Raymond" w:date="2025-10-09T08:37:00Z" w:initials="SR">
    <w:p w14:paraId="7DEBA851" w14:textId="77777777" w:rsidR="007506FB" w:rsidRDefault="00F53239" w:rsidP="007506FB">
      <w:pPr>
        <w:pStyle w:val="CommentText"/>
      </w:pPr>
      <w:r>
        <w:rPr>
          <w:rStyle w:val="CommentReference"/>
        </w:rPr>
        <w:annotationRef/>
      </w:r>
      <w:r w:rsidR="007506FB">
        <w:rPr>
          <w:lang w:val="en-CA"/>
        </w:rPr>
        <w:t>Great points, Sarah. I’ve reported this in the methods in the SI as follows: “When possible, we used unique features such as coat coloration, fur loss patterns, and visible scars to identify individuals across observations.” I’ve also added a sentence to the first paragraph of results, which I will flag with a comment.</w:t>
      </w:r>
    </w:p>
  </w:comment>
  <w:comment w:id="11" w:author="Sage Raymond" w:date="2025-09-26T22:54:00Z" w:initials="SR">
    <w:p w14:paraId="616FEE77" w14:textId="000B494B" w:rsidR="006A3C20" w:rsidRDefault="006A3C20" w:rsidP="006A3C20">
      <w:pPr>
        <w:pStyle w:val="CommentText"/>
      </w:pPr>
      <w:r>
        <w:rPr>
          <w:rStyle w:val="CommentReference"/>
        </w:rPr>
        <w:annotationRef/>
      </w:r>
      <w:r>
        <w:rPr>
          <w:lang w:val="en-CA"/>
        </w:rPr>
        <w:t xml:space="preserve">This might not be central enough to the story to retain, but I think it’s interesting. It’s also  perhaps a bit of a jump. I’ll take it out if that’s the consensus! Or refine as you see fit. </w:t>
      </w:r>
    </w:p>
  </w:comment>
  <w:comment w:id="12" w:author="Seneca Clune (Student)" w:date="2025-10-08T14:49:00Z" w:initials="SC(">
    <w:p w14:paraId="33535204" w14:textId="77777777" w:rsidR="00F32B55" w:rsidRDefault="00F32B55" w:rsidP="00F32B55">
      <w:r>
        <w:rPr>
          <w:rStyle w:val="CommentReference"/>
        </w:rPr>
        <w:annotationRef/>
      </w:r>
      <w:r>
        <w:rPr>
          <w:rFonts w:eastAsia="Times New Roman"/>
        </w:rPr>
        <w:t>Was there an interaction between puzzle type and urbanization? Were urban coyotes more likely to approach plastic puzzles?</w:t>
      </w:r>
    </w:p>
  </w:comment>
  <w:comment w:id="13" w:author="Sage Raymond" w:date="2025-10-09T12:45:00Z" w:initials="SR">
    <w:p w14:paraId="7912744C" w14:textId="77777777" w:rsidR="00762EE1" w:rsidRDefault="00762EE1" w:rsidP="00762EE1">
      <w:pPr>
        <w:pStyle w:val="CommentText"/>
      </w:pPr>
      <w:r>
        <w:rPr>
          <w:rStyle w:val="CommentReference"/>
        </w:rPr>
        <w:annotationRef/>
      </w:r>
      <w:r>
        <w:rPr>
          <w:lang w:val="en-CA"/>
        </w:rPr>
        <w:t xml:space="preserve">No--I tested several interaction effects, and nothing improved model performance. </w:t>
      </w:r>
    </w:p>
  </w:comment>
  <w:comment w:id="15" w:author="Sage Raymond" w:date="2025-09-26T22:53:00Z" w:initials="SR">
    <w:p w14:paraId="6A647C79" w14:textId="09D13C80" w:rsidR="006838B1" w:rsidRDefault="006838B1" w:rsidP="006838B1">
      <w:pPr>
        <w:pStyle w:val="CommentText"/>
      </w:pPr>
      <w:r>
        <w:rPr>
          <w:rStyle w:val="CommentReference"/>
        </w:rPr>
        <w:annotationRef/>
      </w:r>
      <w:r>
        <w:rPr>
          <w:lang w:val="en-CA"/>
        </w:rPr>
        <w:t>I need to fine tune/ tweak this, and I’ll do so a bit later in the process when possible changes to the order are done</w:t>
      </w:r>
    </w:p>
  </w:comment>
  <w:comment w:id="19" w:author="Sage Raymond" w:date="2025-07-26T22:01:00Z" w:initials="SR">
    <w:p w14:paraId="00C33A29" w14:textId="3FD1490B" w:rsidR="003D620E" w:rsidRDefault="003D620E" w:rsidP="003D620E">
      <w:pPr>
        <w:pStyle w:val="CommentText"/>
      </w:pPr>
      <w:r>
        <w:rPr>
          <w:rStyle w:val="CommentReference"/>
        </w:rPr>
        <w:annotationRef/>
      </w:r>
      <w:r>
        <w:rPr>
          <w:lang w:val="en-CA"/>
        </w:rPr>
        <w:t>Sage-populate this at end</w:t>
      </w:r>
    </w:p>
  </w:comment>
  <w:comment w:id="20" w:author="Colleen Cassady St. Clair" w:date="2025-08-28T11:45:00Z" w:initials="CCSC">
    <w:p w14:paraId="7FA07DD5" w14:textId="77777777" w:rsidR="00205788" w:rsidRDefault="00205788" w:rsidP="00205788">
      <w:pPr>
        <w:pStyle w:val="CommentText"/>
      </w:pPr>
      <w:r>
        <w:rPr>
          <w:rStyle w:val="CommentReference"/>
        </w:rPr>
        <w:annotationRef/>
      </w:r>
      <w:r>
        <w:t xml:space="preserve">Is G meaningful?  There were no solves in the park so you can’t model this effect?  But you could calculate the odds of 14:1 in a chi square distribution. </w:t>
      </w:r>
    </w:p>
  </w:comment>
  <w:comment w:id="21" w:author="Sage Raymond" w:date="2025-09-25T13:15:00Z" w:initials="SR">
    <w:p w14:paraId="58720C6B" w14:textId="77777777" w:rsidR="00811972" w:rsidRDefault="00902CB9" w:rsidP="00811972">
      <w:pPr>
        <w:pStyle w:val="CommentText"/>
      </w:pPr>
      <w:r>
        <w:rPr>
          <w:rStyle w:val="CommentReference"/>
        </w:rPr>
        <w:annotationRef/>
      </w:r>
      <w:r w:rsidR="00811972">
        <w:rPr>
          <w:lang w:val="en-CA"/>
        </w:rPr>
        <w:t>This is now ‘I’. Good question. I think the model is valid, but the fact that there are zero instances in one category creates these bananas confidence intervals. I would like to represent this finding visually somehow, but this might not be the way. Open to suggestions!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1EF831" w15:done="0"/>
  <w15:commentEx w15:paraId="0FED1CAE" w15:done="0"/>
  <w15:commentEx w15:paraId="08856892" w15:done="0"/>
  <w15:commentEx w15:paraId="010969C8" w15:paraIdParent="08856892" w15:done="0"/>
  <w15:commentEx w15:paraId="216AF773" w15:paraIdParent="08856892" w15:done="0"/>
  <w15:commentEx w15:paraId="2BF27303" w15:paraIdParent="08856892" w15:done="0"/>
  <w15:commentEx w15:paraId="7DEBA851" w15:paraIdParent="08856892" w15:done="0"/>
  <w15:commentEx w15:paraId="616FEE77" w15:done="0"/>
  <w15:commentEx w15:paraId="33535204" w15:done="0"/>
  <w15:commentEx w15:paraId="7912744C" w15:paraIdParent="33535204" w15:done="0"/>
  <w15:commentEx w15:paraId="6A647C79" w15:done="0"/>
  <w15:commentEx w15:paraId="00C33A29" w15:done="0"/>
  <w15:commentEx w15:paraId="7FA07DD5" w15:done="0"/>
  <w15:commentEx w15:paraId="58720C6B" w15:paraIdParent="7FA07D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7B1365" w16cex:dateUtc="2025-07-26T04:45:00Z"/>
  <w16cex:commentExtensible w16cex:durableId="1A335BE3" w16cex:dateUtc="2025-10-09T18:18:00Z"/>
  <w16cex:commentExtensible w16cex:durableId="2C5ABE06" w16cex:dateUtc="2025-08-28T17:37:00Z"/>
  <w16cex:commentExtensible w16cex:durableId="683BB55B" w16cex:dateUtc="2025-09-22T17:11:00Z"/>
  <w16cex:commentExtensible w16cex:durableId="3471436E" w16cex:dateUtc="2025-10-08T18:59:00Z"/>
  <w16cex:commentExtensible w16cex:durableId="7E2FE58B" w16cex:dateUtc="2025-10-08T19:01:00Z"/>
  <w16cex:commentExtensible w16cex:durableId="11FD0158" w16cex:dateUtc="2025-10-09T14:37:00Z"/>
  <w16cex:commentExtensible w16cex:durableId="595D6382" w16cex:dateUtc="2025-09-27T04:54:00Z"/>
  <w16cex:commentExtensible w16cex:durableId="2B0F45BA" w16cex:dateUtc="2025-10-08T21:49:00Z"/>
  <w16cex:commentExtensible w16cex:durableId="6ACF02E6" w16cex:dateUtc="2025-10-09T18:45:00Z"/>
  <w16cex:commentExtensible w16cex:durableId="3BA32573" w16cex:dateUtc="2025-09-27T04:53:00Z"/>
  <w16cex:commentExtensible w16cex:durableId="3BF3D0FB" w16cex:dateUtc="2025-07-27T04:01:00Z"/>
  <w16cex:commentExtensible w16cex:durableId="2C5ABFC9" w16cex:dateUtc="2025-08-28T17:45:00Z"/>
  <w16cex:commentExtensible w16cex:durableId="6553B1EE" w16cex:dateUtc="2025-09-25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1EF831" w16cid:durableId="167B1365"/>
  <w16cid:commentId w16cid:paraId="0FED1CAE" w16cid:durableId="1A335BE3"/>
  <w16cid:commentId w16cid:paraId="08856892" w16cid:durableId="2C5ABE06"/>
  <w16cid:commentId w16cid:paraId="010969C8" w16cid:durableId="683BB55B"/>
  <w16cid:commentId w16cid:paraId="216AF773" w16cid:durableId="3471436E"/>
  <w16cid:commentId w16cid:paraId="2BF27303" w16cid:durableId="7E2FE58B"/>
  <w16cid:commentId w16cid:paraId="7DEBA851" w16cid:durableId="11FD0158"/>
  <w16cid:commentId w16cid:paraId="616FEE77" w16cid:durableId="595D6382"/>
  <w16cid:commentId w16cid:paraId="33535204" w16cid:durableId="2B0F45BA"/>
  <w16cid:commentId w16cid:paraId="7912744C" w16cid:durableId="6ACF02E6"/>
  <w16cid:commentId w16cid:paraId="6A647C79" w16cid:durableId="3BA32573"/>
  <w16cid:commentId w16cid:paraId="00C33A29" w16cid:durableId="3BF3D0FB"/>
  <w16cid:commentId w16cid:paraId="7FA07DD5" w16cid:durableId="2C5ABFC9"/>
  <w16cid:commentId w16cid:paraId="58720C6B" w16cid:durableId="6553B1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DF79" w14:textId="77777777" w:rsidR="00701E5F" w:rsidRDefault="00701E5F" w:rsidP="00D73714">
      <w:r>
        <w:separator/>
      </w:r>
    </w:p>
  </w:endnote>
  <w:endnote w:type="continuationSeparator" w:id="0">
    <w:p w14:paraId="47E61FDB" w14:textId="77777777" w:rsidR="00701E5F" w:rsidRDefault="00701E5F" w:rsidP="00D73714">
      <w:r>
        <w:continuationSeparator/>
      </w:r>
    </w:p>
  </w:endnote>
  <w:endnote w:type="continuationNotice" w:id="1">
    <w:p w14:paraId="39C3A674" w14:textId="77777777" w:rsidR="00701E5F" w:rsidRDefault="00701E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altName w:val="Cambria"/>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2896" w14:textId="4CB2FEC0"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4</w:t>
    </w:r>
    <w:r>
      <w:rPr>
        <w:caps/>
        <w:noProof/>
        <w:color w:val="4F81BD" w:themeColor="accent1"/>
      </w:rPr>
      <w:fldChar w:fldCharType="end"/>
    </w:r>
  </w:p>
  <w:p w14:paraId="4435F476" w14:textId="77777777" w:rsidR="002C4DCA" w:rsidRDefault="002C4D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A9B8" w14:textId="4AEB110C" w:rsidR="002C4DCA" w:rsidRDefault="002C4DCA">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14:paraId="5D45F473" w14:textId="77777777" w:rsidR="002C4DCA" w:rsidRDefault="002C4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D8D30" w14:textId="77777777" w:rsidR="00701E5F" w:rsidRDefault="00701E5F" w:rsidP="00D73714">
      <w:r>
        <w:separator/>
      </w:r>
    </w:p>
  </w:footnote>
  <w:footnote w:type="continuationSeparator" w:id="0">
    <w:p w14:paraId="3596468C" w14:textId="77777777" w:rsidR="00701E5F" w:rsidRDefault="00701E5F" w:rsidP="00D73714">
      <w:r>
        <w:continuationSeparator/>
      </w:r>
    </w:p>
  </w:footnote>
  <w:footnote w:type="continuationNotice" w:id="1">
    <w:p w14:paraId="3A7D9FBC" w14:textId="77777777" w:rsidR="00701E5F" w:rsidRDefault="00701E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22BD" w14:textId="7EF9662D" w:rsidR="002C4DCA" w:rsidRDefault="002C4DCA" w:rsidP="00BD3B33">
    <w:pPr>
      <w:pStyle w:val="Header"/>
      <w:tabs>
        <w:tab w:val="clear" w:pos="4320"/>
        <w:tab w:val="clear" w:pos="8640"/>
        <w:tab w:val="left" w:pos="3240"/>
      </w:tabs>
      <w:jc w:val="center"/>
    </w:pPr>
    <w:r w:rsidRPr="00204015">
      <w:t>S</w:t>
    </w:r>
    <w:r>
      <w:t xml:space="preserve">ubmitted Manuscript: </w:t>
    </w:r>
    <w:r w:rsidRPr="00204015">
      <w:t>Confidential</w:t>
    </w:r>
  </w:p>
  <w:p w14:paraId="61C749E8" w14:textId="1F529691" w:rsidR="002C4DCA" w:rsidRDefault="002C4DCA" w:rsidP="00BD3B33">
    <w:pPr>
      <w:pStyle w:val="Header"/>
      <w:tabs>
        <w:tab w:val="clear" w:pos="4320"/>
        <w:tab w:val="clear" w:pos="8640"/>
        <w:tab w:val="left" w:pos="3240"/>
      </w:tabs>
      <w:jc w:val="center"/>
    </w:pPr>
    <w:r>
      <w:t xml:space="preserve">Template revised </w:t>
    </w:r>
    <w:r w:rsidR="004826E2">
      <w:t>July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F5B3" w14:textId="482E2676" w:rsidR="002C4DCA" w:rsidRPr="00204015" w:rsidRDefault="002C4DCA" w:rsidP="00D73714">
    <w:pPr>
      <w:pStyle w:val="Header"/>
    </w:pPr>
    <w:r>
      <w:rPr>
        <w:noProof/>
      </w:rPr>
      <w:drawing>
        <wp:anchor distT="0" distB="0" distL="114300" distR="114300" simplePos="0" relativeHeight="251663872" behindDoc="1" locked="0" layoutInCell="1" allowOverlap="1" wp14:anchorId="5C67786B" wp14:editId="72EBED97">
          <wp:simplePos x="0" y="0"/>
          <wp:positionH relativeFrom="margin">
            <wp:align>left</wp:align>
          </wp:positionH>
          <wp:positionV relativeFrom="paragraph">
            <wp:posOffset>5288</wp:posOffset>
          </wp:positionV>
          <wp:extent cx="1045029" cy="457200"/>
          <wp:effectExtent l="0" t="0" r="3175" b="0"/>
          <wp:wrapTight wrapText="bothSides">
            <wp:wrapPolygon edited="0">
              <wp:start x="0" y="0"/>
              <wp:lineTo x="0" y="20700"/>
              <wp:lineTo x="21272" y="20700"/>
              <wp:lineTo x="212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ience-AAAS-stacked-color.jpg"/>
                  <pic:cNvPicPr/>
                </pic:nvPicPr>
                <pic:blipFill>
                  <a:blip r:embed="rId1"/>
                  <a:stretch>
                    <a:fillRect/>
                  </a:stretch>
                </pic:blipFill>
                <pic:spPr>
                  <a:xfrm>
                    <a:off x="0" y="0"/>
                    <a:ext cx="1045029" cy="457200"/>
                  </a:xfrm>
                  <a:prstGeom prst="rect">
                    <a:avLst/>
                  </a:prstGeom>
                </pic:spPr>
              </pic:pic>
            </a:graphicData>
          </a:graphic>
          <wp14:sizeRelH relativeFrom="page">
            <wp14:pctWidth>0</wp14:pctWidth>
          </wp14:sizeRelH>
          <wp14:sizeRelV relativeFrom="page">
            <wp14:pctHeight>0</wp14:pctHeight>
          </wp14:sizeRelV>
        </wp:anchor>
      </w:drawing>
    </w:r>
    <w:r>
      <w:tab/>
    </w:r>
    <w:r w:rsidRPr="00204015">
      <w:t>Submitted Manuscript: Confidential</w:t>
    </w:r>
    <w:r>
      <w:tab/>
    </w:r>
  </w:p>
  <w:p w14:paraId="39D9CEFC" w14:textId="15DB7D42" w:rsidR="002C4DCA" w:rsidRDefault="002C4DCA" w:rsidP="00D737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306B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2C0A9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879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7B8AB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FC95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76FF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34C5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C0680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50088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8A39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F5E69A7"/>
    <w:multiLevelType w:val="hybridMultilevel"/>
    <w:tmpl w:val="DC5434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15:restartNumberingAfterBreak="0">
    <w:nsid w:val="571C09D9"/>
    <w:multiLevelType w:val="multilevel"/>
    <w:tmpl w:val="D8C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E70C67"/>
    <w:multiLevelType w:val="hybridMultilevel"/>
    <w:tmpl w:val="E0A0DC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2752373">
    <w:abstractNumId w:val="11"/>
  </w:num>
  <w:num w:numId="2" w16cid:durableId="16779342">
    <w:abstractNumId w:val="9"/>
  </w:num>
  <w:num w:numId="3" w16cid:durableId="1363625599">
    <w:abstractNumId w:val="7"/>
  </w:num>
  <w:num w:numId="4" w16cid:durableId="1460297926">
    <w:abstractNumId w:val="6"/>
  </w:num>
  <w:num w:numId="5" w16cid:durableId="975060645">
    <w:abstractNumId w:val="5"/>
  </w:num>
  <w:num w:numId="6" w16cid:durableId="1144276340">
    <w:abstractNumId w:val="4"/>
  </w:num>
  <w:num w:numId="7" w16cid:durableId="113062174">
    <w:abstractNumId w:val="8"/>
  </w:num>
  <w:num w:numId="8" w16cid:durableId="1930577969">
    <w:abstractNumId w:val="3"/>
  </w:num>
  <w:num w:numId="9" w16cid:durableId="1642688290">
    <w:abstractNumId w:val="2"/>
  </w:num>
  <w:num w:numId="10" w16cid:durableId="1688022836">
    <w:abstractNumId w:val="1"/>
  </w:num>
  <w:num w:numId="11" w16cid:durableId="155800644">
    <w:abstractNumId w:val="0"/>
  </w:num>
  <w:num w:numId="12" w16cid:durableId="453066193">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13" w16cid:durableId="1477455190">
    <w:abstractNumId w:val="12"/>
  </w:num>
  <w:num w:numId="14" w16cid:durableId="1432622983">
    <w:abstractNumId w:val="13"/>
  </w:num>
  <w:num w:numId="15" w16cid:durableId="168185680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e Raymond">
    <w15:presenceInfo w15:providerId="Windows Live" w15:userId="c3ee695e47d5a038"/>
  </w15:person>
  <w15:person w15:author="Colleen Cassady St. Clair">
    <w15:presenceInfo w15:providerId="None" w15:userId="Colleen Cassady St. Clair"/>
  </w15:person>
  <w15:person w15:author="Seneca Clune (Student)">
    <w15:presenceInfo w15:providerId="AD" w15:userId="S::2516725@learn.vsb.bc.ca::c721b41a-e5cb-4cb1-8353-77b7c1310c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1D"/>
    <w:rsid w:val="0000412D"/>
    <w:rsid w:val="00006AFA"/>
    <w:rsid w:val="00010A90"/>
    <w:rsid w:val="0001644F"/>
    <w:rsid w:val="00017543"/>
    <w:rsid w:val="00022F72"/>
    <w:rsid w:val="00026FDD"/>
    <w:rsid w:val="00031999"/>
    <w:rsid w:val="00043F53"/>
    <w:rsid w:val="0004425F"/>
    <w:rsid w:val="00044BE4"/>
    <w:rsid w:val="000464E0"/>
    <w:rsid w:val="00047532"/>
    <w:rsid w:val="000562CC"/>
    <w:rsid w:val="00060587"/>
    <w:rsid w:val="00060D29"/>
    <w:rsid w:val="00060F1C"/>
    <w:rsid w:val="00063761"/>
    <w:rsid w:val="00064A43"/>
    <w:rsid w:val="0006797F"/>
    <w:rsid w:val="00067AA4"/>
    <w:rsid w:val="00071195"/>
    <w:rsid w:val="00071B2F"/>
    <w:rsid w:val="00071D41"/>
    <w:rsid w:val="0007216E"/>
    <w:rsid w:val="00072F27"/>
    <w:rsid w:val="00075B68"/>
    <w:rsid w:val="00077272"/>
    <w:rsid w:val="00077E39"/>
    <w:rsid w:val="00081781"/>
    <w:rsid w:val="00083152"/>
    <w:rsid w:val="00085D75"/>
    <w:rsid w:val="00085E58"/>
    <w:rsid w:val="0009357D"/>
    <w:rsid w:val="0009477A"/>
    <w:rsid w:val="00095099"/>
    <w:rsid w:val="000B371D"/>
    <w:rsid w:val="000B7E4F"/>
    <w:rsid w:val="000C0807"/>
    <w:rsid w:val="000C0F4C"/>
    <w:rsid w:val="000C460C"/>
    <w:rsid w:val="000C5DD7"/>
    <w:rsid w:val="000C79CB"/>
    <w:rsid w:val="000C7F0C"/>
    <w:rsid w:val="000D17DC"/>
    <w:rsid w:val="000D1DCD"/>
    <w:rsid w:val="000D6485"/>
    <w:rsid w:val="000E0A5A"/>
    <w:rsid w:val="000E3730"/>
    <w:rsid w:val="000F0553"/>
    <w:rsid w:val="000F0DBF"/>
    <w:rsid w:val="000F123D"/>
    <w:rsid w:val="000F1F84"/>
    <w:rsid w:val="000F3D28"/>
    <w:rsid w:val="000F4519"/>
    <w:rsid w:val="00101767"/>
    <w:rsid w:val="001074DD"/>
    <w:rsid w:val="00110652"/>
    <w:rsid w:val="00111899"/>
    <w:rsid w:val="00114111"/>
    <w:rsid w:val="0011738B"/>
    <w:rsid w:val="00122855"/>
    <w:rsid w:val="00124ABC"/>
    <w:rsid w:val="00125240"/>
    <w:rsid w:val="00127739"/>
    <w:rsid w:val="001305C8"/>
    <w:rsid w:val="001331D7"/>
    <w:rsid w:val="00135FE5"/>
    <w:rsid w:val="00137C3D"/>
    <w:rsid w:val="00141390"/>
    <w:rsid w:val="00143975"/>
    <w:rsid w:val="001446FB"/>
    <w:rsid w:val="001447DE"/>
    <w:rsid w:val="00150801"/>
    <w:rsid w:val="001553AD"/>
    <w:rsid w:val="0015549E"/>
    <w:rsid w:val="00155C7A"/>
    <w:rsid w:val="00157D21"/>
    <w:rsid w:val="0016027C"/>
    <w:rsid w:val="00160FFC"/>
    <w:rsid w:val="001617C0"/>
    <w:rsid w:val="00165709"/>
    <w:rsid w:val="00174D19"/>
    <w:rsid w:val="0017531F"/>
    <w:rsid w:val="001775FA"/>
    <w:rsid w:val="00182023"/>
    <w:rsid w:val="0019094B"/>
    <w:rsid w:val="001A476E"/>
    <w:rsid w:val="001A50B3"/>
    <w:rsid w:val="001B13BA"/>
    <w:rsid w:val="001B2E30"/>
    <w:rsid w:val="001B34F2"/>
    <w:rsid w:val="001B35F9"/>
    <w:rsid w:val="001B4D0F"/>
    <w:rsid w:val="001C3775"/>
    <w:rsid w:val="001C3BB3"/>
    <w:rsid w:val="001C4CC8"/>
    <w:rsid w:val="001D2CBF"/>
    <w:rsid w:val="001D3DE1"/>
    <w:rsid w:val="001D4C6A"/>
    <w:rsid w:val="001D7333"/>
    <w:rsid w:val="001E3A92"/>
    <w:rsid w:val="001E494A"/>
    <w:rsid w:val="001E64FB"/>
    <w:rsid w:val="001E7AE2"/>
    <w:rsid w:val="001F0B48"/>
    <w:rsid w:val="001F13BC"/>
    <w:rsid w:val="00200048"/>
    <w:rsid w:val="002015DE"/>
    <w:rsid w:val="00201C38"/>
    <w:rsid w:val="00202C7D"/>
    <w:rsid w:val="002053AF"/>
    <w:rsid w:val="00205788"/>
    <w:rsid w:val="0021079F"/>
    <w:rsid w:val="00211742"/>
    <w:rsid w:val="002228BD"/>
    <w:rsid w:val="00227AE4"/>
    <w:rsid w:val="00230D22"/>
    <w:rsid w:val="002337A6"/>
    <w:rsid w:val="00236F8D"/>
    <w:rsid w:val="002441DA"/>
    <w:rsid w:val="002443FD"/>
    <w:rsid w:val="002475FA"/>
    <w:rsid w:val="00257924"/>
    <w:rsid w:val="002600EC"/>
    <w:rsid w:val="00260E4E"/>
    <w:rsid w:val="00262BE6"/>
    <w:rsid w:val="00270A90"/>
    <w:rsid w:val="00270F47"/>
    <w:rsid w:val="002717C2"/>
    <w:rsid w:val="002762DE"/>
    <w:rsid w:val="00282AE5"/>
    <w:rsid w:val="00284509"/>
    <w:rsid w:val="00287458"/>
    <w:rsid w:val="00287AA7"/>
    <w:rsid w:val="002908E2"/>
    <w:rsid w:val="00290F2C"/>
    <w:rsid w:val="002924BB"/>
    <w:rsid w:val="00293382"/>
    <w:rsid w:val="0029404C"/>
    <w:rsid w:val="002A192C"/>
    <w:rsid w:val="002A3104"/>
    <w:rsid w:val="002A6B1F"/>
    <w:rsid w:val="002B64AB"/>
    <w:rsid w:val="002C07E9"/>
    <w:rsid w:val="002C33B8"/>
    <w:rsid w:val="002C33D8"/>
    <w:rsid w:val="002C3CC6"/>
    <w:rsid w:val="002C4577"/>
    <w:rsid w:val="002C4DCA"/>
    <w:rsid w:val="002D0EC2"/>
    <w:rsid w:val="002D5DF2"/>
    <w:rsid w:val="002D7D3A"/>
    <w:rsid w:val="002E13DD"/>
    <w:rsid w:val="002E4A03"/>
    <w:rsid w:val="002E5C7C"/>
    <w:rsid w:val="002E60B9"/>
    <w:rsid w:val="002E7A3C"/>
    <w:rsid w:val="002F0182"/>
    <w:rsid w:val="002F2EEB"/>
    <w:rsid w:val="002F33D6"/>
    <w:rsid w:val="002F7740"/>
    <w:rsid w:val="003024EA"/>
    <w:rsid w:val="00307F53"/>
    <w:rsid w:val="00310501"/>
    <w:rsid w:val="003158F6"/>
    <w:rsid w:val="003237F0"/>
    <w:rsid w:val="00323F06"/>
    <w:rsid w:val="00326461"/>
    <w:rsid w:val="00330C9F"/>
    <w:rsid w:val="00330E77"/>
    <w:rsid w:val="00332B1D"/>
    <w:rsid w:val="003402F6"/>
    <w:rsid w:val="00340ACB"/>
    <w:rsid w:val="00345066"/>
    <w:rsid w:val="00347520"/>
    <w:rsid w:val="003502EF"/>
    <w:rsid w:val="00354DEB"/>
    <w:rsid w:val="0035718F"/>
    <w:rsid w:val="00357455"/>
    <w:rsid w:val="00363BF8"/>
    <w:rsid w:val="003658DF"/>
    <w:rsid w:val="00370FED"/>
    <w:rsid w:val="003714F1"/>
    <w:rsid w:val="003766BD"/>
    <w:rsid w:val="00380358"/>
    <w:rsid w:val="00381E32"/>
    <w:rsid w:val="0038427C"/>
    <w:rsid w:val="003851C5"/>
    <w:rsid w:val="00391FA5"/>
    <w:rsid w:val="0039602D"/>
    <w:rsid w:val="003A2AE5"/>
    <w:rsid w:val="003A335D"/>
    <w:rsid w:val="003A4EBF"/>
    <w:rsid w:val="003A66A0"/>
    <w:rsid w:val="003A7443"/>
    <w:rsid w:val="003A77E5"/>
    <w:rsid w:val="003A7E63"/>
    <w:rsid w:val="003B0531"/>
    <w:rsid w:val="003B13A0"/>
    <w:rsid w:val="003B254F"/>
    <w:rsid w:val="003B41B4"/>
    <w:rsid w:val="003B6926"/>
    <w:rsid w:val="003C0CEB"/>
    <w:rsid w:val="003C1C49"/>
    <w:rsid w:val="003C2547"/>
    <w:rsid w:val="003C58F0"/>
    <w:rsid w:val="003D1551"/>
    <w:rsid w:val="003D39E6"/>
    <w:rsid w:val="003D620E"/>
    <w:rsid w:val="003D6392"/>
    <w:rsid w:val="003D791C"/>
    <w:rsid w:val="003E2BE6"/>
    <w:rsid w:val="003E40AA"/>
    <w:rsid w:val="003E47D5"/>
    <w:rsid w:val="003F19B9"/>
    <w:rsid w:val="003F761E"/>
    <w:rsid w:val="00402B22"/>
    <w:rsid w:val="004057E5"/>
    <w:rsid w:val="0041347F"/>
    <w:rsid w:val="00414E5A"/>
    <w:rsid w:val="004274AF"/>
    <w:rsid w:val="00432A92"/>
    <w:rsid w:val="00440C92"/>
    <w:rsid w:val="00441C8B"/>
    <w:rsid w:val="00446111"/>
    <w:rsid w:val="004476CC"/>
    <w:rsid w:val="00447EB3"/>
    <w:rsid w:val="00455305"/>
    <w:rsid w:val="004555E0"/>
    <w:rsid w:val="00457B14"/>
    <w:rsid w:val="00462527"/>
    <w:rsid w:val="00464ABD"/>
    <w:rsid w:val="00464B5E"/>
    <w:rsid w:val="00465F7D"/>
    <w:rsid w:val="00466B12"/>
    <w:rsid w:val="00472E63"/>
    <w:rsid w:val="00475539"/>
    <w:rsid w:val="0048147F"/>
    <w:rsid w:val="00482684"/>
    <w:rsid w:val="004826E2"/>
    <w:rsid w:val="004871D4"/>
    <w:rsid w:val="004876B9"/>
    <w:rsid w:val="004879F9"/>
    <w:rsid w:val="004A4ABB"/>
    <w:rsid w:val="004A5DD4"/>
    <w:rsid w:val="004B304C"/>
    <w:rsid w:val="004B4A09"/>
    <w:rsid w:val="004B4F4B"/>
    <w:rsid w:val="004B5ABE"/>
    <w:rsid w:val="004B5CC1"/>
    <w:rsid w:val="004B6AD4"/>
    <w:rsid w:val="004C0CBE"/>
    <w:rsid w:val="004C16CE"/>
    <w:rsid w:val="004C1FB4"/>
    <w:rsid w:val="004C2A86"/>
    <w:rsid w:val="004D10EA"/>
    <w:rsid w:val="004D19A5"/>
    <w:rsid w:val="004D2EF6"/>
    <w:rsid w:val="004D6781"/>
    <w:rsid w:val="004E1687"/>
    <w:rsid w:val="004E1C86"/>
    <w:rsid w:val="004E7B49"/>
    <w:rsid w:val="005025CC"/>
    <w:rsid w:val="00505E24"/>
    <w:rsid w:val="005123AA"/>
    <w:rsid w:val="00517081"/>
    <w:rsid w:val="00517675"/>
    <w:rsid w:val="005202B7"/>
    <w:rsid w:val="005220F8"/>
    <w:rsid w:val="00533D7D"/>
    <w:rsid w:val="00542B52"/>
    <w:rsid w:val="00545DD8"/>
    <w:rsid w:val="00550CC6"/>
    <w:rsid w:val="00550F6F"/>
    <w:rsid w:val="005543BE"/>
    <w:rsid w:val="00554C50"/>
    <w:rsid w:val="00557070"/>
    <w:rsid w:val="00557B13"/>
    <w:rsid w:val="00560CF5"/>
    <w:rsid w:val="005659B1"/>
    <w:rsid w:val="00565D96"/>
    <w:rsid w:val="00565DE4"/>
    <w:rsid w:val="00567935"/>
    <w:rsid w:val="00572498"/>
    <w:rsid w:val="00572FAA"/>
    <w:rsid w:val="005749BF"/>
    <w:rsid w:val="00575375"/>
    <w:rsid w:val="00576E95"/>
    <w:rsid w:val="00577177"/>
    <w:rsid w:val="00583CCA"/>
    <w:rsid w:val="005862F3"/>
    <w:rsid w:val="00591984"/>
    <w:rsid w:val="005A54A8"/>
    <w:rsid w:val="005A5D30"/>
    <w:rsid w:val="005A60CD"/>
    <w:rsid w:val="005B50D5"/>
    <w:rsid w:val="005C0B58"/>
    <w:rsid w:val="005C105F"/>
    <w:rsid w:val="005C3340"/>
    <w:rsid w:val="005C54DA"/>
    <w:rsid w:val="005C6C33"/>
    <w:rsid w:val="005C7511"/>
    <w:rsid w:val="005C7805"/>
    <w:rsid w:val="005D1F27"/>
    <w:rsid w:val="005E59EA"/>
    <w:rsid w:val="005F456A"/>
    <w:rsid w:val="005F6AC3"/>
    <w:rsid w:val="00606EBD"/>
    <w:rsid w:val="0060726B"/>
    <w:rsid w:val="00614568"/>
    <w:rsid w:val="0061532C"/>
    <w:rsid w:val="006161C9"/>
    <w:rsid w:val="00624B3F"/>
    <w:rsid w:val="00627266"/>
    <w:rsid w:val="00631669"/>
    <w:rsid w:val="00632972"/>
    <w:rsid w:val="00632F22"/>
    <w:rsid w:val="00633410"/>
    <w:rsid w:val="0064261D"/>
    <w:rsid w:val="00642F6B"/>
    <w:rsid w:val="00644237"/>
    <w:rsid w:val="006455DA"/>
    <w:rsid w:val="006500DF"/>
    <w:rsid w:val="0065050E"/>
    <w:rsid w:val="0065435C"/>
    <w:rsid w:val="00655A58"/>
    <w:rsid w:val="00660091"/>
    <w:rsid w:val="00660DB4"/>
    <w:rsid w:val="00666EF1"/>
    <w:rsid w:val="00670D49"/>
    <w:rsid w:val="006727B0"/>
    <w:rsid w:val="006755BC"/>
    <w:rsid w:val="006757DB"/>
    <w:rsid w:val="006828D6"/>
    <w:rsid w:val="006838B1"/>
    <w:rsid w:val="00685865"/>
    <w:rsid w:val="00690FDE"/>
    <w:rsid w:val="0069104C"/>
    <w:rsid w:val="00693228"/>
    <w:rsid w:val="006938B2"/>
    <w:rsid w:val="006A0DD2"/>
    <w:rsid w:val="006A187E"/>
    <w:rsid w:val="006A2645"/>
    <w:rsid w:val="006A3C20"/>
    <w:rsid w:val="006A3CF6"/>
    <w:rsid w:val="006A5D62"/>
    <w:rsid w:val="006A62B2"/>
    <w:rsid w:val="006A7883"/>
    <w:rsid w:val="006B0F76"/>
    <w:rsid w:val="006B3B42"/>
    <w:rsid w:val="006C117B"/>
    <w:rsid w:val="006C6348"/>
    <w:rsid w:val="006C6AAB"/>
    <w:rsid w:val="006D108B"/>
    <w:rsid w:val="006D2B39"/>
    <w:rsid w:val="006D40FF"/>
    <w:rsid w:val="006D718F"/>
    <w:rsid w:val="006E2D52"/>
    <w:rsid w:val="006E48F0"/>
    <w:rsid w:val="006E5832"/>
    <w:rsid w:val="006E590E"/>
    <w:rsid w:val="006E6243"/>
    <w:rsid w:val="006E69CF"/>
    <w:rsid w:val="006F15D5"/>
    <w:rsid w:val="006F1AC9"/>
    <w:rsid w:val="006F6778"/>
    <w:rsid w:val="006F6900"/>
    <w:rsid w:val="00700C6D"/>
    <w:rsid w:val="00701DA9"/>
    <w:rsid w:val="00701E5F"/>
    <w:rsid w:val="00701FDB"/>
    <w:rsid w:val="007029CF"/>
    <w:rsid w:val="007062E8"/>
    <w:rsid w:val="007113A9"/>
    <w:rsid w:val="00711FD3"/>
    <w:rsid w:val="00712779"/>
    <w:rsid w:val="007128EC"/>
    <w:rsid w:val="00713FFE"/>
    <w:rsid w:val="00714BCB"/>
    <w:rsid w:val="007161A3"/>
    <w:rsid w:val="00716CFA"/>
    <w:rsid w:val="007209AE"/>
    <w:rsid w:val="00725A66"/>
    <w:rsid w:val="00732DCA"/>
    <w:rsid w:val="00735F15"/>
    <w:rsid w:val="00736007"/>
    <w:rsid w:val="00736134"/>
    <w:rsid w:val="007364D2"/>
    <w:rsid w:val="00741762"/>
    <w:rsid w:val="00741D39"/>
    <w:rsid w:val="00742782"/>
    <w:rsid w:val="007440FE"/>
    <w:rsid w:val="00744950"/>
    <w:rsid w:val="0074692B"/>
    <w:rsid w:val="007506FB"/>
    <w:rsid w:val="00752013"/>
    <w:rsid w:val="00752FDF"/>
    <w:rsid w:val="00754C34"/>
    <w:rsid w:val="00755125"/>
    <w:rsid w:val="00755BFA"/>
    <w:rsid w:val="0076048F"/>
    <w:rsid w:val="00762EE1"/>
    <w:rsid w:val="00767C39"/>
    <w:rsid w:val="0077592F"/>
    <w:rsid w:val="007766E2"/>
    <w:rsid w:val="00776893"/>
    <w:rsid w:val="007775B4"/>
    <w:rsid w:val="007868D5"/>
    <w:rsid w:val="007A3953"/>
    <w:rsid w:val="007A3AE7"/>
    <w:rsid w:val="007A5FC9"/>
    <w:rsid w:val="007B00E6"/>
    <w:rsid w:val="007B463E"/>
    <w:rsid w:val="007B4822"/>
    <w:rsid w:val="007B4D91"/>
    <w:rsid w:val="007B7E30"/>
    <w:rsid w:val="007C04FC"/>
    <w:rsid w:val="007C05D6"/>
    <w:rsid w:val="007C27A7"/>
    <w:rsid w:val="007C4E7C"/>
    <w:rsid w:val="007C6679"/>
    <w:rsid w:val="007D14F3"/>
    <w:rsid w:val="007D733F"/>
    <w:rsid w:val="007D7B28"/>
    <w:rsid w:val="007E00DA"/>
    <w:rsid w:val="007E37C1"/>
    <w:rsid w:val="007E649C"/>
    <w:rsid w:val="007F20A8"/>
    <w:rsid w:val="00803AD0"/>
    <w:rsid w:val="00806022"/>
    <w:rsid w:val="00811972"/>
    <w:rsid w:val="00817528"/>
    <w:rsid w:val="00821BBC"/>
    <w:rsid w:val="008270D8"/>
    <w:rsid w:val="00833F36"/>
    <w:rsid w:val="008355F1"/>
    <w:rsid w:val="0083644C"/>
    <w:rsid w:val="00836783"/>
    <w:rsid w:val="00837A68"/>
    <w:rsid w:val="0084615B"/>
    <w:rsid w:val="0084745B"/>
    <w:rsid w:val="00852407"/>
    <w:rsid w:val="00854C91"/>
    <w:rsid w:val="00857D21"/>
    <w:rsid w:val="00860012"/>
    <w:rsid w:val="008617D8"/>
    <w:rsid w:val="00862760"/>
    <w:rsid w:val="0086656C"/>
    <w:rsid w:val="00867F55"/>
    <w:rsid w:val="00870104"/>
    <w:rsid w:val="00872593"/>
    <w:rsid w:val="0088039A"/>
    <w:rsid w:val="00883021"/>
    <w:rsid w:val="00891F82"/>
    <w:rsid w:val="008A372B"/>
    <w:rsid w:val="008B018C"/>
    <w:rsid w:val="008B2D70"/>
    <w:rsid w:val="008B420E"/>
    <w:rsid w:val="008B4B7E"/>
    <w:rsid w:val="008B7C86"/>
    <w:rsid w:val="008C18DD"/>
    <w:rsid w:val="008C361F"/>
    <w:rsid w:val="008C5F47"/>
    <w:rsid w:val="008D5410"/>
    <w:rsid w:val="008E10DD"/>
    <w:rsid w:val="008E471F"/>
    <w:rsid w:val="008E54D4"/>
    <w:rsid w:val="008E7747"/>
    <w:rsid w:val="008F2233"/>
    <w:rsid w:val="008F712E"/>
    <w:rsid w:val="0090050B"/>
    <w:rsid w:val="0090068D"/>
    <w:rsid w:val="00901B59"/>
    <w:rsid w:val="00902CB9"/>
    <w:rsid w:val="00905B68"/>
    <w:rsid w:val="009111CC"/>
    <w:rsid w:val="00926284"/>
    <w:rsid w:val="009265E3"/>
    <w:rsid w:val="00926C47"/>
    <w:rsid w:val="00932591"/>
    <w:rsid w:val="009378D2"/>
    <w:rsid w:val="00942EB0"/>
    <w:rsid w:val="00944555"/>
    <w:rsid w:val="00944C87"/>
    <w:rsid w:val="009526C9"/>
    <w:rsid w:val="009622A3"/>
    <w:rsid w:val="009719B2"/>
    <w:rsid w:val="0097571B"/>
    <w:rsid w:val="00975780"/>
    <w:rsid w:val="00980B9F"/>
    <w:rsid w:val="00993FED"/>
    <w:rsid w:val="00996545"/>
    <w:rsid w:val="009966F9"/>
    <w:rsid w:val="009A413A"/>
    <w:rsid w:val="009A51BB"/>
    <w:rsid w:val="009A5F83"/>
    <w:rsid w:val="009A6B8F"/>
    <w:rsid w:val="009B134A"/>
    <w:rsid w:val="009B3030"/>
    <w:rsid w:val="009B3AB6"/>
    <w:rsid w:val="009B7A9C"/>
    <w:rsid w:val="009D298E"/>
    <w:rsid w:val="009E3C19"/>
    <w:rsid w:val="009E49B0"/>
    <w:rsid w:val="009E78A6"/>
    <w:rsid w:val="009F2B56"/>
    <w:rsid w:val="009F70E2"/>
    <w:rsid w:val="009F75BD"/>
    <w:rsid w:val="009F7E60"/>
    <w:rsid w:val="00A00EF0"/>
    <w:rsid w:val="00A07C12"/>
    <w:rsid w:val="00A127AE"/>
    <w:rsid w:val="00A16681"/>
    <w:rsid w:val="00A1748D"/>
    <w:rsid w:val="00A17C1D"/>
    <w:rsid w:val="00A2170D"/>
    <w:rsid w:val="00A2196D"/>
    <w:rsid w:val="00A21D99"/>
    <w:rsid w:val="00A23CD5"/>
    <w:rsid w:val="00A25061"/>
    <w:rsid w:val="00A25E52"/>
    <w:rsid w:val="00A51678"/>
    <w:rsid w:val="00A53647"/>
    <w:rsid w:val="00A5596E"/>
    <w:rsid w:val="00A56752"/>
    <w:rsid w:val="00A60CC1"/>
    <w:rsid w:val="00A644A5"/>
    <w:rsid w:val="00A658BF"/>
    <w:rsid w:val="00A71212"/>
    <w:rsid w:val="00A716D9"/>
    <w:rsid w:val="00A74667"/>
    <w:rsid w:val="00A80658"/>
    <w:rsid w:val="00A82576"/>
    <w:rsid w:val="00A83171"/>
    <w:rsid w:val="00A852FC"/>
    <w:rsid w:val="00A861BA"/>
    <w:rsid w:val="00A868F4"/>
    <w:rsid w:val="00A878A7"/>
    <w:rsid w:val="00A91ECC"/>
    <w:rsid w:val="00A940D1"/>
    <w:rsid w:val="00A954C5"/>
    <w:rsid w:val="00A95B8A"/>
    <w:rsid w:val="00A97C09"/>
    <w:rsid w:val="00AA14AF"/>
    <w:rsid w:val="00AA36C0"/>
    <w:rsid w:val="00AA446F"/>
    <w:rsid w:val="00AB2A10"/>
    <w:rsid w:val="00AB35BE"/>
    <w:rsid w:val="00AB475C"/>
    <w:rsid w:val="00AB57FB"/>
    <w:rsid w:val="00AB6AE3"/>
    <w:rsid w:val="00AB6CE4"/>
    <w:rsid w:val="00AC4045"/>
    <w:rsid w:val="00AC5235"/>
    <w:rsid w:val="00AD444C"/>
    <w:rsid w:val="00AD471D"/>
    <w:rsid w:val="00AD48B9"/>
    <w:rsid w:val="00AE3CBC"/>
    <w:rsid w:val="00AF1EF2"/>
    <w:rsid w:val="00AF3908"/>
    <w:rsid w:val="00AF6AFC"/>
    <w:rsid w:val="00B00F95"/>
    <w:rsid w:val="00B01CB1"/>
    <w:rsid w:val="00B04786"/>
    <w:rsid w:val="00B052C9"/>
    <w:rsid w:val="00B0541D"/>
    <w:rsid w:val="00B0747B"/>
    <w:rsid w:val="00B1470B"/>
    <w:rsid w:val="00B163C5"/>
    <w:rsid w:val="00B22DA1"/>
    <w:rsid w:val="00B2648F"/>
    <w:rsid w:val="00B31A19"/>
    <w:rsid w:val="00B40F6D"/>
    <w:rsid w:val="00B422F9"/>
    <w:rsid w:val="00B441CB"/>
    <w:rsid w:val="00B467B8"/>
    <w:rsid w:val="00B47B29"/>
    <w:rsid w:val="00B504DA"/>
    <w:rsid w:val="00B52557"/>
    <w:rsid w:val="00B561AA"/>
    <w:rsid w:val="00B56783"/>
    <w:rsid w:val="00B61DCB"/>
    <w:rsid w:val="00B63221"/>
    <w:rsid w:val="00B654EF"/>
    <w:rsid w:val="00B65904"/>
    <w:rsid w:val="00B67E5B"/>
    <w:rsid w:val="00B70A09"/>
    <w:rsid w:val="00B82FEA"/>
    <w:rsid w:val="00B84598"/>
    <w:rsid w:val="00B9331C"/>
    <w:rsid w:val="00B94E72"/>
    <w:rsid w:val="00B9572E"/>
    <w:rsid w:val="00B95CEA"/>
    <w:rsid w:val="00B96DCF"/>
    <w:rsid w:val="00BA06DE"/>
    <w:rsid w:val="00BA18D9"/>
    <w:rsid w:val="00BA64AE"/>
    <w:rsid w:val="00BB7527"/>
    <w:rsid w:val="00BC046F"/>
    <w:rsid w:val="00BC3A8B"/>
    <w:rsid w:val="00BC58D3"/>
    <w:rsid w:val="00BC7D57"/>
    <w:rsid w:val="00BD127C"/>
    <w:rsid w:val="00BD1667"/>
    <w:rsid w:val="00BD1E6E"/>
    <w:rsid w:val="00BD3B33"/>
    <w:rsid w:val="00BD4E35"/>
    <w:rsid w:val="00BD576C"/>
    <w:rsid w:val="00BE151A"/>
    <w:rsid w:val="00BE1EA8"/>
    <w:rsid w:val="00BE3F0C"/>
    <w:rsid w:val="00BE56C6"/>
    <w:rsid w:val="00BE5D15"/>
    <w:rsid w:val="00BF6C48"/>
    <w:rsid w:val="00C0119D"/>
    <w:rsid w:val="00C06D9E"/>
    <w:rsid w:val="00C07264"/>
    <w:rsid w:val="00C11F85"/>
    <w:rsid w:val="00C13940"/>
    <w:rsid w:val="00C17C86"/>
    <w:rsid w:val="00C17F1B"/>
    <w:rsid w:val="00C20240"/>
    <w:rsid w:val="00C22A04"/>
    <w:rsid w:val="00C25951"/>
    <w:rsid w:val="00C27E09"/>
    <w:rsid w:val="00C31B27"/>
    <w:rsid w:val="00C33662"/>
    <w:rsid w:val="00C33DDB"/>
    <w:rsid w:val="00C3528D"/>
    <w:rsid w:val="00C37465"/>
    <w:rsid w:val="00C426A5"/>
    <w:rsid w:val="00C433A8"/>
    <w:rsid w:val="00C522E3"/>
    <w:rsid w:val="00C52394"/>
    <w:rsid w:val="00C54C42"/>
    <w:rsid w:val="00C57BE5"/>
    <w:rsid w:val="00C60D0C"/>
    <w:rsid w:val="00C61E91"/>
    <w:rsid w:val="00C62125"/>
    <w:rsid w:val="00C621C7"/>
    <w:rsid w:val="00C62AF5"/>
    <w:rsid w:val="00C65B1A"/>
    <w:rsid w:val="00C66B87"/>
    <w:rsid w:val="00C708FE"/>
    <w:rsid w:val="00C741DD"/>
    <w:rsid w:val="00C7434D"/>
    <w:rsid w:val="00C80B11"/>
    <w:rsid w:val="00C81BB3"/>
    <w:rsid w:val="00C849F2"/>
    <w:rsid w:val="00C86E03"/>
    <w:rsid w:val="00C908D1"/>
    <w:rsid w:val="00C94548"/>
    <w:rsid w:val="00CA0407"/>
    <w:rsid w:val="00CA296B"/>
    <w:rsid w:val="00CB0434"/>
    <w:rsid w:val="00CB2AA6"/>
    <w:rsid w:val="00CB7741"/>
    <w:rsid w:val="00CC07ED"/>
    <w:rsid w:val="00CC2657"/>
    <w:rsid w:val="00CC3393"/>
    <w:rsid w:val="00CC7625"/>
    <w:rsid w:val="00CD7773"/>
    <w:rsid w:val="00CE6F3A"/>
    <w:rsid w:val="00CF33DA"/>
    <w:rsid w:val="00CF3BEC"/>
    <w:rsid w:val="00CF4158"/>
    <w:rsid w:val="00D00489"/>
    <w:rsid w:val="00D00966"/>
    <w:rsid w:val="00D01145"/>
    <w:rsid w:val="00D02198"/>
    <w:rsid w:val="00D047F8"/>
    <w:rsid w:val="00D119C1"/>
    <w:rsid w:val="00D11F27"/>
    <w:rsid w:val="00D177C5"/>
    <w:rsid w:val="00D23387"/>
    <w:rsid w:val="00D439D0"/>
    <w:rsid w:val="00D47412"/>
    <w:rsid w:val="00D5071E"/>
    <w:rsid w:val="00D61494"/>
    <w:rsid w:val="00D66C0F"/>
    <w:rsid w:val="00D70548"/>
    <w:rsid w:val="00D73714"/>
    <w:rsid w:val="00D73C72"/>
    <w:rsid w:val="00D73F87"/>
    <w:rsid w:val="00D75E43"/>
    <w:rsid w:val="00D768B9"/>
    <w:rsid w:val="00D7788B"/>
    <w:rsid w:val="00D805A6"/>
    <w:rsid w:val="00D96AFA"/>
    <w:rsid w:val="00DA2E1A"/>
    <w:rsid w:val="00DA6F4E"/>
    <w:rsid w:val="00DA7E60"/>
    <w:rsid w:val="00DA7E8E"/>
    <w:rsid w:val="00DB1273"/>
    <w:rsid w:val="00DB1A2F"/>
    <w:rsid w:val="00DB3617"/>
    <w:rsid w:val="00DB72E6"/>
    <w:rsid w:val="00DC3F9B"/>
    <w:rsid w:val="00DC51CA"/>
    <w:rsid w:val="00DD0D48"/>
    <w:rsid w:val="00DD225C"/>
    <w:rsid w:val="00DD2BB7"/>
    <w:rsid w:val="00DD321E"/>
    <w:rsid w:val="00DD3E97"/>
    <w:rsid w:val="00DE0472"/>
    <w:rsid w:val="00DE0E63"/>
    <w:rsid w:val="00DE2308"/>
    <w:rsid w:val="00DE28BD"/>
    <w:rsid w:val="00DE4B00"/>
    <w:rsid w:val="00DE7047"/>
    <w:rsid w:val="00DE708D"/>
    <w:rsid w:val="00DF1587"/>
    <w:rsid w:val="00DF2C43"/>
    <w:rsid w:val="00E0133A"/>
    <w:rsid w:val="00E03B0C"/>
    <w:rsid w:val="00E0440F"/>
    <w:rsid w:val="00E05282"/>
    <w:rsid w:val="00E05FE2"/>
    <w:rsid w:val="00E060A5"/>
    <w:rsid w:val="00E12C0F"/>
    <w:rsid w:val="00E173A8"/>
    <w:rsid w:val="00E21063"/>
    <w:rsid w:val="00E21BE1"/>
    <w:rsid w:val="00E23C41"/>
    <w:rsid w:val="00E27ADB"/>
    <w:rsid w:val="00E30B4E"/>
    <w:rsid w:val="00E351C0"/>
    <w:rsid w:val="00E35DD0"/>
    <w:rsid w:val="00E37C62"/>
    <w:rsid w:val="00E45CA6"/>
    <w:rsid w:val="00E464C7"/>
    <w:rsid w:val="00E50061"/>
    <w:rsid w:val="00E543FE"/>
    <w:rsid w:val="00E562FF"/>
    <w:rsid w:val="00E56D3D"/>
    <w:rsid w:val="00E57258"/>
    <w:rsid w:val="00E701D7"/>
    <w:rsid w:val="00E72365"/>
    <w:rsid w:val="00E737F7"/>
    <w:rsid w:val="00E75FA3"/>
    <w:rsid w:val="00E76B37"/>
    <w:rsid w:val="00EA3872"/>
    <w:rsid w:val="00EA5590"/>
    <w:rsid w:val="00EA620F"/>
    <w:rsid w:val="00EA734E"/>
    <w:rsid w:val="00EA79F1"/>
    <w:rsid w:val="00EB062C"/>
    <w:rsid w:val="00EB19A9"/>
    <w:rsid w:val="00EB563C"/>
    <w:rsid w:val="00EC3069"/>
    <w:rsid w:val="00EC50A4"/>
    <w:rsid w:val="00EC685E"/>
    <w:rsid w:val="00ED3C7E"/>
    <w:rsid w:val="00ED4D2D"/>
    <w:rsid w:val="00ED7065"/>
    <w:rsid w:val="00ED7B28"/>
    <w:rsid w:val="00ED7EA4"/>
    <w:rsid w:val="00EE0589"/>
    <w:rsid w:val="00EE1D99"/>
    <w:rsid w:val="00EE6929"/>
    <w:rsid w:val="00EF3AE7"/>
    <w:rsid w:val="00EF5454"/>
    <w:rsid w:val="00EF69D9"/>
    <w:rsid w:val="00F00370"/>
    <w:rsid w:val="00F030C5"/>
    <w:rsid w:val="00F0521A"/>
    <w:rsid w:val="00F11B85"/>
    <w:rsid w:val="00F15B30"/>
    <w:rsid w:val="00F21876"/>
    <w:rsid w:val="00F26AF7"/>
    <w:rsid w:val="00F32B55"/>
    <w:rsid w:val="00F33F10"/>
    <w:rsid w:val="00F37649"/>
    <w:rsid w:val="00F4081B"/>
    <w:rsid w:val="00F4196F"/>
    <w:rsid w:val="00F42269"/>
    <w:rsid w:val="00F431FF"/>
    <w:rsid w:val="00F44316"/>
    <w:rsid w:val="00F44B0C"/>
    <w:rsid w:val="00F44B6F"/>
    <w:rsid w:val="00F53239"/>
    <w:rsid w:val="00F562B9"/>
    <w:rsid w:val="00F5789C"/>
    <w:rsid w:val="00F60FBA"/>
    <w:rsid w:val="00F66D82"/>
    <w:rsid w:val="00F67DE5"/>
    <w:rsid w:val="00F70885"/>
    <w:rsid w:val="00F716A3"/>
    <w:rsid w:val="00F72442"/>
    <w:rsid w:val="00F739FD"/>
    <w:rsid w:val="00F74B5A"/>
    <w:rsid w:val="00F77F59"/>
    <w:rsid w:val="00F813B2"/>
    <w:rsid w:val="00F82B63"/>
    <w:rsid w:val="00F85317"/>
    <w:rsid w:val="00F875C0"/>
    <w:rsid w:val="00F954DA"/>
    <w:rsid w:val="00F955DB"/>
    <w:rsid w:val="00FA5D49"/>
    <w:rsid w:val="00FB3853"/>
    <w:rsid w:val="00FB4690"/>
    <w:rsid w:val="00FB6FB6"/>
    <w:rsid w:val="00FB76D2"/>
    <w:rsid w:val="00FC3E35"/>
    <w:rsid w:val="00FD3B0F"/>
    <w:rsid w:val="00FD48F1"/>
    <w:rsid w:val="00FD546E"/>
    <w:rsid w:val="00FE2E4E"/>
    <w:rsid w:val="00FE478D"/>
    <w:rsid w:val="00FF157A"/>
    <w:rsid w:val="7FEA1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DF832"/>
  <w15:docId w15:val="{40C478E8-9839-4A94-9CD0-F2813CAF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3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Text">
    <w:name w:val="Base_Text"/>
    <w:rsid w:val="009A3899"/>
    <w:pPr>
      <w:spacing w:before="120"/>
    </w:pPr>
    <w:rPr>
      <w:rFonts w:eastAsia="Times New Roman"/>
      <w:sz w:val="24"/>
      <w:szCs w:val="24"/>
    </w:rPr>
  </w:style>
  <w:style w:type="paragraph" w:customStyle="1" w:styleId="1stparatext">
    <w:name w:val="1st para text"/>
    <w:basedOn w:val="BaseText"/>
    <w:rsid w:val="009A3899"/>
  </w:style>
  <w:style w:type="paragraph" w:customStyle="1" w:styleId="BaseHeading">
    <w:name w:val="Base_Heading"/>
    <w:rsid w:val="009A3899"/>
    <w:pPr>
      <w:keepNext/>
      <w:spacing w:before="240"/>
      <w:outlineLvl w:val="0"/>
    </w:pPr>
    <w:rPr>
      <w:rFonts w:eastAsia="Times New Roman"/>
      <w:kern w:val="28"/>
      <w:sz w:val="28"/>
      <w:szCs w:val="28"/>
    </w:rPr>
  </w:style>
  <w:style w:type="paragraph" w:customStyle="1" w:styleId="AbstractHead">
    <w:name w:val="Abstract Head"/>
    <w:basedOn w:val="BaseHeading"/>
    <w:rsid w:val="009A3899"/>
  </w:style>
  <w:style w:type="paragraph" w:customStyle="1" w:styleId="AbstractSummary">
    <w:name w:val="Abstract/Summary"/>
    <w:basedOn w:val="BaseText"/>
    <w:rsid w:val="009A3899"/>
  </w:style>
  <w:style w:type="paragraph" w:customStyle="1" w:styleId="Referencesandnotes">
    <w:name w:val="References and notes"/>
    <w:basedOn w:val="BaseText"/>
    <w:rsid w:val="009A3899"/>
    <w:pPr>
      <w:ind w:left="720" w:hanging="720"/>
    </w:pPr>
  </w:style>
  <w:style w:type="paragraph" w:customStyle="1" w:styleId="Acknowledgement">
    <w:name w:val="Acknowledgement"/>
    <w:basedOn w:val="Referencesandnotes"/>
    <w:rsid w:val="009A3899"/>
  </w:style>
  <w:style w:type="paragraph" w:customStyle="1" w:styleId="Subhead">
    <w:name w:val="Subhead"/>
    <w:basedOn w:val="BaseHeading"/>
    <w:rsid w:val="009A3899"/>
    <w:rPr>
      <w:b/>
      <w:bCs/>
      <w:sz w:val="24"/>
      <w:szCs w:val="24"/>
    </w:rPr>
  </w:style>
  <w:style w:type="paragraph" w:customStyle="1" w:styleId="AppendixHead">
    <w:name w:val="AppendixHead"/>
    <w:basedOn w:val="Subhead"/>
    <w:rsid w:val="009A3899"/>
  </w:style>
  <w:style w:type="paragraph" w:customStyle="1" w:styleId="AppendixSubhead">
    <w:name w:val="AppendixSubhead"/>
    <w:basedOn w:val="Subhead"/>
    <w:rsid w:val="009A3899"/>
  </w:style>
  <w:style w:type="paragraph" w:customStyle="1" w:styleId="Articletype">
    <w:name w:val="Article type"/>
    <w:basedOn w:val="BaseText"/>
    <w:rsid w:val="009A3899"/>
  </w:style>
  <w:style w:type="character" w:customStyle="1" w:styleId="aubase">
    <w:name w:val="au_base"/>
    <w:rsid w:val="009A3899"/>
    <w:rPr>
      <w:sz w:val="24"/>
    </w:rPr>
  </w:style>
  <w:style w:type="character" w:customStyle="1" w:styleId="aucollab">
    <w:name w:val="au_collab"/>
    <w:basedOn w:val="aubase"/>
    <w:rsid w:val="009A3899"/>
    <w:rPr>
      <w:sz w:val="24"/>
      <w:bdr w:val="none" w:sz="0" w:space="0" w:color="auto"/>
      <w:shd w:val="clear" w:color="auto" w:fill="C0C0C0"/>
    </w:rPr>
  </w:style>
  <w:style w:type="character" w:customStyle="1" w:styleId="audeg">
    <w:name w:val="au_deg"/>
    <w:basedOn w:val="DefaultParagraphFont"/>
    <w:rsid w:val="009A3899"/>
    <w:rPr>
      <w:sz w:val="24"/>
      <w:bdr w:val="none" w:sz="0" w:space="0" w:color="auto"/>
      <w:shd w:val="clear" w:color="auto" w:fill="FFFF00"/>
    </w:rPr>
  </w:style>
  <w:style w:type="character" w:customStyle="1" w:styleId="aufname">
    <w:name w:val="au_fname"/>
    <w:basedOn w:val="aubase"/>
    <w:rsid w:val="009A3899"/>
    <w:rPr>
      <w:sz w:val="24"/>
      <w:bdr w:val="none" w:sz="0" w:space="0" w:color="auto"/>
      <w:shd w:val="clear" w:color="auto" w:fill="00FFFF"/>
    </w:rPr>
  </w:style>
  <w:style w:type="character" w:customStyle="1" w:styleId="aurole">
    <w:name w:val="au_role"/>
    <w:basedOn w:val="aubase"/>
    <w:rsid w:val="009A3899"/>
    <w:rPr>
      <w:sz w:val="24"/>
      <w:bdr w:val="none" w:sz="0" w:space="0" w:color="auto"/>
      <w:shd w:val="clear" w:color="auto" w:fill="808000"/>
    </w:rPr>
  </w:style>
  <w:style w:type="character" w:customStyle="1" w:styleId="ausuffix">
    <w:name w:val="au_suffix"/>
    <w:basedOn w:val="aubase"/>
    <w:rsid w:val="009A3899"/>
    <w:rPr>
      <w:sz w:val="24"/>
      <w:bdr w:val="none" w:sz="0" w:space="0" w:color="auto"/>
      <w:shd w:val="clear" w:color="auto" w:fill="FF00FF"/>
    </w:rPr>
  </w:style>
  <w:style w:type="character" w:customStyle="1" w:styleId="ausurname">
    <w:name w:val="au_surname"/>
    <w:basedOn w:val="aubase"/>
    <w:rsid w:val="009A3899"/>
    <w:rPr>
      <w:sz w:val="24"/>
      <w:bdr w:val="none" w:sz="0" w:space="0" w:color="auto"/>
      <w:shd w:val="clear" w:color="auto" w:fill="00FF00"/>
    </w:rPr>
  </w:style>
  <w:style w:type="paragraph" w:customStyle="1" w:styleId="AuthorAttribute">
    <w:name w:val="Author Attribute"/>
    <w:basedOn w:val="BaseText"/>
    <w:rsid w:val="009A3899"/>
    <w:pPr>
      <w:spacing w:before="480"/>
    </w:pPr>
  </w:style>
  <w:style w:type="paragraph" w:customStyle="1" w:styleId="Footnote">
    <w:name w:val="Footnote"/>
    <w:basedOn w:val="BaseText"/>
    <w:rsid w:val="009A3899"/>
  </w:style>
  <w:style w:type="paragraph" w:customStyle="1" w:styleId="AuthorFootnote">
    <w:name w:val="AuthorFootnote"/>
    <w:basedOn w:val="Footnote"/>
    <w:rsid w:val="009A3899"/>
    <w:pPr>
      <w:autoSpaceDE w:val="0"/>
      <w:autoSpaceDN w:val="0"/>
      <w:adjustRightInd w:val="0"/>
    </w:pPr>
    <w:rPr>
      <w:lang w:bidi="he-IL"/>
    </w:rPr>
  </w:style>
  <w:style w:type="paragraph" w:customStyle="1" w:styleId="Authors">
    <w:name w:val="Authors"/>
    <w:basedOn w:val="BaseText"/>
    <w:rsid w:val="009A3899"/>
    <w:pPr>
      <w:spacing w:after="360"/>
      <w:jc w:val="center"/>
    </w:pPr>
  </w:style>
  <w:style w:type="paragraph" w:styleId="BalloonText">
    <w:name w:val="Balloon Text"/>
    <w:basedOn w:val="Normal"/>
    <w:link w:val="BalloonTextChar"/>
    <w:semiHidden/>
    <w:rsid w:val="009A3899"/>
    <w:rPr>
      <w:rFonts w:ascii="Lucida Grande" w:eastAsia="Times New Roman" w:hAnsi="Lucida Grande"/>
      <w:sz w:val="18"/>
      <w:szCs w:val="18"/>
    </w:rPr>
  </w:style>
  <w:style w:type="character" w:customStyle="1" w:styleId="BalloonTextChar">
    <w:name w:val="Balloon Text Char"/>
    <w:basedOn w:val="DefaultParagraphFont"/>
    <w:link w:val="BalloonText"/>
    <w:semiHidden/>
    <w:rsid w:val="009A3899"/>
    <w:rPr>
      <w:rFonts w:ascii="Lucida Grande" w:eastAsia="Times New Roman" w:hAnsi="Lucida Grande"/>
      <w:sz w:val="18"/>
      <w:szCs w:val="18"/>
    </w:rPr>
  </w:style>
  <w:style w:type="character" w:customStyle="1" w:styleId="bibarticle">
    <w:name w:val="bib_article"/>
    <w:basedOn w:val="DefaultParagraphFont"/>
    <w:rsid w:val="009A3899"/>
    <w:rPr>
      <w:sz w:val="24"/>
      <w:bdr w:val="none" w:sz="0" w:space="0" w:color="auto"/>
      <w:shd w:val="clear" w:color="auto" w:fill="00FFFF"/>
    </w:rPr>
  </w:style>
  <w:style w:type="character" w:customStyle="1" w:styleId="bibbase">
    <w:name w:val="bib_base"/>
    <w:rsid w:val="009A3899"/>
    <w:rPr>
      <w:sz w:val="24"/>
    </w:rPr>
  </w:style>
  <w:style w:type="character" w:customStyle="1" w:styleId="bibcomment">
    <w:name w:val="bib_comment"/>
    <w:basedOn w:val="bibbase"/>
    <w:rsid w:val="009A3899"/>
    <w:rPr>
      <w:sz w:val="24"/>
    </w:rPr>
  </w:style>
  <w:style w:type="character" w:customStyle="1" w:styleId="bibdeg">
    <w:name w:val="bib_deg"/>
    <w:basedOn w:val="bibbase"/>
    <w:rsid w:val="009A3899"/>
    <w:rPr>
      <w:sz w:val="24"/>
    </w:rPr>
  </w:style>
  <w:style w:type="character" w:customStyle="1" w:styleId="bibdoi">
    <w:name w:val="bib_doi"/>
    <w:basedOn w:val="bibbase"/>
    <w:rsid w:val="009A3899"/>
    <w:rPr>
      <w:sz w:val="24"/>
      <w:bdr w:val="none" w:sz="0" w:space="0" w:color="auto"/>
      <w:shd w:val="clear" w:color="auto" w:fill="00FF00"/>
    </w:rPr>
  </w:style>
  <w:style w:type="character" w:customStyle="1" w:styleId="bibetal">
    <w:name w:val="bib_etal"/>
    <w:basedOn w:val="bibbase"/>
    <w:rsid w:val="009A3899"/>
    <w:rPr>
      <w:sz w:val="24"/>
      <w:bdr w:val="none" w:sz="0" w:space="0" w:color="auto"/>
      <w:shd w:val="clear" w:color="auto" w:fill="008080"/>
    </w:rPr>
  </w:style>
  <w:style w:type="character" w:customStyle="1" w:styleId="bibfname">
    <w:name w:val="bib_fname"/>
    <w:basedOn w:val="bibbase"/>
    <w:rsid w:val="009A3899"/>
    <w:rPr>
      <w:sz w:val="24"/>
      <w:bdr w:val="none" w:sz="0" w:space="0" w:color="auto"/>
      <w:shd w:val="clear" w:color="auto" w:fill="FFFF00"/>
    </w:rPr>
  </w:style>
  <w:style w:type="character" w:customStyle="1" w:styleId="bibfpage">
    <w:name w:val="bib_fpage"/>
    <w:basedOn w:val="bibbase"/>
    <w:rsid w:val="009A3899"/>
    <w:rPr>
      <w:sz w:val="24"/>
      <w:bdr w:val="none" w:sz="0" w:space="0" w:color="auto"/>
      <w:shd w:val="clear" w:color="auto" w:fill="808080"/>
    </w:rPr>
  </w:style>
  <w:style w:type="character" w:customStyle="1" w:styleId="bibissue">
    <w:name w:val="bib_issue"/>
    <w:basedOn w:val="bibbase"/>
    <w:rsid w:val="009A3899"/>
    <w:rPr>
      <w:sz w:val="24"/>
      <w:bdr w:val="none" w:sz="0" w:space="0" w:color="auto"/>
      <w:shd w:val="clear" w:color="auto" w:fill="FFFF00"/>
    </w:rPr>
  </w:style>
  <w:style w:type="character" w:customStyle="1" w:styleId="bibjournal">
    <w:name w:val="bib_journal"/>
    <w:basedOn w:val="bibbase"/>
    <w:rsid w:val="009A3899"/>
    <w:rPr>
      <w:sz w:val="24"/>
      <w:bdr w:val="none" w:sz="0" w:space="0" w:color="auto"/>
      <w:shd w:val="clear" w:color="auto" w:fill="808000"/>
    </w:rPr>
  </w:style>
  <w:style w:type="character" w:customStyle="1" w:styleId="biblpage">
    <w:name w:val="bib_lpage"/>
    <w:basedOn w:val="bibbase"/>
    <w:rsid w:val="009A3899"/>
    <w:rPr>
      <w:sz w:val="24"/>
      <w:bdr w:val="none" w:sz="0" w:space="0" w:color="auto"/>
      <w:shd w:val="clear" w:color="auto" w:fill="808080"/>
    </w:rPr>
  </w:style>
  <w:style w:type="character" w:customStyle="1" w:styleId="bibmedline">
    <w:name w:val="bib_medline"/>
    <w:basedOn w:val="bibbase"/>
    <w:rsid w:val="009A3899"/>
    <w:rPr>
      <w:sz w:val="24"/>
    </w:rPr>
  </w:style>
  <w:style w:type="character" w:customStyle="1" w:styleId="bibnumber">
    <w:name w:val="bib_number"/>
    <w:basedOn w:val="bibbase"/>
    <w:rsid w:val="009A3899"/>
    <w:rPr>
      <w:sz w:val="24"/>
    </w:rPr>
  </w:style>
  <w:style w:type="character" w:customStyle="1" w:styleId="biborganization">
    <w:name w:val="bib_organization"/>
    <w:basedOn w:val="bibbase"/>
    <w:rsid w:val="009A3899"/>
    <w:rPr>
      <w:sz w:val="24"/>
      <w:bdr w:val="none" w:sz="0" w:space="0" w:color="auto"/>
      <w:shd w:val="clear" w:color="auto" w:fill="808000"/>
    </w:rPr>
  </w:style>
  <w:style w:type="character" w:customStyle="1" w:styleId="bibsuffix">
    <w:name w:val="bib_suffix"/>
    <w:basedOn w:val="bibbase"/>
    <w:rsid w:val="009A3899"/>
    <w:rPr>
      <w:sz w:val="24"/>
    </w:rPr>
  </w:style>
  <w:style w:type="character" w:customStyle="1" w:styleId="bibsuppl">
    <w:name w:val="bib_suppl"/>
    <w:basedOn w:val="bibbase"/>
    <w:rsid w:val="009A3899"/>
    <w:rPr>
      <w:sz w:val="24"/>
      <w:bdr w:val="none" w:sz="0" w:space="0" w:color="auto"/>
      <w:shd w:val="clear" w:color="auto" w:fill="FFFF00"/>
    </w:rPr>
  </w:style>
  <w:style w:type="character" w:customStyle="1" w:styleId="bibsurname">
    <w:name w:val="bib_surname"/>
    <w:basedOn w:val="bibbase"/>
    <w:rsid w:val="009A3899"/>
    <w:rPr>
      <w:sz w:val="24"/>
      <w:bdr w:val="none" w:sz="0" w:space="0" w:color="auto"/>
      <w:shd w:val="clear" w:color="auto" w:fill="FFFF00"/>
    </w:rPr>
  </w:style>
  <w:style w:type="character" w:customStyle="1" w:styleId="bibunpubl">
    <w:name w:val="bib_unpubl"/>
    <w:basedOn w:val="bibbase"/>
    <w:rsid w:val="009A3899"/>
    <w:rPr>
      <w:sz w:val="24"/>
    </w:rPr>
  </w:style>
  <w:style w:type="character" w:customStyle="1" w:styleId="biburl">
    <w:name w:val="bib_url"/>
    <w:basedOn w:val="bibbase"/>
    <w:rsid w:val="009A3899"/>
    <w:rPr>
      <w:sz w:val="24"/>
      <w:bdr w:val="none" w:sz="0" w:space="0" w:color="auto"/>
      <w:shd w:val="clear" w:color="auto" w:fill="00FF00"/>
    </w:rPr>
  </w:style>
  <w:style w:type="character" w:customStyle="1" w:styleId="bibvolume">
    <w:name w:val="bib_volume"/>
    <w:basedOn w:val="bibbase"/>
    <w:rsid w:val="009A3899"/>
    <w:rPr>
      <w:sz w:val="24"/>
      <w:bdr w:val="none" w:sz="0" w:space="0" w:color="auto"/>
      <w:shd w:val="clear" w:color="auto" w:fill="00FF00"/>
    </w:rPr>
  </w:style>
  <w:style w:type="character" w:customStyle="1" w:styleId="bibyear">
    <w:name w:val="bib_year"/>
    <w:basedOn w:val="bibbase"/>
    <w:rsid w:val="009A3899"/>
    <w:rPr>
      <w:sz w:val="24"/>
      <w:bdr w:val="none" w:sz="0" w:space="0" w:color="auto"/>
      <w:shd w:val="clear" w:color="auto" w:fill="FF00FF"/>
    </w:rPr>
  </w:style>
  <w:style w:type="paragraph" w:customStyle="1" w:styleId="BookorMeetingInformation">
    <w:name w:val="Book or Meeting Information"/>
    <w:basedOn w:val="BaseText"/>
    <w:rsid w:val="009A3899"/>
  </w:style>
  <w:style w:type="paragraph" w:customStyle="1" w:styleId="BookInformation">
    <w:name w:val="BookInformation"/>
    <w:basedOn w:val="BaseText"/>
    <w:rsid w:val="009A3899"/>
  </w:style>
  <w:style w:type="paragraph" w:customStyle="1" w:styleId="Level2Head">
    <w:name w:val="Level 2 Head"/>
    <w:basedOn w:val="BaseHeading"/>
    <w:rsid w:val="009A3899"/>
    <w:pPr>
      <w:outlineLvl w:val="1"/>
    </w:pPr>
    <w:rPr>
      <w:i/>
      <w:iCs/>
      <w:sz w:val="24"/>
      <w:szCs w:val="24"/>
    </w:rPr>
  </w:style>
  <w:style w:type="paragraph" w:customStyle="1" w:styleId="BoxLevel2Head">
    <w:name w:val="BoxLevel 2 Head"/>
    <w:basedOn w:val="Level2Head"/>
    <w:rsid w:val="009A3899"/>
    <w:pPr>
      <w:shd w:val="clear" w:color="auto" w:fill="E6E6E6"/>
    </w:pPr>
  </w:style>
  <w:style w:type="paragraph" w:customStyle="1" w:styleId="BoxListUnnumbered">
    <w:name w:val="BoxListUnnumbered"/>
    <w:basedOn w:val="BaseText"/>
    <w:rsid w:val="009A3899"/>
    <w:pPr>
      <w:shd w:val="clear" w:color="auto" w:fill="E6E6E6"/>
      <w:ind w:left="1080" w:hanging="360"/>
    </w:pPr>
  </w:style>
  <w:style w:type="paragraph" w:customStyle="1" w:styleId="BoxList">
    <w:name w:val="BoxList"/>
    <w:basedOn w:val="BoxListUnnumbered"/>
    <w:rsid w:val="009A3899"/>
  </w:style>
  <w:style w:type="paragraph" w:customStyle="1" w:styleId="BoxSubhead">
    <w:name w:val="BoxSubhead"/>
    <w:basedOn w:val="Subhead"/>
    <w:rsid w:val="009A3899"/>
    <w:pPr>
      <w:shd w:val="clear" w:color="auto" w:fill="E6E6E6"/>
    </w:pPr>
  </w:style>
  <w:style w:type="paragraph" w:customStyle="1" w:styleId="Paragraph">
    <w:name w:val="Paragraph"/>
    <w:basedOn w:val="BaseText"/>
    <w:rsid w:val="009A3899"/>
    <w:pPr>
      <w:ind w:firstLine="720"/>
    </w:pPr>
  </w:style>
  <w:style w:type="paragraph" w:customStyle="1" w:styleId="BoxText">
    <w:name w:val="BoxText"/>
    <w:basedOn w:val="Paragraph"/>
    <w:rsid w:val="009A3899"/>
    <w:pPr>
      <w:shd w:val="clear" w:color="auto" w:fill="E6E6E6"/>
    </w:pPr>
  </w:style>
  <w:style w:type="paragraph" w:customStyle="1" w:styleId="BoxTitle">
    <w:name w:val="BoxTitle"/>
    <w:basedOn w:val="BaseHeading"/>
    <w:rsid w:val="009A3899"/>
    <w:pPr>
      <w:shd w:val="clear" w:color="auto" w:fill="E6E6E6"/>
    </w:pPr>
    <w:rPr>
      <w:b/>
      <w:sz w:val="24"/>
      <w:szCs w:val="24"/>
    </w:rPr>
  </w:style>
  <w:style w:type="paragraph" w:customStyle="1" w:styleId="BulletedText">
    <w:name w:val="Bulleted Text"/>
    <w:basedOn w:val="BaseText"/>
    <w:rsid w:val="009A3899"/>
    <w:pPr>
      <w:ind w:left="720" w:hanging="720"/>
    </w:pPr>
  </w:style>
  <w:style w:type="paragraph" w:customStyle="1" w:styleId="career-magazine">
    <w:name w:val="career-magazine"/>
    <w:basedOn w:val="BaseText"/>
    <w:rsid w:val="009A3899"/>
    <w:pPr>
      <w:jc w:val="right"/>
    </w:pPr>
    <w:rPr>
      <w:color w:val="FF0000"/>
    </w:rPr>
  </w:style>
  <w:style w:type="paragraph" w:customStyle="1" w:styleId="career-stage">
    <w:name w:val="career-stage"/>
    <w:basedOn w:val="BaseText"/>
    <w:rsid w:val="009A3899"/>
    <w:pPr>
      <w:jc w:val="right"/>
    </w:pPr>
    <w:rPr>
      <w:color w:val="339966"/>
    </w:rPr>
  </w:style>
  <w:style w:type="character" w:customStyle="1" w:styleId="citebase">
    <w:name w:val="cite_base"/>
    <w:rsid w:val="009A3899"/>
    <w:rPr>
      <w:sz w:val="24"/>
    </w:rPr>
  </w:style>
  <w:style w:type="character" w:customStyle="1" w:styleId="citebib">
    <w:name w:val="cite_bib"/>
    <w:basedOn w:val="DefaultParagraphFont"/>
    <w:rsid w:val="009A3899"/>
    <w:rPr>
      <w:sz w:val="24"/>
      <w:bdr w:val="none" w:sz="0" w:space="0" w:color="auto"/>
      <w:shd w:val="clear" w:color="auto" w:fill="00FFFF"/>
    </w:rPr>
  </w:style>
  <w:style w:type="character" w:customStyle="1" w:styleId="citebox">
    <w:name w:val="cite_box"/>
    <w:basedOn w:val="citebase"/>
    <w:rsid w:val="009A3899"/>
    <w:rPr>
      <w:sz w:val="24"/>
    </w:rPr>
  </w:style>
  <w:style w:type="character" w:customStyle="1" w:styleId="citeen">
    <w:name w:val="cite_en"/>
    <w:basedOn w:val="citebase"/>
    <w:rsid w:val="009A3899"/>
    <w:rPr>
      <w:sz w:val="24"/>
      <w:shd w:val="clear" w:color="auto" w:fill="FFFF00"/>
      <w:vertAlign w:val="superscript"/>
    </w:rPr>
  </w:style>
  <w:style w:type="character" w:customStyle="1" w:styleId="citeeq">
    <w:name w:val="cite_eq"/>
    <w:basedOn w:val="citebase"/>
    <w:rsid w:val="009A3899"/>
    <w:rPr>
      <w:sz w:val="24"/>
      <w:bdr w:val="none" w:sz="0" w:space="0" w:color="auto"/>
      <w:shd w:val="clear" w:color="auto" w:fill="FF99CC"/>
    </w:rPr>
  </w:style>
  <w:style w:type="character" w:customStyle="1" w:styleId="citefig">
    <w:name w:val="cite_fig"/>
    <w:basedOn w:val="citebase"/>
    <w:rsid w:val="009A3899"/>
    <w:rPr>
      <w:color w:val="000000"/>
      <w:sz w:val="24"/>
      <w:bdr w:val="none" w:sz="0" w:space="0" w:color="auto"/>
      <w:shd w:val="clear" w:color="auto" w:fill="00FF00"/>
    </w:rPr>
  </w:style>
  <w:style w:type="character" w:customStyle="1" w:styleId="citefn">
    <w:name w:val="cite_fn"/>
    <w:basedOn w:val="citebase"/>
    <w:rsid w:val="009A3899"/>
    <w:rPr>
      <w:sz w:val="24"/>
      <w:bdr w:val="none" w:sz="0" w:space="0" w:color="auto"/>
      <w:shd w:val="clear" w:color="auto" w:fill="FF0000"/>
    </w:rPr>
  </w:style>
  <w:style w:type="character" w:customStyle="1" w:styleId="citetbl">
    <w:name w:val="cite_tbl"/>
    <w:basedOn w:val="citebase"/>
    <w:rsid w:val="009A3899"/>
    <w:rPr>
      <w:color w:val="000000"/>
      <w:sz w:val="24"/>
      <w:bdr w:val="none" w:sz="0" w:space="0" w:color="auto"/>
      <w:shd w:val="clear" w:color="auto" w:fill="FF00FF"/>
    </w:rPr>
  </w:style>
  <w:style w:type="character" w:styleId="CommentReference">
    <w:name w:val="annotation reference"/>
    <w:basedOn w:val="DefaultParagraphFont"/>
    <w:uiPriority w:val="99"/>
    <w:rsid w:val="009A3899"/>
    <w:rPr>
      <w:sz w:val="18"/>
      <w:szCs w:val="18"/>
    </w:rPr>
  </w:style>
  <w:style w:type="paragraph" w:styleId="CommentText">
    <w:name w:val="annotation text"/>
    <w:basedOn w:val="Normal"/>
    <w:link w:val="CommentTextChar"/>
    <w:uiPriority w:val="99"/>
    <w:rsid w:val="009A3899"/>
    <w:rPr>
      <w:rFonts w:eastAsia="Times New Roman"/>
    </w:rPr>
  </w:style>
  <w:style w:type="character" w:customStyle="1" w:styleId="CommentTextChar">
    <w:name w:val="Comment Text Char"/>
    <w:basedOn w:val="DefaultParagraphFont"/>
    <w:link w:val="CommentText"/>
    <w:uiPriority w:val="99"/>
    <w:rsid w:val="009A3899"/>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9A3899"/>
    <w:rPr>
      <w:b/>
      <w:bCs/>
    </w:rPr>
  </w:style>
  <w:style w:type="character" w:customStyle="1" w:styleId="CommentSubjectChar">
    <w:name w:val="Comment Subject Char"/>
    <w:basedOn w:val="CommentTextChar"/>
    <w:link w:val="CommentSubject"/>
    <w:uiPriority w:val="99"/>
    <w:semiHidden/>
    <w:rsid w:val="009A3899"/>
    <w:rPr>
      <w:rFonts w:ascii="Times New Roman" w:eastAsia="Times New Roman" w:hAnsi="Times New Roman"/>
      <w:b/>
      <w:bCs/>
      <w:sz w:val="20"/>
      <w:szCs w:val="20"/>
    </w:rPr>
  </w:style>
  <w:style w:type="paragraph" w:customStyle="1" w:styleId="ContinuedParagraph">
    <w:name w:val="ContinuedParagraph"/>
    <w:basedOn w:val="Paragraph"/>
    <w:rsid w:val="009A3899"/>
    <w:pPr>
      <w:ind w:firstLine="0"/>
    </w:pPr>
  </w:style>
  <w:style w:type="character" w:customStyle="1" w:styleId="ContractNumber">
    <w:name w:val="Contract Number"/>
    <w:basedOn w:val="DefaultParagraphFont"/>
    <w:rsid w:val="009A3899"/>
    <w:rPr>
      <w:sz w:val="24"/>
      <w:szCs w:val="24"/>
      <w:bdr w:val="none" w:sz="0" w:space="0" w:color="auto"/>
      <w:shd w:val="clear" w:color="auto" w:fill="CCFFCC"/>
    </w:rPr>
  </w:style>
  <w:style w:type="character" w:customStyle="1" w:styleId="ContractSponsor">
    <w:name w:val="Contract Sponsor"/>
    <w:basedOn w:val="DefaultParagraphFont"/>
    <w:rsid w:val="009A3899"/>
    <w:rPr>
      <w:sz w:val="24"/>
      <w:szCs w:val="24"/>
      <w:bdr w:val="none" w:sz="0" w:space="0" w:color="auto"/>
      <w:shd w:val="clear" w:color="auto" w:fill="FFCC99"/>
    </w:rPr>
  </w:style>
  <w:style w:type="paragraph" w:customStyle="1" w:styleId="Correspondence">
    <w:name w:val="Correspondence"/>
    <w:basedOn w:val="BaseText"/>
    <w:rsid w:val="009A3899"/>
    <w:pPr>
      <w:spacing w:before="0" w:after="240"/>
    </w:pPr>
  </w:style>
  <w:style w:type="paragraph" w:customStyle="1" w:styleId="DateAccepted">
    <w:name w:val="Date Accepted"/>
    <w:basedOn w:val="BaseText"/>
    <w:rsid w:val="009A3899"/>
    <w:pPr>
      <w:spacing w:before="360"/>
    </w:pPr>
  </w:style>
  <w:style w:type="paragraph" w:customStyle="1" w:styleId="Deck">
    <w:name w:val="Deck"/>
    <w:basedOn w:val="BaseHeading"/>
    <w:rsid w:val="009A3899"/>
    <w:pPr>
      <w:outlineLvl w:val="1"/>
    </w:pPr>
  </w:style>
  <w:style w:type="paragraph" w:customStyle="1" w:styleId="DefTerm">
    <w:name w:val="DefTerm"/>
    <w:basedOn w:val="BaseText"/>
    <w:rsid w:val="009A3899"/>
    <w:pPr>
      <w:ind w:left="720"/>
    </w:pPr>
  </w:style>
  <w:style w:type="paragraph" w:customStyle="1" w:styleId="Definition">
    <w:name w:val="Definition"/>
    <w:basedOn w:val="DefTerm"/>
    <w:rsid w:val="009A3899"/>
    <w:pPr>
      <w:ind w:left="1080" w:hanging="360"/>
    </w:pPr>
  </w:style>
  <w:style w:type="paragraph" w:customStyle="1" w:styleId="DefListTitle">
    <w:name w:val="DefListTitle"/>
    <w:basedOn w:val="BaseHeading"/>
    <w:rsid w:val="009A3899"/>
  </w:style>
  <w:style w:type="paragraph" w:customStyle="1" w:styleId="discipline">
    <w:name w:val="discipline"/>
    <w:basedOn w:val="BaseText"/>
    <w:rsid w:val="009A3899"/>
    <w:pPr>
      <w:jc w:val="right"/>
    </w:pPr>
    <w:rPr>
      <w:color w:val="993366"/>
    </w:rPr>
  </w:style>
  <w:style w:type="paragraph" w:customStyle="1" w:styleId="Editors">
    <w:name w:val="Editors"/>
    <w:basedOn w:val="Authors"/>
    <w:rsid w:val="009A3899"/>
  </w:style>
  <w:style w:type="character" w:styleId="Emphasis">
    <w:name w:val="Emphasis"/>
    <w:basedOn w:val="DefaultParagraphFont"/>
    <w:uiPriority w:val="20"/>
    <w:qFormat/>
    <w:rsid w:val="009A3899"/>
    <w:rPr>
      <w:i/>
      <w:iCs/>
    </w:rPr>
  </w:style>
  <w:style w:type="character" w:styleId="EndnoteReference">
    <w:name w:val="endnote reference"/>
    <w:basedOn w:val="DefaultParagraphFont"/>
    <w:semiHidden/>
    <w:rsid w:val="009A3899"/>
    <w:rPr>
      <w:vertAlign w:val="superscript"/>
    </w:rPr>
  </w:style>
  <w:style w:type="paragraph" w:styleId="EndnoteText">
    <w:name w:val="endnote text"/>
    <w:basedOn w:val="Normal"/>
    <w:link w:val="EndnoteTextChar"/>
    <w:semiHidden/>
    <w:rsid w:val="009A3899"/>
    <w:rPr>
      <w:rFonts w:ascii="Cambria" w:eastAsia="Cambria" w:hAnsi="Cambria"/>
    </w:rPr>
  </w:style>
  <w:style w:type="character" w:customStyle="1" w:styleId="EndnoteTextChar">
    <w:name w:val="Endnote Text Char"/>
    <w:basedOn w:val="DefaultParagraphFont"/>
    <w:link w:val="EndnoteText"/>
    <w:semiHidden/>
    <w:rsid w:val="009A3899"/>
    <w:rPr>
      <w:rFonts w:ascii="Cambria" w:eastAsia="Cambria" w:hAnsi="Cambria"/>
      <w:sz w:val="20"/>
      <w:szCs w:val="20"/>
    </w:rPr>
  </w:style>
  <w:style w:type="character" w:customStyle="1" w:styleId="eqno">
    <w:name w:val="eq_no"/>
    <w:basedOn w:val="citebase"/>
    <w:rsid w:val="009A3899"/>
    <w:rPr>
      <w:sz w:val="24"/>
    </w:rPr>
  </w:style>
  <w:style w:type="paragraph" w:customStyle="1" w:styleId="Equation">
    <w:name w:val="Equation"/>
    <w:basedOn w:val="BaseText"/>
    <w:rsid w:val="009A3899"/>
    <w:pPr>
      <w:jc w:val="center"/>
    </w:pPr>
  </w:style>
  <w:style w:type="paragraph" w:customStyle="1" w:styleId="FieldCodes">
    <w:name w:val="FieldCodes"/>
    <w:basedOn w:val="BaseText"/>
    <w:rsid w:val="009A3899"/>
  </w:style>
  <w:style w:type="paragraph" w:customStyle="1" w:styleId="Legend">
    <w:name w:val="Legend"/>
    <w:basedOn w:val="BaseHeading"/>
    <w:rsid w:val="009A3899"/>
    <w:rPr>
      <w:sz w:val="24"/>
      <w:szCs w:val="24"/>
    </w:rPr>
  </w:style>
  <w:style w:type="paragraph" w:customStyle="1" w:styleId="FigureCopyright">
    <w:name w:val="FigureCopyright"/>
    <w:basedOn w:val="Legend"/>
    <w:rsid w:val="009A3899"/>
    <w:pPr>
      <w:autoSpaceDE w:val="0"/>
      <w:autoSpaceDN w:val="0"/>
      <w:adjustRightInd w:val="0"/>
      <w:spacing w:before="80"/>
    </w:pPr>
    <w:rPr>
      <w:lang w:bidi="he-IL"/>
    </w:rPr>
  </w:style>
  <w:style w:type="paragraph" w:customStyle="1" w:styleId="FigureCredit">
    <w:name w:val="FigureCredit"/>
    <w:basedOn w:val="FigureCopyright"/>
    <w:rsid w:val="009A3899"/>
  </w:style>
  <w:style w:type="character" w:styleId="FollowedHyperlink">
    <w:name w:val="FollowedHyperlink"/>
    <w:basedOn w:val="DefaultParagraphFont"/>
    <w:rsid w:val="009A3899"/>
    <w:rPr>
      <w:color w:val="800080"/>
      <w:u w:val="single"/>
    </w:rPr>
  </w:style>
  <w:style w:type="paragraph" w:styleId="Footer">
    <w:name w:val="footer"/>
    <w:basedOn w:val="Normal"/>
    <w:link w:val="FooterChar"/>
    <w:uiPriority w:val="99"/>
    <w:rsid w:val="009A3899"/>
    <w:pPr>
      <w:tabs>
        <w:tab w:val="center" w:pos="4320"/>
        <w:tab w:val="right" w:pos="8640"/>
      </w:tabs>
    </w:pPr>
    <w:rPr>
      <w:rFonts w:eastAsia="Times New Roman"/>
    </w:rPr>
  </w:style>
  <w:style w:type="character" w:customStyle="1" w:styleId="FooterChar">
    <w:name w:val="Footer Char"/>
    <w:basedOn w:val="DefaultParagraphFont"/>
    <w:link w:val="Footer"/>
    <w:uiPriority w:val="99"/>
    <w:rsid w:val="009A3899"/>
    <w:rPr>
      <w:rFonts w:ascii="Times New Roman" w:eastAsia="Times New Roman" w:hAnsi="Times New Roman"/>
      <w:sz w:val="20"/>
      <w:szCs w:val="20"/>
    </w:rPr>
  </w:style>
  <w:style w:type="character" w:styleId="FootnoteReference">
    <w:name w:val="footnote reference"/>
    <w:basedOn w:val="DefaultParagraphFont"/>
    <w:semiHidden/>
    <w:rsid w:val="009A3899"/>
    <w:rPr>
      <w:vertAlign w:val="superscript"/>
    </w:rPr>
  </w:style>
  <w:style w:type="paragraph" w:customStyle="1" w:styleId="Gloss">
    <w:name w:val="Gloss"/>
    <w:basedOn w:val="AbstractSummary"/>
    <w:rsid w:val="009A3899"/>
  </w:style>
  <w:style w:type="paragraph" w:customStyle="1" w:styleId="Glossary">
    <w:name w:val="Glossary"/>
    <w:basedOn w:val="BaseText"/>
    <w:rsid w:val="009A3899"/>
  </w:style>
  <w:style w:type="paragraph" w:customStyle="1" w:styleId="GlossHead">
    <w:name w:val="GlossHead"/>
    <w:basedOn w:val="AbstractHead"/>
    <w:rsid w:val="009A3899"/>
  </w:style>
  <w:style w:type="paragraph" w:customStyle="1" w:styleId="GraphicAltText">
    <w:name w:val="GraphicAltText"/>
    <w:basedOn w:val="Legend"/>
    <w:rsid w:val="009A3899"/>
    <w:pPr>
      <w:autoSpaceDE w:val="0"/>
      <w:autoSpaceDN w:val="0"/>
      <w:adjustRightInd w:val="0"/>
    </w:pPr>
  </w:style>
  <w:style w:type="paragraph" w:customStyle="1" w:styleId="GraphicCredit">
    <w:name w:val="GraphicCredit"/>
    <w:basedOn w:val="FigureCredit"/>
    <w:rsid w:val="009A3899"/>
  </w:style>
  <w:style w:type="paragraph" w:customStyle="1" w:styleId="Head">
    <w:name w:val="Head"/>
    <w:basedOn w:val="BaseHeading"/>
    <w:rsid w:val="009A3899"/>
    <w:pPr>
      <w:spacing w:before="120" w:after="120"/>
      <w:jc w:val="center"/>
    </w:pPr>
    <w:rPr>
      <w:b/>
      <w:bCs/>
    </w:rPr>
  </w:style>
  <w:style w:type="paragraph" w:styleId="Header">
    <w:name w:val="header"/>
    <w:basedOn w:val="Normal"/>
    <w:link w:val="HeaderChar"/>
    <w:rsid w:val="009A3899"/>
    <w:pPr>
      <w:tabs>
        <w:tab w:val="center" w:pos="4320"/>
        <w:tab w:val="right" w:pos="8640"/>
      </w:tabs>
    </w:pPr>
    <w:rPr>
      <w:rFonts w:eastAsia="Times New Roman"/>
    </w:rPr>
  </w:style>
  <w:style w:type="character" w:customStyle="1" w:styleId="HeaderChar">
    <w:name w:val="Header Char"/>
    <w:basedOn w:val="DefaultParagraphFont"/>
    <w:link w:val="Header"/>
    <w:rsid w:val="009A3899"/>
    <w:rPr>
      <w:rFonts w:ascii="Times New Roman" w:eastAsia="Times New Roman" w:hAnsi="Times New Roman"/>
      <w:sz w:val="20"/>
      <w:szCs w:val="20"/>
    </w:rPr>
  </w:style>
  <w:style w:type="character" w:styleId="HTMLAcronym">
    <w:name w:val="HTML Acronym"/>
    <w:basedOn w:val="DefaultParagraphFont"/>
    <w:rsid w:val="009A3899"/>
  </w:style>
  <w:style w:type="character" w:styleId="HTMLCite">
    <w:name w:val="HTML Cite"/>
    <w:basedOn w:val="DefaultParagraphFont"/>
    <w:rsid w:val="009A3899"/>
    <w:rPr>
      <w:i/>
      <w:iCs/>
    </w:rPr>
  </w:style>
  <w:style w:type="character" w:styleId="HTMLCode">
    <w:name w:val="HTML Code"/>
    <w:basedOn w:val="DefaultParagraphFont"/>
    <w:rsid w:val="009A3899"/>
    <w:rPr>
      <w:rFonts w:ascii="Courier New" w:hAnsi="Courier New" w:cs="Courier New"/>
      <w:sz w:val="20"/>
      <w:szCs w:val="20"/>
    </w:rPr>
  </w:style>
  <w:style w:type="character" w:styleId="HTMLDefinition">
    <w:name w:val="HTML Definition"/>
    <w:basedOn w:val="DefaultParagraphFont"/>
    <w:rsid w:val="009A3899"/>
    <w:rPr>
      <w:i/>
      <w:iCs/>
    </w:rPr>
  </w:style>
  <w:style w:type="character" w:styleId="HTMLKeyboard">
    <w:name w:val="HTML Keyboard"/>
    <w:basedOn w:val="DefaultParagraphFont"/>
    <w:rsid w:val="009A3899"/>
    <w:rPr>
      <w:rFonts w:ascii="Courier New" w:hAnsi="Courier New" w:cs="Courier New"/>
      <w:sz w:val="20"/>
      <w:szCs w:val="20"/>
    </w:rPr>
  </w:style>
  <w:style w:type="paragraph" w:styleId="HTMLPreformatted">
    <w:name w:val="HTML Preformatted"/>
    <w:basedOn w:val="Normal"/>
    <w:link w:val="HTMLPreformattedChar"/>
    <w:rsid w:val="009A3899"/>
    <w:rPr>
      <w:rFonts w:ascii="Consolas" w:eastAsia="Times New Roman" w:hAnsi="Consolas"/>
    </w:rPr>
  </w:style>
  <w:style w:type="character" w:customStyle="1" w:styleId="HTMLPreformattedChar">
    <w:name w:val="HTML Preformatted Char"/>
    <w:basedOn w:val="DefaultParagraphFont"/>
    <w:link w:val="HTMLPreformatted"/>
    <w:rsid w:val="009A3899"/>
    <w:rPr>
      <w:rFonts w:ascii="Consolas" w:eastAsia="Times New Roman" w:hAnsi="Consolas"/>
      <w:sz w:val="20"/>
      <w:szCs w:val="20"/>
    </w:rPr>
  </w:style>
  <w:style w:type="character" w:styleId="HTMLSample">
    <w:name w:val="HTML Sample"/>
    <w:basedOn w:val="DefaultParagraphFont"/>
    <w:rsid w:val="009A3899"/>
    <w:rPr>
      <w:rFonts w:ascii="Courier New" w:hAnsi="Courier New" w:cs="Courier New"/>
    </w:rPr>
  </w:style>
  <w:style w:type="character" w:styleId="HTMLTypewriter">
    <w:name w:val="HTML Typewriter"/>
    <w:basedOn w:val="DefaultParagraphFont"/>
    <w:rsid w:val="009A3899"/>
    <w:rPr>
      <w:rFonts w:ascii="Courier New" w:hAnsi="Courier New" w:cs="Courier New"/>
      <w:sz w:val="20"/>
      <w:szCs w:val="20"/>
    </w:rPr>
  </w:style>
  <w:style w:type="character" w:styleId="HTMLVariable">
    <w:name w:val="HTML Variable"/>
    <w:basedOn w:val="DefaultParagraphFont"/>
    <w:rsid w:val="009A3899"/>
    <w:rPr>
      <w:i/>
      <w:iCs/>
    </w:rPr>
  </w:style>
  <w:style w:type="character" w:styleId="Hyperlink">
    <w:name w:val="Hyperlink"/>
    <w:basedOn w:val="DefaultParagraphFont"/>
    <w:uiPriority w:val="99"/>
    <w:rsid w:val="009A3899"/>
    <w:rPr>
      <w:color w:val="0000FF"/>
      <w:u w:val="single"/>
    </w:rPr>
  </w:style>
  <w:style w:type="paragraph" w:customStyle="1" w:styleId="InstructionsText">
    <w:name w:val="Instructions Text"/>
    <w:basedOn w:val="BaseText"/>
    <w:rsid w:val="009A3899"/>
  </w:style>
  <w:style w:type="paragraph" w:customStyle="1" w:styleId="Overline">
    <w:name w:val="Overline"/>
    <w:basedOn w:val="BaseText"/>
    <w:rsid w:val="009A3899"/>
  </w:style>
  <w:style w:type="paragraph" w:customStyle="1" w:styleId="IssueName">
    <w:name w:val="IssueName"/>
    <w:basedOn w:val="Overline"/>
    <w:rsid w:val="009A3899"/>
  </w:style>
  <w:style w:type="paragraph" w:customStyle="1" w:styleId="Keywords">
    <w:name w:val="Keywords"/>
    <w:basedOn w:val="BaseText"/>
    <w:rsid w:val="009A3899"/>
  </w:style>
  <w:style w:type="paragraph" w:customStyle="1" w:styleId="Level3Head">
    <w:name w:val="Level 3 Head"/>
    <w:basedOn w:val="BaseHeading"/>
    <w:rsid w:val="009A3899"/>
    <w:pPr>
      <w:outlineLvl w:val="2"/>
    </w:pPr>
    <w:rPr>
      <w:sz w:val="24"/>
      <w:szCs w:val="24"/>
      <w:u w:val="single"/>
    </w:rPr>
  </w:style>
  <w:style w:type="paragraph" w:customStyle="1" w:styleId="Level4Head">
    <w:name w:val="Level 4 Head"/>
    <w:basedOn w:val="BaseHeading"/>
    <w:rsid w:val="009A3899"/>
    <w:pPr>
      <w:ind w:left="346"/>
    </w:pPr>
    <w:rPr>
      <w:sz w:val="24"/>
      <w:szCs w:val="24"/>
    </w:rPr>
  </w:style>
  <w:style w:type="character" w:styleId="LineNumber">
    <w:name w:val="line number"/>
    <w:basedOn w:val="DefaultParagraphFont"/>
    <w:rsid w:val="009A3899"/>
  </w:style>
  <w:style w:type="paragraph" w:customStyle="1" w:styleId="Literaryquote">
    <w:name w:val="Literary quote"/>
    <w:basedOn w:val="BaseText"/>
    <w:rsid w:val="009A3899"/>
    <w:pPr>
      <w:ind w:left="1440" w:right="1440"/>
    </w:pPr>
  </w:style>
  <w:style w:type="paragraph" w:customStyle="1" w:styleId="MaterialsText">
    <w:name w:val="Materials Text"/>
    <w:basedOn w:val="BaseText"/>
    <w:rsid w:val="009A3899"/>
  </w:style>
  <w:style w:type="paragraph" w:customStyle="1" w:styleId="NoteInProof">
    <w:name w:val="NoteInProof"/>
    <w:basedOn w:val="BaseText"/>
    <w:rsid w:val="009A3899"/>
  </w:style>
  <w:style w:type="paragraph" w:customStyle="1" w:styleId="Notes">
    <w:name w:val="Notes"/>
    <w:basedOn w:val="BaseText"/>
    <w:rsid w:val="009A3899"/>
    <w:rPr>
      <w:i/>
    </w:rPr>
  </w:style>
  <w:style w:type="paragraph" w:customStyle="1" w:styleId="Notes-Helvetica">
    <w:name w:val="Notes-Helvetica"/>
    <w:basedOn w:val="BaseText"/>
    <w:rsid w:val="009A3899"/>
    <w:rPr>
      <w:i/>
    </w:rPr>
  </w:style>
  <w:style w:type="paragraph" w:customStyle="1" w:styleId="NumberedInstructions">
    <w:name w:val="Numbered Instructions"/>
    <w:basedOn w:val="BaseText"/>
    <w:rsid w:val="009A3899"/>
  </w:style>
  <w:style w:type="paragraph" w:customStyle="1" w:styleId="OutlineLevel1">
    <w:name w:val="OutlineLevel1"/>
    <w:basedOn w:val="BaseHeading"/>
    <w:rsid w:val="009A3899"/>
    <w:rPr>
      <w:b/>
      <w:bCs/>
    </w:rPr>
  </w:style>
  <w:style w:type="paragraph" w:customStyle="1" w:styleId="OutlineLevel2">
    <w:name w:val="OutlineLevel2"/>
    <w:basedOn w:val="BaseHeading"/>
    <w:rsid w:val="009A3899"/>
    <w:pPr>
      <w:ind w:left="360"/>
      <w:outlineLvl w:val="1"/>
    </w:pPr>
    <w:rPr>
      <w:b/>
      <w:bCs/>
      <w:sz w:val="24"/>
      <w:szCs w:val="24"/>
    </w:rPr>
  </w:style>
  <w:style w:type="paragraph" w:customStyle="1" w:styleId="OutlineLevel3">
    <w:name w:val="OutlineLevel3"/>
    <w:basedOn w:val="BaseHeading"/>
    <w:rsid w:val="009A3899"/>
    <w:pPr>
      <w:ind w:left="720"/>
      <w:outlineLvl w:val="2"/>
    </w:pPr>
    <w:rPr>
      <w:b/>
      <w:bCs/>
      <w:sz w:val="24"/>
      <w:szCs w:val="24"/>
    </w:rPr>
  </w:style>
  <w:style w:type="character" w:styleId="PageNumber">
    <w:name w:val="page number"/>
    <w:basedOn w:val="DefaultParagraphFont"/>
    <w:rsid w:val="009A3899"/>
  </w:style>
  <w:style w:type="paragraph" w:customStyle="1" w:styleId="Preformat">
    <w:name w:val="Preformat"/>
    <w:basedOn w:val="BaseText"/>
    <w:rsid w:val="009A3899"/>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9A3899"/>
  </w:style>
  <w:style w:type="paragraph" w:customStyle="1" w:styleId="ProductInformation">
    <w:name w:val="ProductInformation"/>
    <w:basedOn w:val="BaseText"/>
    <w:rsid w:val="009A3899"/>
  </w:style>
  <w:style w:type="paragraph" w:customStyle="1" w:styleId="ProductTitle">
    <w:name w:val="ProductTitle"/>
    <w:basedOn w:val="BaseText"/>
    <w:rsid w:val="009A3899"/>
    <w:rPr>
      <w:b/>
      <w:bCs/>
    </w:rPr>
  </w:style>
  <w:style w:type="paragraph" w:customStyle="1" w:styleId="PublishedOnline">
    <w:name w:val="Published Online"/>
    <w:basedOn w:val="DateAccepted"/>
    <w:rsid w:val="009A3899"/>
  </w:style>
  <w:style w:type="paragraph" w:customStyle="1" w:styleId="RecipeMaterials">
    <w:name w:val="Recipe Materials"/>
    <w:basedOn w:val="BaseText"/>
    <w:rsid w:val="009A3899"/>
  </w:style>
  <w:style w:type="paragraph" w:customStyle="1" w:styleId="Refhead">
    <w:name w:val="Ref head"/>
    <w:basedOn w:val="BaseHeading"/>
    <w:rsid w:val="009A3899"/>
    <w:pPr>
      <w:spacing w:before="120" w:after="120"/>
    </w:pPr>
    <w:rPr>
      <w:b/>
      <w:bCs/>
      <w:sz w:val="24"/>
      <w:szCs w:val="24"/>
    </w:rPr>
  </w:style>
  <w:style w:type="paragraph" w:customStyle="1" w:styleId="ReferenceNote">
    <w:name w:val="Reference Note"/>
    <w:basedOn w:val="Referencesandnotes"/>
    <w:rsid w:val="009A3899"/>
  </w:style>
  <w:style w:type="paragraph" w:customStyle="1" w:styleId="ReferencesandnotesLong">
    <w:name w:val="References and notes Long"/>
    <w:basedOn w:val="BaseText"/>
    <w:rsid w:val="009A3899"/>
    <w:pPr>
      <w:ind w:left="720" w:hanging="720"/>
    </w:pPr>
  </w:style>
  <w:style w:type="paragraph" w:customStyle="1" w:styleId="region">
    <w:name w:val="region"/>
    <w:basedOn w:val="BaseText"/>
    <w:rsid w:val="009A3899"/>
    <w:pPr>
      <w:jc w:val="right"/>
    </w:pPr>
    <w:rPr>
      <w:color w:val="0000FF"/>
    </w:rPr>
  </w:style>
  <w:style w:type="paragraph" w:customStyle="1" w:styleId="RelatedArticle">
    <w:name w:val="RelatedArticle"/>
    <w:basedOn w:val="Referencesandnotes"/>
    <w:rsid w:val="009A3899"/>
  </w:style>
  <w:style w:type="paragraph" w:customStyle="1" w:styleId="RunHead">
    <w:name w:val="RunHead"/>
    <w:basedOn w:val="BaseText"/>
    <w:rsid w:val="009A3899"/>
  </w:style>
  <w:style w:type="paragraph" w:customStyle="1" w:styleId="SOMContent">
    <w:name w:val="SOMContent"/>
    <w:basedOn w:val="1stparatext"/>
    <w:rsid w:val="009A3899"/>
  </w:style>
  <w:style w:type="paragraph" w:customStyle="1" w:styleId="SOMHead">
    <w:name w:val="SOMHead"/>
    <w:basedOn w:val="BaseHeading"/>
    <w:rsid w:val="009A3899"/>
    <w:rPr>
      <w:b/>
      <w:sz w:val="24"/>
      <w:szCs w:val="24"/>
    </w:rPr>
  </w:style>
  <w:style w:type="paragraph" w:customStyle="1" w:styleId="Speaker">
    <w:name w:val="Speaker"/>
    <w:basedOn w:val="Paragraph"/>
    <w:rsid w:val="009A3899"/>
    <w:pPr>
      <w:autoSpaceDE w:val="0"/>
      <w:autoSpaceDN w:val="0"/>
      <w:adjustRightInd w:val="0"/>
    </w:pPr>
    <w:rPr>
      <w:b/>
      <w:lang w:bidi="he-IL"/>
    </w:rPr>
  </w:style>
  <w:style w:type="paragraph" w:customStyle="1" w:styleId="Speech">
    <w:name w:val="Speech"/>
    <w:basedOn w:val="Paragraph"/>
    <w:rsid w:val="009A3899"/>
    <w:pPr>
      <w:autoSpaceDE w:val="0"/>
      <w:autoSpaceDN w:val="0"/>
      <w:adjustRightInd w:val="0"/>
    </w:pPr>
    <w:rPr>
      <w:lang w:bidi="he-IL"/>
    </w:rPr>
  </w:style>
  <w:style w:type="character" w:styleId="Strong">
    <w:name w:val="Strong"/>
    <w:basedOn w:val="DefaultParagraphFont"/>
    <w:uiPriority w:val="22"/>
    <w:qFormat/>
    <w:rsid w:val="009A3899"/>
    <w:rPr>
      <w:b/>
      <w:bCs/>
    </w:rPr>
  </w:style>
  <w:style w:type="paragraph" w:customStyle="1" w:styleId="SX-Abstract">
    <w:name w:val="SX-Abstract"/>
    <w:basedOn w:val="Normal"/>
    <w:qFormat/>
    <w:rsid w:val="009A3899"/>
    <w:pPr>
      <w:widowControl w:val="0"/>
      <w:spacing w:before="120" w:after="240" w:line="210" w:lineRule="exact"/>
      <w:ind w:left="700" w:right="700"/>
      <w:jc w:val="both"/>
    </w:pPr>
    <w:rPr>
      <w:rFonts w:ascii="BlissRegular" w:eastAsia="Times New Roman" w:hAnsi="BlissRegular"/>
      <w:b/>
    </w:rPr>
  </w:style>
  <w:style w:type="paragraph" w:customStyle="1" w:styleId="SX-Affiliation">
    <w:name w:val="SX-Affiliation"/>
    <w:basedOn w:val="Normal"/>
    <w:next w:val="Normal"/>
    <w:qFormat/>
    <w:rsid w:val="009A3899"/>
    <w:pPr>
      <w:spacing w:after="160" w:line="190" w:lineRule="exact"/>
    </w:pPr>
    <w:rPr>
      <w:rFonts w:ascii="BlissRegular" w:eastAsia="Times New Roman" w:hAnsi="BlissRegular"/>
      <w:sz w:val="16"/>
    </w:rPr>
  </w:style>
  <w:style w:type="paragraph" w:customStyle="1" w:styleId="SX-Articlehead">
    <w:name w:val="SX-Article head"/>
    <w:basedOn w:val="Normal"/>
    <w:qFormat/>
    <w:rsid w:val="009A3899"/>
    <w:pPr>
      <w:spacing w:before="210" w:line="210" w:lineRule="exact"/>
      <w:ind w:firstLine="288"/>
      <w:jc w:val="both"/>
    </w:pPr>
    <w:rPr>
      <w:rFonts w:eastAsia="Times New Roman"/>
      <w:b/>
      <w:sz w:val="18"/>
    </w:rPr>
  </w:style>
  <w:style w:type="paragraph" w:customStyle="1" w:styleId="SX-Authornames">
    <w:name w:val="SX-Author names"/>
    <w:basedOn w:val="Normal"/>
    <w:rsid w:val="009A3899"/>
    <w:pPr>
      <w:spacing w:after="120" w:line="210" w:lineRule="exact"/>
    </w:pPr>
    <w:rPr>
      <w:rFonts w:ascii="BlissMedium" w:eastAsia="Times New Roman" w:hAnsi="BlissMedium"/>
    </w:rPr>
  </w:style>
  <w:style w:type="paragraph" w:customStyle="1" w:styleId="SX-Bodytext">
    <w:name w:val="SX-Body text"/>
    <w:basedOn w:val="Normal"/>
    <w:next w:val="Normal"/>
    <w:rsid w:val="009A3899"/>
    <w:pPr>
      <w:spacing w:line="210" w:lineRule="exact"/>
      <w:ind w:firstLine="288"/>
      <w:jc w:val="both"/>
    </w:pPr>
    <w:rPr>
      <w:rFonts w:eastAsia="Times New Roman"/>
      <w:sz w:val="18"/>
    </w:rPr>
  </w:style>
  <w:style w:type="paragraph" w:customStyle="1" w:styleId="SX-Bodytextflush">
    <w:name w:val="SX-Body text flush"/>
    <w:basedOn w:val="SX-Bodytext"/>
    <w:next w:val="SX-Bodytext"/>
    <w:rsid w:val="009A3899"/>
    <w:pPr>
      <w:ind w:firstLine="0"/>
    </w:pPr>
  </w:style>
  <w:style w:type="paragraph" w:customStyle="1" w:styleId="SX-Correspondence">
    <w:name w:val="SX-Correspondence"/>
    <w:basedOn w:val="SX-Affiliation"/>
    <w:qFormat/>
    <w:rsid w:val="009A3899"/>
    <w:pPr>
      <w:spacing w:after="80"/>
    </w:pPr>
  </w:style>
  <w:style w:type="paragraph" w:customStyle="1" w:styleId="SX-Date">
    <w:name w:val="SX-Date"/>
    <w:basedOn w:val="Normal"/>
    <w:qFormat/>
    <w:rsid w:val="009A3899"/>
    <w:pPr>
      <w:spacing w:before="180" w:line="190" w:lineRule="exact"/>
      <w:ind w:left="245" w:hanging="245"/>
      <w:jc w:val="both"/>
    </w:pPr>
    <w:rPr>
      <w:rFonts w:eastAsia="Times New Roman"/>
      <w:sz w:val="16"/>
    </w:rPr>
  </w:style>
  <w:style w:type="paragraph" w:customStyle="1" w:styleId="SX-Equation">
    <w:name w:val="SX-Equation"/>
    <w:basedOn w:val="SX-Bodytextflush"/>
    <w:next w:val="SX-Bodytext"/>
    <w:rsid w:val="009A3899"/>
    <w:pPr>
      <w:autoSpaceDE w:val="0"/>
      <w:autoSpaceDN w:val="0"/>
      <w:adjustRightInd w:val="0"/>
      <w:spacing w:line="240" w:lineRule="auto"/>
      <w:jc w:val="center"/>
    </w:pPr>
  </w:style>
  <w:style w:type="paragraph" w:customStyle="1" w:styleId="SX-Legend">
    <w:name w:val="SX-Legend"/>
    <w:basedOn w:val="SX-Authornames"/>
    <w:rsid w:val="009A3899"/>
    <w:pPr>
      <w:jc w:val="both"/>
    </w:pPr>
    <w:rPr>
      <w:sz w:val="18"/>
    </w:rPr>
  </w:style>
  <w:style w:type="paragraph" w:customStyle="1" w:styleId="SX-References">
    <w:name w:val="SX-References"/>
    <w:basedOn w:val="Normal"/>
    <w:rsid w:val="009A3899"/>
    <w:pPr>
      <w:spacing w:line="190" w:lineRule="exact"/>
      <w:ind w:left="245" w:hanging="245"/>
      <w:jc w:val="both"/>
    </w:pPr>
    <w:rPr>
      <w:rFonts w:eastAsia="Times New Roman"/>
      <w:sz w:val="16"/>
    </w:rPr>
  </w:style>
  <w:style w:type="paragraph" w:customStyle="1" w:styleId="SX-RefHead">
    <w:name w:val="SX-RefHead"/>
    <w:basedOn w:val="Normal"/>
    <w:rsid w:val="009A3899"/>
    <w:pPr>
      <w:spacing w:before="200" w:line="190" w:lineRule="exact"/>
    </w:pPr>
    <w:rPr>
      <w:rFonts w:eastAsia="Times New Roman"/>
      <w:b/>
      <w:sz w:val="16"/>
    </w:rPr>
  </w:style>
  <w:style w:type="character" w:customStyle="1" w:styleId="SX-reflink">
    <w:name w:val="SX-reflink"/>
    <w:basedOn w:val="DefaultParagraphFont"/>
    <w:uiPriority w:val="1"/>
    <w:qFormat/>
    <w:rsid w:val="009A3899"/>
    <w:rPr>
      <w:color w:val="0000FF"/>
      <w:sz w:val="16"/>
      <w:u w:val="words"/>
      <w:bdr w:val="none" w:sz="0" w:space="0" w:color="auto"/>
      <w:shd w:val="clear" w:color="auto" w:fill="FFFFFF"/>
    </w:rPr>
  </w:style>
  <w:style w:type="paragraph" w:customStyle="1" w:styleId="SX-SOMHead">
    <w:name w:val="SX-SOMHead"/>
    <w:basedOn w:val="SX-RefHead"/>
    <w:rsid w:val="009A3899"/>
  </w:style>
  <w:style w:type="paragraph" w:customStyle="1" w:styleId="SX-Tablehead">
    <w:name w:val="SX-Tablehead"/>
    <w:basedOn w:val="Normal"/>
    <w:qFormat/>
    <w:rsid w:val="009A3899"/>
    <w:rPr>
      <w:rFonts w:eastAsia="Times New Roman"/>
      <w:szCs w:val="24"/>
    </w:rPr>
  </w:style>
  <w:style w:type="paragraph" w:customStyle="1" w:styleId="SX-Tablelegend">
    <w:name w:val="SX-Tablelegend"/>
    <w:basedOn w:val="Normal"/>
    <w:qFormat/>
    <w:rsid w:val="009A3899"/>
    <w:pPr>
      <w:spacing w:line="190" w:lineRule="exact"/>
      <w:ind w:left="245" w:hanging="245"/>
      <w:jc w:val="both"/>
    </w:pPr>
    <w:rPr>
      <w:rFonts w:eastAsia="Times New Roman"/>
      <w:sz w:val="16"/>
    </w:rPr>
  </w:style>
  <w:style w:type="paragraph" w:customStyle="1" w:styleId="SX-Tabletext">
    <w:name w:val="SX-Tabletext"/>
    <w:basedOn w:val="Normal"/>
    <w:qFormat/>
    <w:rsid w:val="009A3899"/>
    <w:pPr>
      <w:spacing w:line="210" w:lineRule="exact"/>
      <w:jc w:val="center"/>
    </w:pPr>
    <w:rPr>
      <w:rFonts w:eastAsia="Times New Roman"/>
      <w:sz w:val="18"/>
    </w:rPr>
  </w:style>
  <w:style w:type="paragraph" w:customStyle="1" w:styleId="SX-Tabletitle">
    <w:name w:val="SX-Tabletitle"/>
    <w:basedOn w:val="Normal"/>
    <w:qFormat/>
    <w:rsid w:val="009A3899"/>
    <w:pPr>
      <w:spacing w:after="120" w:line="210" w:lineRule="exact"/>
      <w:jc w:val="both"/>
    </w:pPr>
    <w:rPr>
      <w:rFonts w:ascii="BlissMedium" w:eastAsia="Times New Roman" w:hAnsi="BlissMedium"/>
      <w:sz w:val="18"/>
    </w:rPr>
  </w:style>
  <w:style w:type="paragraph" w:customStyle="1" w:styleId="SX-Title">
    <w:name w:val="SX-Title"/>
    <w:basedOn w:val="Normal"/>
    <w:rsid w:val="009A3899"/>
    <w:pPr>
      <w:spacing w:after="240" w:line="500" w:lineRule="exact"/>
    </w:pPr>
    <w:rPr>
      <w:rFonts w:ascii="BlissBold" w:eastAsia="Times New Roman" w:hAnsi="BlissBold"/>
      <w:b/>
      <w:sz w:val="44"/>
    </w:rPr>
  </w:style>
  <w:style w:type="paragraph" w:customStyle="1" w:styleId="Tablecolumnhead">
    <w:name w:val="Table column head"/>
    <w:basedOn w:val="BaseText"/>
    <w:rsid w:val="009A3899"/>
    <w:pPr>
      <w:spacing w:before="0"/>
    </w:pPr>
  </w:style>
  <w:style w:type="paragraph" w:customStyle="1" w:styleId="Tabletext">
    <w:name w:val="Table text"/>
    <w:basedOn w:val="BaseText"/>
    <w:rsid w:val="009A3899"/>
    <w:pPr>
      <w:spacing w:before="0"/>
    </w:pPr>
  </w:style>
  <w:style w:type="paragraph" w:customStyle="1" w:styleId="TableLegend">
    <w:name w:val="TableLegend"/>
    <w:basedOn w:val="BaseText"/>
    <w:rsid w:val="009A3899"/>
    <w:pPr>
      <w:spacing w:before="0"/>
    </w:pPr>
  </w:style>
  <w:style w:type="paragraph" w:customStyle="1" w:styleId="TableTitle">
    <w:name w:val="TableTitle"/>
    <w:basedOn w:val="BaseHeading"/>
    <w:rsid w:val="009A3899"/>
  </w:style>
  <w:style w:type="paragraph" w:customStyle="1" w:styleId="Teaser">
    <w:name w:val="Teaser"/>
    <w:basedOn w:val="BaseText"/>
    <w:rsid w:val="009A3899"/>
  </w:style>
  <w:style w:type="paragraph" w:customStyle="1" w:styleId="TWIS">
    <w:name w:val="TWIS"/>
    <w:basedOn w:val="AbstractSummary"/>
    <w:rsid w:val="009A3899"/>
    <w:pPr>
      <w:autoSpaceDE w:val="0"/>
      <w:autoSpaceDN w:val="0"/>
      <w:adjustRightInd w:val="0"/>
    </w:pPr>
  </w:style>
  <w:style w:type="paragraph" w:customStyle="1" w:styleId="TWISorEC">
    <w:name w:val="TWIS or EC"/>
    <w:basedOn w:val="Normal"/>
    <w:rsid w:val="009A3899"/>
    <w:pPr>
      <w:spacing w:line="210" w:lineRule="exact"/>
    </w:pPr>
    <w:rPr>
      <w:rFonts w:ascii="BlissRegular" w:eastAsia="Times New Roman" w:hAnsi="BlissRegular"/>
      <w:sz w:val="19"/>
    </w:rPr>
  </w:style>
  <w:style w:type="paragraph" w:customStyle="1" w:styleId="work-sector">
    <w:name w:val="work-sector"/>
    <w:basedOn w:val="BaseText"/>
    <w:rsid w:val="009A3899"/>
    <w:pPr>
      <w:jc w:val="right"/>
    </w:pPr>
    <w:rPr>
      <w:color w:val="003300"/>
    </w:rPr>
  </w:style>
  <w:style w:type="paragraph" w:customStyle="1" w:styleId="DOI">
    <w:name w:val="DOI"/>
    <w:basedOn w:val="DateAccepted"/>
    <w:qFormat/>
    <w:rsid w:val="009A7F20"/>
  </w:style>
  <w:style w:type="character" w:styleId="UnresolvedMention">
    <w:name w:val="Unresolved Mention"/>
    <w:basedOn w:val="DefaultParagraphFont"/>
    <w:uiPriority w:val="99"/>
    <w:semiHidden/>
    <w:unhideWhenUsed/>
    <w:rsid w:val="00F26AF7"/>
    <w:rPr>
      <w:color w:val="808080"/>
      <w:shd w:val="clear" w:color="auto" w:fill="E6E6E6"/>
    </w:rPr>
  </w:style>
  <w:style w:type="paragraph" w:customStyle="1" w:styleId="acknowledgement0">
    <w:name w:val="acknowledgement"/>
    <w:basedOn w:val="Normal"/>
    <w:rsid w:val="009A6B8F"/>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9A6B8F"/>
  </w:style>
  <w:style w:type="paragraph" w:styleId="Revision">
    <w:name w:val="Revision"/>
    <w:hidden/>
    <w:uiPriority w:val="71"/>
    <w:rsid w:val="003D791C"/>
  </w:style>
  <w:style w:type="character" w:customStyle="1" w:styleId="normaltextrun">
    <w:name w:val="normaltextrun"/>
    <w:basedOn w:val="DefaultParagraphFont"/>
    <w:rsid w:val="00182023"/>
  </w:style>
  <w:style w:type="paragraph" w:styleId="ListParagraph">
    <w:name w:val="List Paragraph"/>
    <w:basedOn w:val="Normal"/>
    <w:uiPriority w:val="34"/>
    <w:qFormat/>
    <w:rsid w:val="001F13BC"/>
    <w:pPr>
      <w:spacing w:after="160" w:line="278" w:lineRule="auto"/>
      <w:ind w:left="720"/>
      <w:contextualSpacing/>
    </w:pPr>
    <w:rPr>
      <w:rFonts w:asciiTheme="minorHAnsi" w:eastAsiaTheme="minorHAnsi" w:hAnsiTheme="minorHAnsi" w:cstheme="minorBidi"/>
      <w:kern w:val="2"/>
      <w:sz w:val="24"/>
      <w:szCs w:val="24"/>
      <w:lang w:val="en-CA"/>
      <w14:ligatures w14:val="standardContextual"/>
    </w:rPr>
  </w:style>
  <w:style w:type="paragraph" w:styleId="Bibliography">
    <w:name w:val="Bibliography"/>
    <w:basedOn w:val="Normal"/>
    <w:next w:val="Normal"/>
    <w:uiPriority w:val="70"/>
    <w:rsid w:val="009265E3"/>
    <w:pPr>
      <w:tabs>
        <w:tab w:val="left" w:pos="504"/>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4623">
      <w:bodyDiv w:val="1"/>
      <w:marLeft w:val="0"/>
      <w:marRight w:val="0"/>
      <w:marTop w:val="0"/>
      <w:marBottom w:val="0"/>
      <w:divBdr>
        <w:top w:val="none" w:sz="0" w:space="0" w:color="auto"/>
        <w:left w:val="none" w:sz="0" w:space="0" w:color="auto"/>
        <w:bottom w:val="none" w:sz="0" w:space="0" w:color="auto"/>
        <w:right w:val="none" w:sz="0" w:space="0" w:color="auto"/>
      </w:divBdr>
    </w:div>
    <w:div w:id="252325565">
      <w:bodyDiv w:val="1"/>
      <w:marLeft w:val="0"/>
      <w:marRight w:val="0"/>
      <w:marTop w:val="0"/>
      <w:marBottom w:val="0"/>
      <w:divBdr>
        <w:top w:val="none" w:sz="0" w:space="0" w:color="auto"/>
        <w:left w:val="none" w:sz="0" w:space="0" w:color="auto"/>
        <w:bottom w:val="none" w:sz="0" w:space="0" w:color="auto"/>
        <w:right w:val="none" w:sz="0" w:space="0" w:color="auto"/>
      </w:divBdr>
    </w:div>
    <w:div w:id="399905827">
      <w:bodyDiv w:val="1"/>
      <w:marLeft w:val="0"/>
      <w:marRight w:val="0"/>
      <w:marTop w:val="0"/>
      <w:marBottom w:val="0"/>
      <w:divBdr>
        <w:top w:val="none" w:sz="0" w:space="0" w:color="auto"/>
        <w:left w:val="none" w:sz="0" w:space="0" w:color="auto"/>
        <w:bottom w:val="none" w:sz="0" w:space="0" w:color="auto"/>
        <w:right w:val="none" w:sz="0" w:space="0" w:color="auto"/>
      </w:divBdr>
    </w:div>
    <w:div w:id="756513879">
      <w:bodyDiv w:val="1"/>
      <w:marLeft w:val="0"/>
      <w:marRight w:val="0"/>
      <w:marTop w:val="0"/>
      <w:marBottom w:val="0"/>
      <w:divBdr>
        <w:top w:val="none" w:sz="0" w:space="0" w:color="auto"/>
        <w:left w:val="none" w:sz="0" w:space="0" w:color="auto"/>
        <w:bottom w:val="none" w:sz="0" w:space="0" w:color="auto"/>
        <w:right w:val="none" w:sz="0" w:space="0" w:color="auto"/>
      </w:divBdr>
    </w:div>
    <w:div w:id="844630576">
      <w:bodyDiv w:val="1"/>
      <w:marLeft w:val="0"/>
      <w:marRight w:val="0"/>
      <w:marTop w:val="0"/>
      <w:marBottom w:val="0"/>
      <w:divBdr>
        <w:top w:val="none" w:sz="0" w:space="0" w:color="auto"/>
        <w:left w:val="none" w:sz="0" w:space="0" w:color="auto"/>
        <w:bottom w:val="none" w:sz="0" w:space="0" w:color="auto"/>
        <w:right w:val="none" w:sz="0" w:space="0" w:color="auto"/>
      </w:divBdr>
    </w:div>
    <w:div w:id="958100130">
      <w:bodyDiv w:val="1"/>
      <w:marLeft w:val="0"/>
      <w:marRight w:val="0"/>
      <w:marTop w:val="0"/>
      <w:marBottom w:val="0"/>
      <w:divBdr>
        <w:top w:val="none" w:sz="0" w:space="0" w:color="auto"/>
        <w:left w:val="none" w:sz="0" w:space="0" w:color="auto"/>
        <w:bottom w:val="none" w:sz="0" w:space="0" w:color="auto"/>
        <w:right w:val="none" w:sz="0" w:space="0" w:color="auto"/>
      </w:divBdr>
      <w:divsChild>
        <w:div w:id="1634678285">
          <w:marLeft w:val="0"/>
          <w:marRight w:val="0"/>
          <w:marTop w:val="0"/>
          <w:marBottom w:val="0"/>
          <w:divBdr>
            <w:top w:val="none" w:sz="0" w:space="0" w:color="auto"/>
            <w:left w:val="none" w:sz="0" w:space="0" w:color="auto"/>
            <w:bottom w:val="none" w:sz="0" w:space="0" w:color="auto"/>
            <w:right w:val="none" w:sz="0" w:space="0" w:color="auto"/>
          </w:divBdr>
        </w:div>
        <w:div w:id="744569441">
          <w:marLeft w:val="0"/>
          <w:marRight w:val="0"/>
          <w:marTop w:val="0"/>
          <w:marBottom w:val="0"/>
          <w:divBdr>
            <w:top w:val="none" w:sz="0" w:space="0" w:color="auto"/>
            <w:left w:val="none" w:sz="0" w:space="0" w:color="auto"/>
            <w:bottom w:val="none" w:sz="0" w:space="0" w:color="auto"/>
            <w:right w:val="none" w:sz="0" w:space="0" w:color="auto"/>
          </w:divBdr>
        </w:div>
        <w:div w:id="1013611270">
          <w:marLeft w:val="0"/>
          <w:marRight w:val="0"/>
          <w:marTop w:val="0"/>
          <w:marBottom w:val="0"/>
          <w:divBdr>
            <w:top w:val="none" w:sz="0" w:space="0" w:color="auto"/>
            <w:left w:val="none" w:sz="0" w:space="0" w:color="auto"/>
            <w:bottom w:val="none" w:sz="0" w:space="0" w:color="auto"/>
            <w:right w:val="none" w:sz="0" w:space="0" w:color="auto"/>
          </w:divBdr>
        </w:div>
        <w:div w:id="826362033">
          <w:marLeft w:val="0"/>
          <w:marRight w:val="0"/>
          <w:marTop w:val="0"/>
          <w:marBottom w:val="0"/>
          <w:divBdr>
            <w:top w:val="none" w:sz="0" w:space="0" w:color="auto"/>
            <w:left w:val="none" w:sz="0" w:space="0" w:color="auto"/>
            <w:bottom w:val="none" w:sz="0" w:space="0" w:color="auto"/>
            <w:right w:val="none" w:sz="0" w:space="0" w:color="auto"/>
          </w:divBdr>
        </w:div>
      </w:divsChild>
    </w:div>
    <w:div w:id="1242250851">
      <w:bodyDiv w:val="1"/>
      <w:marLeft w:val="0"/>
      <w:marRight w:val="0"/>
      <w:marTop w:val="0"/>
      <w:marBottom w:val="0"/>
      <w:divBdr>
        <w:top w:val="none" w:sz="0" w:space="0" w:color="auto"/>
        <w:left w:val="none" w:sz="0" w:space="0" w:color="auto"/>
        <w:bottom w:val="none" w:sz="0" w:space="0" w:color="auto"/>
        <w:right w:val="none" w:sz="0" w:space="0" w:color="auto"/>
      </w:divBdr>
      <w:divsChild>
        <w:div w:id="2079672720">
          <w:marLeft w:val="0"/>
          <w:marRight w:val="0"/>
          <w:marTop w:val="0"/>
          <w:marBottom w:val="0"/>
          <w:divBdr>
            <w:top w:val="none" w:sz="0" w:space="0" w:color="auto"/>
            <w:left w:val="none" w:sz="0" w:space="0" w:color="auto"/>
            <w:bottom w:val="none" w:sz="0" w:space="0" w:color="auto"/>
            <w:right w:val="none" w:sz="0" w:space="0" w:color="auto"/>
          </w:divBdr>
        </w:div>
      </w:divsChild>
    </w:div>
    <w:div w:id="1253705472">
      <w:bodyDiv w:val="1"/>
      <w:marLeft w:val="0"/>
      <w:marRight w:val="0"/>
      <w:marTop w:val="0"/>
      <w:marBottom w:val="0"/>
      <w:divBdr>
        <w:top w:val="none" w:sz="0" w:space="0" w:color="auto"/>
        <w:left w:val="none" w:sz="0" w:space="0" w:color="auto"/>
        <w:bottom w:val="none" w:sz="0" w:space="0" w:color="auto"/>
        <w:right w:val="none" w:sz="0" w:space="0" w:color="auto"/>
      </w:divBdr>
    </w:div>
    <w:div w:id="1262182441">
      <w:bodyDiv w:val="1"/>
      <w:marLeft w:val="0"/>
      <w:marRight w:val="0"/>
      <w:marTop w:val="0"/>
      <w:marBottom w:val="0"/>
      <w:divBdr>
        <w:top w:val="none" w:sz="0" w:space="0" w:color="auto"/>
        <w:left w:val="none" w:sz="0" w:space="0" w:color="auto"/>
        <w:bottom w:val="none" w:sz="0" w:space="0" w:color="auto"/>
        <w:right w:val="none" w:sz="0" w:space="0" w:color="auto"/>
      </w:divBdr>
      <w:divsChild>
        <w:div w:id="471404528">
          <w:marLeft w:val="0"/>
          <w:marRight w:val="0"/>
          <w:marTop w:val="0"/>
          <w:marBottom w:val="0"/>
          <w:divBdr>
            <w:top w:val="none" w:sz="0" w:space="0" w:color="auto"/>
            <w:left w:val="none" w:sz="0" w:space="0" w:color="auto"/>
            <w:bottom w:val="none" w:sz="0" w:space="0" w:color="auto"/>
            <w:right w:val="none" w:sz="0" w:space="0" w:color="auto"/>
          </w:divBdr>
        </w:div>
        <w:div w:id="1896159423">
          <w:marLeft w:val="0"/>
          <w:marRight w:val="0"/>
          <w:marTop w:val="0"/>
          <w:marBottom w:val="0"/>
          <w:divBdr>
            <w:top w:val="none" w:sz="0" w:space="0" w:color="auto"/>
            <w:left w:val="none" w:sz="0" w:space="0" w:color="auto"/>
            <w:bottom w:val="none" w:sz="0" w:space="0" w:color="auto"/>
            <w:right w:val="none" w:sz="0" w:space="0" w:color="auto"/>
          </w:divBdr>
        </w:div>
        <w:div w:id="1785076151">
          <w:marLeft w:val="0"/>
          <w:marRight w:val="0"/>
          <w:marTop w:val="0"/>
          <w:marBottom w:val="0"/>
          <w:divBdr>
            <w:top w:val="none" w:sz="0" w:space="0" w:color="auto"/>
            <w:left w:val="none" w:sz="0" w:space="0" w:color="auto"/>
            <w:bottom w:val="none" w:sz="0" w:space="0" w:color="auto"/>
            <w:right w:val="none" w:sz="0" w:space="0" w:color="auto"/>
          </w:divBdr>
        </w:div>
        <w:div w:id="246572978">
          <w:marLeft w:val="0"/>
          <w:marRight w:val="0"/>
          <w:marTop w:val="0"/>
          <w:marBottom w:val="0"/>
          <w:divBdr>
            <w:top w:val="none" w:sz="0" w:space="0" w:color="auto"/>
            <w:left w:val="none" w:sz="0" w:space="0" w:color="auto"/>
            <w:bottom w:val="none" w:sz="0" w:space="0" w:color="auto"/>
            <w:right w:val="none" w:sz="0" w:space="0" w:color="auto"/>
          </w:divBdr>
        </w:div>
      </w:divsChild>
    </w:div>
    <w:div w:id="1352411372">
      <w:bodyDiv w:val="1"/>
      <w:marLeft w:val="0"/>
      <w:marRight w:val="0"/>
      <w:marTop w:val="0"/>
      <w:marBottom w:val="0"/>
      <w:divBdr>
        <w:top w:val="none" w:sz="0" w:space="0" w:color="auto"/>
        <w:left w:val="none" w:sz="0" w:space="0" w:color="auto"/>
        <w:bottom w:val="none" w:sz="0" w:space="0" w:color="auto"/>
        <w:right w:val="none" w:sz="0" w:space="0" w:color="auto"/>
      </w:divBdr>
    </w:div>
    <w:div w:id="1411467119">
      <w:bodyDiv w:val="1"/>
      <w:marLeft w:val="0"/>
      <w:marRight w:val="0"/>
      <w:marTop w:val="0"/>
      <w:marBottom w:val="0"/>
      <w:divBdr>
        <w:top w:val="none" w:sz="0" w:space="0" w:color="auto"/>
        <w:left w:val="none" w:sz="0" w:space="0" w:color="auto"/>
        <w:bottom w:val="none" w:sz="0" w:space="0" w:color="auto"/>
        <w:right w:val="none" w:sz="0" w:space="0" w:color="auto"/>
      </w:divBdr>
    </w:div>
    <w:div w:id="1499466485">
      <w:bodyDiv w:val="1"/>
      <w:marLeft w:val="0"/>
      <w:marRight w:val="0"/>
      <w:marTop w:val="0"/>
      <w:marBottom w:val="0"/>
      <w:divBdr>
        <w:top w:val="none" w:sz="0" w:space="0" w:color="auto"/>
        <w:left w:val="none" w:sz="0" w:space="0" w:color="auto"/>
        <w:bottom w:val="none" w:sz="0" w:space="0" w:color="auto"/>
        <w:right w:val="none" w:sz="0" w:space="0" w:color="auto"/>
      </w:divBdr>
    </w:div>
    <w:div w:id="1715108336">
      <w:bodyDiv w:val="1"/>
      <w:marLeft w:val="0"/>
      <w:marRight w:val="0"/>
      <w:marTop w:val="0"/>
      <w:marBottom w:val="0"/>
      <w:divBdr>
        <w:top w:val="none" w:sz="0" w:space="0" w:color="auto"/>
        <w:left w:val="none" w:sz="0" w:space="0" w:color="auto"/>
        <w:bottom w:val="none" w:sz="0" w:space="0" w:color="auto"/>
        <w:right w:val="none" w:sz="0" w:space="0" w:color="auto"/>
      </w:divBdr>
      <w:divsChild>
        <w:div w:id="1039404183">
          <w:marLeft w:val="0"/>
          <w:marRight w:val="0"/>
          <w:marTop w:val="0"/>
          <w:marBottom w:val="0"/>
          <w:divBdr>
            <w:top w:val="none" w:sz="0" w:space="0" w:color="auto"/>
            <w:left w:val="none" w:sz="0" w:space="0" w:color="auto"/>
            <w:bottom w:val="none" w:sz="0" w:space="0" w:color="auto"/>
            <w:right w:val="none" w:sz="0" w:space="0" w:color="auto"/>
          </w:divBdr>
        </w:div>
        <w:div w:id="289894987">
          <w:marLeft w:val="0"/>
          <w:marRight w:val="0"/>
          <w:marTop w:val="0"/>
          <w:marBottom w:val="0"/>
          <w:divBdr>
            <w:top w:val="none" w:sz="0" w:space="0" w:color="auto"/>
            <w:left w:val="none" w:sz="0" w:space="0" w:color="auto"/>
            <w:bottom w:val="none" w:sz="0" w:space="0" w:color="auto"/>
            <w:right w:val="none" w:sz="0" w:space="0" w:color="auto"/>
          </w:divBdr>
        </w:div>
        <w:div w:id="1248534031">
          <w:marLeft w:val="0"/>
          <w:marRight w:val="0"/>
          <w:marTop w:val="0"/>
          <w:marBottom w:val="0"/>
          <w:divBdr>
            <w:top w:val="none" w:sz="0" w:space="0" w:color="auto"/>
            <w:left w:val="none" w:sz="0" w:space="0" w:color="auto"/>
            <w:bottom w:val="none" w:sz="0" w:space="0" w:color="auto"/>
            <w:right w:val="none" w:sz="0" w:space="0" w:color="auto"/>
          </w:divBdr>
        </w:div>
        <w:div w:id="958754660">
          <w:marLeft w:val="0"/>
          <w:marRight w:val="0"/>
          <w:marTop w:val="0"/>
          <w:marBottom w:val="0"/>
          <w:divBdr>
            <w:top w:val="none" w:sz="0" w:space="0" w:color="auto"/>
            <w:left w:val="none" w:sz="0" w:space="0" w:color="auto"/>
            <w:bottom w:val="none" w:sz="0" w:space="0" w:color="auto"/>
            <w:right w:val="none" w:sz="0" w:space="0" w:color="auto"/>
          </w:divBdr>
        </w:div>
      </w:divsChild>
    </w:div>
    <w:div w:id="1738744161">
      <w:bodyDiv w:val="1"/>
      <w:marLeft w:val="0"/>
      <w:marRight w:val="0"/>
      <w:marTop w:val="0"/>
      <w:marBottom w:val="0"/>
      <w:divBdr>
        <w:top w:val="none" w:sz="0" w:space="0" w:color="auto"/>
        <w:left w:val="none" w:sz="0" w:space="0" w:color="auto"/>
        <w:bottom w:val="none" w:sz="0" w:space="0" w:color="auto"/>
        <w:right w:val="none" w:sz="0" w:space="0" w:color="auto"/>
      </w:divBdr>
    </w:div>
    <w:div w:id="1798793990">
      <w:bodyDiv w:val="1"/>
      <w:marLeft w:val="0"/>
      <w:marRight w:val="0"/>
      <w:marTop w:val="0"/>
      <w:marBottom w:val="0"/>
      <w:divBdr>
        <w:top w:val="none" w:sz="0" w:space="0" w:color="auto"/>
        <w:left w:val="none" w:sz="0" w:space="0" w:color="auto"/>
        <w:bottom w:val="none" w:sz="0" w:space="0" w:color="auto"/>
        <w:right w:val="none" w:sz="0" w:space="0" w:color="auto"/>
      </w:divBdr>
    </w:div>
    <w:div w:id="1999650435">
      <w:bodyDiv w:val="1"/>
      <w:marLeft w:val="0"/>
      <w:marRight w:val="0"/>
      <w:marTop w:val="0"/>
      <w:marBottom w:val="0"/>
      <w:divBdr>
        <w:top w:val="none" w:sz="0" w:space="0" w:color="auto"/>
        <w:left w:val="none" w:sz="0" w:space="0" w:color="auto"/>
        <w:bottom w:val="none" w:sz="0" w:space="0" w:color="auto"/>
        <w:right w:val="none" w:sz="0" w:space="0" w:color="auto"/>
      </w:divBdr>
    </w:div>
    <w:div w:id="2075539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903C8D61E843E4D9DF578FA60DF1506" ma:contentTypeVersion="11" ma:contentTypeDescription="Create a new document." ma:contentTypeScope="" ma:versionID="6d685b447f118704fec3115e6ac20ae4">
  <xsd:schema xmlns:xsd="http://www.w3.org/2001/XMLSchema" xmlns:xs="http://www.w3.org/2001/XMLSchema" xmlns:p="http://schemas.microsoft.com/office/2006/metadata/properties" xmlns:ns3="50c290ea-29cd-45df-9437-02d90b7b4aac" xmlns:ns4="91744bfb-75cd-42c7-b4ee-8bbcd6bad11d" targetNamespace="http://schemas.microsoft.com/office/2006/metadata/properties" ma:root="true" ma:fieldsID="654b3e5fed2bbdef8a5e41c98cad6de5" ns3:_="" ns4:_="">
    <xsd:import namespace="50c290ea-29cd-45df-9437-02d90b7b4aac"/>
    <xsd:import namespace="91744bfb-75cd-42c7-b4ee-8bbcd6bad1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290ea-29cd-45df-9437-02d90b7b4a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744bfb-75cd-42c7-b4ee-8bbcd6bad11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0C90D9-1779-47F1-AAD3-7F428680B983}">
  <ds:schemaRefs>
    <ds:schemaRef ds:uri="http://schemas.openxmlformats.org/officeDocument/2006/bibliography"/>
  </ds:schemaRefs>
</ds:datastoreItem>
</file>

<file path=customXml/itemProps2.xml><?xml version="1.0" encoding="utf-8"?>
<ds:datastoreItem xmlns:ds="http://schemas.openxmlformats.org/officeDocument/2006/customXml" ds:itemID="{DD707CE9-56F7-4726-808F-433446474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93D793B-73C2-432E-A274-1D6E9FD375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290ea-29cd-45df-9437-02d90b7b4aac"/>
    <ds:schemaRef ds:uri="91744bfb-75cd-42c7-b4ee-8bbcd6bad1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618E52-4B0C-45E8-947C-1BCF05C8E3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1237</TotalTime>
  <Pages>16</Pages>
  <Words>38430</Words>
  <Characters>219824</Characters>
  <Application>Microsoft Office Word</Application>
  <DocSecurity>0</DocSecurity>
  <Lines>3232</Lines>
  <Paragraphs>1028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bhanson</dc:creator>
  <cp:lastModifiedBy>Sage Raymond</cp:lastModifiedBy>
  <cp:revision>28</cp:revision>
  <cp:lastPrinted>2018-01-11T18:39:00Z</cp:lastPrinted>
  <dcterms:created xsi:type="dcterms:W3CDTF">2025-10-08T22:12:00Z</dcterms:created>
  <dcterms:modified xsi:type="dcterms:W3CDTF">2025-10-16T19:47:00Z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0x010100A903C8D61E843E4D9DF578FA60DF1506</vt:lpwstr>
  </property>
  <property fmtid="{D5CDD505-2E9C-101B-9397-08002B2CF9AE}" pid="3" name="ZOTERO_PREF_1">
    <vt:lpwstr>&lt;data data-version="3" zotero-version="7.0.24"&gt;&lt;session id="OhWyxx3H"/&gt;&lt;style id="http://www.zotero.org/styles/science" hasBibliography="1" bibliographyStyleHasBeenSet="1"/&gt;&lt;prefs&gt;&lt;pref name="fieldType" value="Field"/&gt;&lt;/prefs&gt;&lt;/data&gt;</vt:lpwstr>
  </property>
</Properties>
</file>